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B73AA6" w14:textId="671BDDBA" w:rsidR="00F51957" w:rsidRPr="009A4FBF" w:rsidRDefault="00497F3B" w:rsidP="00F51957">
      <w:pPr>
        <w:spacing w:before="100" w:beforeAutospacing="1" w:after="100" w:afterAutospacing="1" w:line="360" w:lineRule="auto"/>
        <w:jc w:val="center"/>
        <w:rPr>
          <w:rFonts w:ascii="Times New Roman" w:hAnsi="Times New Roman" w:cs="Times New Roman"/>
          <w:b/>
          <w:bCs/>
          <w:sz w:val="28"/>
          <w:szCs w:val="32"/>
        </w:rPr>
      </w:pPr>
      <w:r w:rsidRPr="009A4FBF">
        <w:rPr>
          <w:rFonts w:ascii="Times New Roman" w:hAnsi="Times New Roman" w:cs="Times New Roman"/>
          <w:b/>
          <w:bCs/>
          <w:sz w:val="28"/>
          <w:szCs w:val="32"/>
        </w:rPr>
        <w:t>Fertilizer or pollutant: analyzing the effects of biochar on soil organisms using machine learning</w:t>
      </w:r>
      <w:r w:rsidR="00F51957" w:rsidRPr="00F51957">
        <w:rPr>
          <w:rFonts w:ascii="Times New Roman" w:hAnsi="Times New Roman" w:cs="Times New Roman"/>
          <w:b/>
          <w:bCs/>
          <w:sz w:val="28"/>
          <w:szCs w:val="32"/>
        </w:rPr>
        <w:t xml:space="preserve"> </w:t>
      </w:r>
    </w:p>
    <w:p w14:paraId="385CEFA8" w14:textId="0751D1B1" w:rsidR="00B348E0" w:rsidRPr="009A4FBF" w:rsidRDefault="00B348E0" w:rsidP="009A4FBF">
      <w:pPr>
        <w:spacing w:before="100" w:beforeAutospacing="1" w:after="100" w:afterAutospacing="1" w:line="360" w:lineRule="auto"/>
        <w:jc w:val="center"/>
        <w:rPr>
          <w:rFonts w:ascii="Times New Roman" w:hAnsi="Times New Roman" w:cs="Times New Roman"/>
          <w:b/>
          <w:bCs/>
          <w:sz w:val="28"/>
          <w:szCs w:val="32"/>
        </w:rPr>
      </w:pPr>
    </w:p>
    <w:p w14:paraId="4913EB4A" w14:textId="77777777" w:rsidR="00B348E0" w:rsidRPr="00F51957" w:rsidRDefault="00B348E0" w:rsidP="00F51957">
      <w:pPr>
        <w:spacing w:before="100" w:beforeAutospacing="1" w:after="100" w:afterAutospacing="1" w:line="360" w:lineRule="auto"/>
        <w:jc w:val="center"/>
        <w:rPr>
          <w:rFonts w:ascii="Times New Roman" w:hAnsi="Times New Roman" w:cs="Times New Roman"/>
          <w:szCs w:val="28"/>
        </w:rPr>
      </w:pPr>
    </w:p>
    <w:p w14:paraId="60558781" w14:textId="6040B8C9" w:rsidR="00497F3B" w:rsidRDefault="00497F3B" w:rsidP="00F51957">
      <w:pPr>
        <w:spacing w:before="100" w:beforeAutospacing="1" w:after="100" w:afterAutospacing="1" w:line="360" w:lineRule="auto"/>
        <w:jc w:val="center"/>
        <w:rPr>
          <w:rFonts w:ascii="Times New Roman" w:hAnsi="Times New Roman" w:cs="Times New Roman"/>
          <w:szCs w:val="28"/>
        </w:rPr>
      </w:pPr>
      <w:proofErr w:type="spellStart"/>
      <w:r w:rsidRPr="00F51957">
        <w:rPr>
          <w:rFonts w:ascii="Times New Roman" w:hAnsi="Times New Roman" w:cs="Times New Roman"/>
          <w:szCs w:val="28"/>
        </w:rPr>
        <w:t>Yucan</w:t>
      </w:r>
      <w:proofErr w:type="spellEnd"/>
      <w:r w:rsidRPr="00F51957">
        <w:rPr>
          <w:rFonts w:ascii="Times New Roman" w:hAnsi="Times New Roman" w:cs="Times New Roman"/>
          <w:szCs w:val="28"/>
        </w:rPr>
        <w:t xml:space="preserve"> Dong, Merve </w:t>
      </w:r>
      <w:proofErr w:type="spellStart"/>
      <w:r w:rsidRPr="00F51957">
        <w:rPr>
          <w:rFonts w:ascii="Times New Roman" w:hAnsi="Times New Roman" w:cs="Times New Roman"/>
          <w:szCs w:val="28"/>
        </w:rPr>
        <w:t>Tunali</w:t>
      </w:r>
      <w:proofErr w:type="spellEnd"/>
      <w:r w:rsidRPr="00F51957">
        <w:rPr>
          <w:rFonts w:ascii="Times New Roman" w:hAnsi="Times New Roman" w:cs="Times New Roman"/>
          <w:szCs w:val="28"/>
        </w:rPr>
        <w:t xml:space="preserve">, Bernd </w:t>
      </w:r>
      <w:proofErr w:type="spellStart"/>
      <w:r w:rsidRPr="00F51957">
        <w:rPr>
          <w:rFonts w:ascii="Times New Roman" w:hAnsi="Times New Roman" w:cs="Times New Roman"/>
          <w:szCs w:val="28"/>
        </w:rPr>
        <w:t>Nowack</w:t>
      </w:r>
      <w:proofErr w:type="spellEnd"/>
    </w:p>
    <w:p w14:paraId="7002C46A" w14:textId="77777777" w:rsidR="00CB3647" w:rsidRPr="00CB3647" w:rsidRDefault="00CB3647" w:rsidP="00F51957">
      <w:pPr>
        <w:spacing w:before="100" w:beforeAutospacing="1" w:after="100" w:afterAutospacing="1" w:line="360" w:lineRule="auto"/>
        <w:jc w:val="center"/>
        <w:rPr>
          <w:rFonts w:ascii="Times New Roman" w:hAnsi="Times New Roman" w:cs="Times New Roman"/>
          <w:iCs/>
          <w:szCs w:val="28"/>
        </w:rPr>
      </w:pPr>
    </w:p>
    <w:p w14:paraId="7EA0F01D" w14:textId="02EA17AE" w:rsidR="00CB3647" w:rsidRPr="00205E36" w:rsidRDefault="00CB3647" w:rsidP="00CB3647">
      <w:pPr>
        <w:spacing w:before="100" w:beforeAutospacing="1" w:after="100" w:afterAutospacing="1" w:line="360" w:lineRule="auto"/>
        <w:jc w:val="center"/>
        <w:rPr>
          <w:rFonts w:ascii="Times New Roman" w:hAnsi="Times New Roman" w:cs="Times New Roman"/>
          <w:iCs/>
          <w:szCs w:val="28"/>
        </w:rPr>
      </w:pPr>
      <w:proofErr w:type="spellStart"/>
      <w:r w:rsidRPr="00205E36">
        <w:rPr>
          <w:rFonts w:ascii="Times New Roman" w:hAnsi="Times New Roman" w:cs="Times New Roman"/>
          <w:iCs/>
          <w:szCs w:val="28"/>
        </w:rPr>
        <w:t>Empa</w:t>
      </w:r>
      <w:proofErr w:type="spellEnd"/>
      <w:r w:rsidRPr="00205E36">
        <w:rPr>
          <w:rFonts w:ascii="Times New Roman" w:hAnsi="Times New Roman" w:cs="Times New Roman"/>
          <w:iCs/>
          <w:szCs w:val="28"/>
        </w:rPr>
        <w:t xml:space="preserve">, Swiss Federal Laboratories for Materials Science and Technology, Technology and Society Laboratory, </w:t>
      </w:r>
      <w:proofErr w:type="spellStart"/>
      <w:r w:rsidRPr="00205E36">
        <w:rPr>
          <w:rFonts w:ascii="Times New Roman" w:hAnsi="Times New Roman" w:cs="Times New Roman"/>
          <w:iCs/>
          <w:szCs w:val="28"/>
        </w:rPr>
        <w:t>Lerchenfeldstrasse</w:t>
      </w:r>
      <w:proofErr w:type="spellEnd"/>
      <w:r w:rsidRPr="00205E36">
        <w:rPr>
          <w:rFonts w:ascii="Times New Roman" w:hAnsi="Times New Roman" w:cs="Times New Roman"/>
          <w:iCs/>
          <w:szCs w:val="28"/>
        </w:rPr>
        <w:t xml:space="preserve"> 5, 9014 Sankt Gallen, Switzerland</w:t>
      </w:r>
    </w:p>
    <w:p w14:paraId="532C1426" w14:textId="77777777" w:rsidR="00CB3647" w:rsidRPr="00CB3647" w:rsidRDefault="00CB3647" w:rsidP="00CB3647">
      <w:pPr>
        <w:spacing w:before="100" w:beforeAutospacing="1" w:after="100" w:afterAutospacing="1" w:line="360" w:lineRule="auto"/>
        <w:jc w:val="center"/>
        <w:rPr>
          <w:rFonts w:ascii="Times New Roman" w:hAnsi="Times New Roman" w:cs="Times New Roman"/>
          <w:iCs/>
          <w:szCs w:val="28"/>
        </w:rPr>
      </w:pPr>
    </w:p>
    <w:p w14:paraId="5D0DCBE5" w14:textId="5F126D94" w:rsidR="00CB3647" w:rsidRPr="00CB3647" w:rsidRDefault="00CB3647" w:rsidP="00CB3647">
      <w:pPr>
        <w:spacing w:before="100" w:beforeAutospacing="1" w:after="100" w:afterAutospacing="1" w:line="360" w:lineRule="auto"/>
        <w:jc w:val="center"/>
        <w:rPr>
          <w:rFonts w:ascii="Times New Roman" w:hAnsi="Times New Roman" w:cs="Times New Roman"/>
          <w:szCs w:val="28"/>
          <w:u w:val="single"/>
          <w:lang w:val="en-GB"/>
        </w:rPr>
      </w:pPr>
      <w:r w:rsidRPr="00CB3647">
        <w:rPr>
          <w:rFonts w:ascii="Times New Roman" w:hAnsi="Times New Roman" w:cs="Times New Roman"/>
          <w:szCs w:val="28"/>
          <w:lang w:val="en-GB"/>
        </w:rPr>
        <w:t>*</w:t>
      </w:r>
      <w:proofErr w:type="gramStart"/>
      <w:r w:rsidRPr="00CB3647">
        <w:rPr>
          <w:rFonts w:ascii="Times New Roman" w:hAnsi="Times New Roman" w:cs="Times New Roman"/>
          <w:szCs w:val="28"/>
          <w:lang w:val="en-GB"/>
        </w:rPr>
        <w:t>corresponding</w:t>
      </w:r>
      <w:proofErr w:type="gramEnd"/>
      <w:r w:rsidRPr="00CB3647">
        <w:rPr>
          <w:rFonts w:ascii="Times New Roman" w:hAnsi="Times New Roman" w:cs="Times New Roman"/>
          <w:szCs w:val="28"/>
          <w:lang w:val="en-GB"/>
        </w:rPr>
        <w:t xml:space="preserve"> author: </w:t>
      </w:r>
      <w:hyperlink r:id="rId8" w:history="1">
        <w:r w:rsidR="00696287" w:rsidRPr="00696287">
          <w:rPr>
            <w:rStyle w:val="afd"/>
            <w:rFonts w:ascii="Times New Roman" w:hAnsi="Times New Roman" w:cs="Times New Roman"/>
            <w:szCs w:val="28"/>
            <w:lang w:val="en-GB"/>
          </w:rPr>
          <w:t>nowack@empa.ch</w:t>
        </w:r>
      </w:hyperlink>
    </w:p>
    <w:p w14:paraId="67A284D5" w14:textId="77777777" w:rsidR="00CB3647" w:rsidRDefault="00CB3647" w:rsidP="00F51957">
      <w:pPr>
        <w:spacing w:before="100" w:beforeAutospacing="1" w:after="100" w:afterAutospacing="1" w:line="360" w:lineRule="auto"/>
        <w:jc w:val="center"/>
        <w:rPr>
          <w:rFonts w:ascii="Times New Roman" w:hAnsi="Times New Roman" w:cs="Times New Roman"/>
          <w:szCs w:val="28"/>
        </w:rPr>
      </w:pPr>
    </w:p>
    <w:p w14:paraId="7764D6D6" w14:textId="77777777" w:rsidR="00CB3647" w:rsidRDefault="00CB3647" w:rsidP="00F51957">
      <w:pPr>
        <w:spacing w:before="100" w:beforeAutospacing="1" w:after="100" w:afterAutospacing="1" w:line="360" w:lineRule="auto"/>
        <w:jc w:val="center"/>
        <w:rPr>
          <w:rFonts w:ascii="Times New Roman" w:hAnsi="Times New Roman" w:cs="Times New Roman"/>
          <w:szCs w:val="28"/>
        </w:rPr>
      </w:pPr>
    </w:p>
    <w:p w14:paraId="3C19C9A7" w14:textId="77777777" w:rsidR="00CB3647" w:rsidRPr="00F51957" w:rsidRDefault="00CB3647" w:rsidP="00F264C2">
      <w:pPr>
        <w:spacing w:before="100" w:beforeAutospacing="1" w:after="100" w:afterAutospacing="1" w:line="360" w:lineRule="auto"/>
        <w:rPr>
          <w:rFonts w:ascii="Times New Roman" w:hAnsi="Times New Roman" w:cs="Times New Roman"/>
          <w:szCs w:val="28"/>
        </w:rPr>
      </w:pPr>
    </w:p>
    <w:p w14:paraId="6C18ACCE" w14:textId="09AA53B3" w:rsidR="00B348E0" w:rsidRDefault="00B348E0" w:rsidP="00F51957">
      <w:pPr>
        <w:spacing w:after="160" w:line="360" w:lineRule="auto"/>
        <w:rPr>
          <w:rFonts w:ascii="Times New Roman" w:hAnsi="Times New Roman" w:cs="Times New Roman"/>
          <w:b/>
          <w:bCs/>
          <w:szCs w:val="28"/>
        </w:rPr>
      </w:pPr>
      <w:r>
        <w:rPr>
          <w:rFonts w:ascii="Times New Roman" w:hAnsi="Times New Roman" w:cs="Times New Roman"/>
          <w:b/>
          <w:bCs/>
          <w:szCs w:val="28"/>
        </w:rPr>
        <w:br w:type="page"/>
      </w:r>
    </w:p>
    <w:p w14:paraId="25918F40" w14:textId="422392B2" w:rsidR="00D83912" w:rsidRDefault="00D83912" w:rsidP="00F51957">
      <w:pPr>
        <w:spacing w:after="160" w:line="360" w:lineRule="auto"/>
        <w:rPr>
          <w:rFonts w:ascii="Times New Roman" w:hAnsi="Times New Roman" w:cs="Times New Roman"/>
          <w:b/>
          <w:bCs/>
          <w:szCs w:val="28"/>
        </w:rPr>
      </w:pPr>
      <w:r>
        <w:rPr>
          <w:rFonts w:ascii="Times New Roman" w:hAnsi="Times New Roman" w:cs="Times New Roman"/>
          <w:b/>
          <w:bCs/>
          <w:szCs w:val="28"/>
        </w:rPr>
        <w:lastRenderedPageBreak/>
        <w:t>Abbreviations</w:t>
      </w:r>
    </w:p>
    <w:tbl>
      <w:tblPr>
        <w:tblW w:w="4976" w:type="dxa"/>
        <w:jc w:val="center"/>
        <w:tblLook w:val="04A0" w:firstRow="1" w:lastRow="0" w:firstColumn="1" w:lastColumn="0" w:noHBand="0" w:noVBand="1"/>
      </w:tblPr>
      <w:tblGrid>
        <w:gridCol w:w="1463"/>
        <w:gridCol w:w="3528"/>
      </w:tblGrid>
      <w:tr w:rsidR="007D30AE" w14:paraId="43C4A5B0" w14:textId="77777777" w:rsidTr="00415804">
        <w:trPr>
          <w:trHeight w:val="336"/>
          <w:jc w:val="center"/>
        </w:trPr>
        <w:tc>
          <w:tcPr>
            <w:tcW w:w="1448" w:type="dxa"/>
            <w:tcBorders>
              <w:top w:val="single" w:sz="4" w:space="0" w:color="000000"/>
              <w:left w:val="nil"/>
              <w:bottom w:val="single" w:sz="4" w:space="0" w:color="000000"/>
              <w:right w:val="nil"/>
            </w:tcBorders>
            <w:shd w:val="clear" w:color="auto" w:fill="auto"/>
            <w:noWrap/>
            <w:vAlign w:val="center"/>
            <w:hideMark/>
          </w:tcPr>
          <w:p w14:paraId="5D266DF9" w14:textId="60412BE6"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Abbreviation</w:t>
            </w:r>
            <w:r>
              <w:rPr>
                <w:rFonts w:ascii="Times New Roman Regular" w:hAnsi="Times New Roman Regular" w:hint="eastAsia"/>
                <w:color w:val="000000"/>
                <w:sz w:val="22"/>
                <w:szCs w:val="22"/>
              </w:rPr>
              <w:t>s</w:t>
            </w:r>
          </w:p>
        </w:tc>
        <w:tc>
          <w:tcPr>
            <w:tcW w:w="3528" w:type="dxa"/>
            <w:tcBorders>
              <w:top w:val="single" w:sz="4" w:space="0" w:color="000000"/>
              <w:left w:val="nil"/>
              <w:bottom w:val="single" w:sz="4" w:space="0" w:color="000000"/>
              <w:right w:val="nil"/>
            </w:tcBorders>
            <w:shd w:val="clear" w:color="auto" w:fill="auto"/>
            <w:noWrap/>
            <w:vAlign w:val="center"/>
            <w:hideMark/>
          </w:tcPr>
          <w:p w14:paraId="2655C71F"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Full Form</w:t>
            </w:r>
          </w:p>
        </w:tc>
      </w:tr>
      <w:tr w:rsidR="007D30AE" w14:paraId="6F773B90" w14:textId="77777777" w:rsidTr="00415804">
        <w:trPr>
          <w:trHeight w:val="336"/>
          <w:jc w:val="center"/>
        </w:trPr>
        <w:tc>
          <w:tcPr>
            <w:tcW w:w="1448" w:type="dxa"/>
            <w:tcBorders>
              <w:top w:val="nil"/>
              <w:left w:val="nil"/>
              <w:bottom w:val="nil"/>
              <w:right w:val="nil"/>
            </w:tcBorders>
            <w:shd w:val="clear" w:color="auto" w:fill="auto"/>
            <w:noWrap/>
            <w:vAlign w:val="center"/>
            <w:hideMark/>
          </w:tcPr>
          <w:p w14:paraId="6A1517F8"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EC50</w:t>
            </w:r>
          </w:p>
        </w:tc>
        <w:tc>
          <w:tcPr>
            <w:tcW w:w="3528" w:type="dxa"/>
            <w:tcBorders>
              <w:top w:val="nil"/>
              <w:left w:val="nil"/>
              <w:bottom w:val="nil"/>
              <w:right w:val="nil"/>
            </w:tcBorders>
            <w:shd w:val="clear" w:color="auto" w:fill="auto"/>
            <w:noWrap/>
            <w:vAlign w:val="center"/>
            <w:hideMark/>
          </w:tcPr>
          <w:p w14:paraId="4645666D" w14:textId="41981547" w:rsidR="007D30AE" w:rsidRDefault="008F5DF9" w:rsidP="008F5DF9">
            <w:pPr>
              <w:rPr>
                <w:rFonts w:ascii="Times New Roman Regular" w:hAnsi="Times New Roman Regular" w:hint="eastAsia"/>
                <w:color w:val="000000"/>
                <w:sz w:val="22"/>
                <w:szCs w:val="22"/>
              </w:rPr>
            </w:pPr>
            <w:r>
              <w:rPr>
                <w:rFonts w:ascii="Times New Roman Regular" w:hAnsi="Times New Roman Regular"/>
                <w:color w:val="000000"/>
                <w:sz w:val="22"/>
                <w:szCs w:val="22"/>
              </w:rPr>
              <w:t>M</w:t>
            </w:r>
            <w:r w:rsidRPr="008F5DF9">
              <w:rPr>
                <w:rFonts w:ascii="Times New Roman Regular" w:hAnsi="Times New Roman Regular"/>
                <w:color w:val="000000"/>
                <w:sz w:val="22"/>
                <w:szCs w:val="22"/>
              </w:rPr>
              <w:t xml:space="preserve">edian </w:t>
            </w:r>
            <w:r>
              <w:rPr>
                <w:rFonts w:ascii="Times New Roman Regular" w:hAnsi="Times New Roman Regular"/>
                <w:color w:val="000000"/>
                <w:sz w:val="22"/>
                <w:szCs w:val="22"/>
              </w:rPr>
              <w:t xml:space="preserve">effective </w:t>
            </w:r>
            <w:r w:rsidR="007D30AE">
              <w:rPr>
                <w:rFonts w:ascii="Times New Roman Regular" w:hAnsi="Times New Roman Regular"/>
                <w:color w:val="000000"/>
                <w:sz w:val="22"/>
                <w:szCs w:val="22"/>
              </w:rPr>
              <w:t>concentration</w:t>
            </w:r>
          </w:p>
        </w:tc>
      </w:tr>
      <w:tr w:rsidR="007D30AE" w14:paraId="3C5FF997" w14:textId="77777777" w:rsidTr="00415804">
        <w:trPr>
          <w:trHeight w:val="336"/>
          <w:jc w:val="center"/>
        </w:trPr>
        <w:tc>
          <w:tcPr>
            <w:tcW w:w="1448" w:type="dxa"/>
            <w:tcBorders>
              <w:top w:val="nil"/>
              <w:left w:val="nil"/>
              <w:bottom w:val="nil"/>
              <w:right w:val="nil"/>
            </w:tcBorders>
            <w:shd w:val="clear" w:color="auto" w:fill="auto"/>
            <w:noWrap/>
            <w:vAlign w:val="center"/>
            <w:hideMark/>
          </w:tcPr>
          <w:p w14:paraId="4C34E698"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LC50</w:t>
            </w:r>
          </w:p>
        </w:tc>
        <w:tc>
          <w:tcPr>
            <w:tcW w:w="3528" w:type="dxa"/>
            <w:tcBorders>
              <w:top w:val="nil"/>
              <w:left w:val="nil"/>
              <w:bottom w:val="nil"/>
              <w:right w:val="nil"/>
            </w:tcBorders>
            <w:shd w:val="clear" w:color="auto" w:fill="auto"/>
            <w:noWrap/>
            <w:vAlign w:val="center"/>
            <w:hideMark/>
          </w:tcPr>
          <w:p w14:paraId="247F229F" w14:textId="5F8CFC65" w:rsidR="007D30AE" w:rsidRDefault="008F5DF9">
            <w:pPr>
              <w:rPr>
                <w:rFonts w:ascii="Times New Roman Regular" w:hAnsi="Times New Roman Regular" w:hint="eastAsia"/>
                <w:color w:val="000000"/>
                <w:sz w:val="22"/>
                <w:szCs w:val="22"/>
              </w:rPr>
            </w:pPr>
            <w:r>
              <w:rPr>
                <w:rFonts w:ascii="Times New Roman Regular" w:hAnsi="Times New Roman Regular"/>
                <w:color w:val="000000"/>
                <w:sz w:val="22"/>
                <w:szCs w:val="22"/>
              </w:rPr>
              <w:t>Median l</w:t>
            </w:r>
            <w:r w:rsidR="007D30AE">
              <w:rPr>
                <w:rFonts w:ascii="Times New Roman Regular" w:hAnsi="Times New Roman Regular"/>
                <w:color w:val="000000"/>
                <w:sz w:val="22"/>
                <w:szCs w:val="22"/>
              </w:rPr>
              <w:t>ethal concentration</w:t>
            </w:r>
          </w:p>
        </w:tc>
      </w:tr>
      <w:tr w:rsidR="007D30AE" w14:paraId="1D2D1BB1" w14:textId="77777777" w:rsidTr="00415804">
        <w:trPr>
          <w:trHeight w:val="336"/>
          <w:jc w:val="center"/>
        </w:trPr>
        <w:tc>
          <w:tcPr>
            <w:tcW w:w="1448" w:type="dxa"/>
            <w:tcBorders>
              <w:top w:val="nil"/>
              <w:left w:val="nil"/>
              <w:bottom w:val="nil"/>
              <w:right w:val="nil"/>
            </w:tcBorders>
            <w:shd w:val="clear" w:color="auto" w:fill="auto"/>
            <w:noWrap/>
            <w:vAlign w:val="center"/>
            <w:hideMark/>
          </w:tcPr>
          <w:p w14:paraId="48F6E8CD"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ML</w:t>
            </w:r>
          </w:p>
        </w:tc>
        <w:tc>
          <w:tcPr>
            <w:tcW w:w="3528" w:type="dxa"/>
            <w:tcBorders>
              <w:top w:val="nil"/>
              <w:left w:val="nil"/>
              <w:bottom w:val="nil"/>
              <w:right w:val="nil"/>
            </w:tcBorders>
            <w:shd w:val="clear" w:color="auto" w:fill="auto"/>
            <w:noWrap/>
            <w:vAlign w:val="center"/>
            <w:hideMark/>
          </w:tcPr>
          <w:p w14:paraId="434DDD3C"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Machine learning</w:t>
            </w:r>
          </w:p>
        </w:tc>
      </w:tr>
      <w:tr w:rsidR="007D30AE" w14:paraId="5A3A8966" w14:textId="77777777" w:rsidTr="00415804">
        <w:trPr>
          <w:trHeight w:val="336"/>
          <w:jc w:val="center"/>
        </w:trPr>
        <w:tc>
          <w:tcPr>
            <w:tcW w:w="1448" w:type="dxa"/>
            <w:tcBorders>
              <w:top w:val="nil"/>
              <w:left w:val="nil"/>
              <w:bottom w:val="nil"/>
              <w:right w:val="nil"/>
            </w:tcBorders>
            <w:shd w:val="clear" w:color="auto" w:fill="auto"/>
            <w:noWrap/>
            <w:vAlign w:val="center"/>
            <w:hideMark/>
          </w:tcPr>
          <w:p w14:paraId="668C276C"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PAHs</w:t>
            </w:r>
          </w:p>
        </w:tc>
        <w:tc>
          <w:tcPr>
            <w:tcW w:w="3528" w:type="dxa"/>
            <w:tcBorders>
              <w:top w:val="nil"/>
              <w:left w:val="nil"/>
              <w:bottom w:val="nil"/>
              <w:right w:val="nil"/>
            </w:tcBorders>
            <w:shd w:val="clear" w:color="auto" w:fill="auto"/>
            <w:noWrap/>
            <w:vAlign w:val="center"/>
            <w:hideMark/>
          </w:tcPr>
          <w:p w14:paraId="29D13712"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Polycyclic aromatic hydrocarbons</w:t>
            </w:r>
          </w:p>
        </w:tc>
      </w:tr>
      <w:tr w:rsidR="007D30AE" w14:paraId="4D151DF8" w14:textId="77777777" w:rsidTr="00415804">
        <w:trPr>
          <w:trHeight w:val="336"/>
          <w:jc w:val="center"/>
        </w:trPr>
        <w:tc>
          <w:tcPr>
            <w:tcW w:w="1448" w:type="dxa"/>
            <w:tcBorders>
              <w:top w:val="nil"/>
              <w:left w:val="nil"/>
              <w:bottom w:val="nil"/>
              <w:right w:val="nil"/>
            </w:tcBorders>
            <w:shd w:val="clear" w:color="auto" w:fill="auto"/>
            <w:noWrap/>
            <w:vAlign w:val="center"/>
            <w:hideMark/>
          </w:tcPr>
          <w:p w14:paraId="12B6026C"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SVM</w:t>
            </w:r>
          </w:p>
        </w:tc>
        <w:tc>
          <w:tcPr>
            <w:tcW w:w="3528" w:type="dxa"/>
            <w:tcBorders>
              <w:top w:val="nil"/>
              <w:left w:val="nil"/>
              <w:bottom w:val="nil"/>
              <w:right w:val="nil"/>
            </w:tcBorders>
            <w:shd w:val="clear" w:color="auto" w:fill="auto"/>
            <w:noWrap/>
            <w:vAlign w:val="center"/>
            <w:hideMark/>
          </w:tcPr>
          <w:p w14:paraId="6B87A014"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Supporting vector machine</w:t>
            </w:r>
          </w:p>
        </w:tc>
      </w:tr>
      <w:tr w:rsidR="007D30AE" w14:paraId="1464BEC8" w14:textId="77777777" w:rsidTr="00415804">
        <w:trPr>
          <w:trHeight w:val="336"/>
          <w:jc w:val="center"/>
        </w:trPr>
        <w:tc>
          <w:tcPr>
            <w:tcW w:w="1448" w:type="dxa"/>
            <w:tcBorders>
              <w:top w:val="nil"/>
              <w:left w:val="nil"/>
              <w:bottom w:val="nil"/>
              <w:right w:val="nil"/>
            </w:tcBorders>
            <w:shd w:val="clear" w:color="auto" w:fill="auto"/>
            <w:noWrap/>
            <w:vAlign w:val="center"/>
            <w:hideMark/>
          </w:tcPr>
          <w:p w14:paraId="3E2B92ED"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NN</w:t>
            </w:r>
          </w:p>
        </w:tc>
        <w:tc>
          <w:tcPr>
            <w:tcW w:w="3528" w:type="dxa"/>
            <w:tcBorders>
              <w:top w:val="nil"/>
              <w:left w:val="nil"/>
              <w:bottom w:val="nil"/>
              <w:right w:val="nil"/>
            </w:tcBorders>
            <w:shd w:val="clear" w:color="auto" w:fill="auto"/>
            <w:noWrap/>
            <w:vAlign w:val="center"/>
            <w:hideMark/>
          </w:tcPr>
          <w:p w14:paraId="28B07427"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Neural network</w:t>
            </w:r>
          </w:p>
        </w:tc>
      </w:tr>
      <w:tr w:rsidR="007D30AE" w14:paraId="0093DADC" w14:textId="77777777" w:rsidTr="00415804">
        <w:trPr>
          <w:trHeight w:val="336"/>
          <w:jc w:val="center"/>
        </w:trPr>
        <w:tc>
          <w:tcPr>
            <w:tcW w:w="1448" w:type="dxa"/>
            <w:tcBorders>
              <w:top w:val="nil"/>
              <w:left w:val="nil"/>
              <w:bottom w:val="nil"/>
              <w:right w:val="nil"/>
            </w:tcBorders>
            <w:shd w:val="clear" w:color="auto" w:fill="auto"/>
            <w:noWrap/>
            <w:vAlign w:val="center"/>
            <w:hideMark/>
          </w:tcPr>
          <w:p w14:paraId="77F7C47D"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RF</w:t>
            </w:r>
          </w:p>
        </w:tc>
        <w:tc>
          <w:tcPr>
            <w:tcW w:w="3528" w:type="dxa"/>
            <w:tcBorders>
              <w:top w:val="nil"/>
              <w:left w:val="nil"/>
              <w:bottom w:val="nil"/>
              <w:right w:val="nil"/>
            </w:tcBorders>
            <w:shd w:val="clear" w:color="auto" w:fill="auto"/>
            <w:noWrap/>
            <w:vAlign w:val="center"/>
            <w:hideMark/>
          </w:tcPr>
          <w:p w14:paraId="7739D456"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Random forest</w:t>
            </w:r>
          </w:p>
        </w:tc>
      </w:tr>
      <w:tr w:rsidR="007D30AE" w14:paraId="4509A41E" w14:textId="77777777" w:rsidTr="00415804">
        <w:trPr>
          <w:trHeight w:val="336"/>
          <w:jc w:val="center"/>
        </w:trPr>
        <w:tc>
          <w:tcPr>
            <w:tcW w:w="1448" w:type="dxa"/>
            <w:tcBorders>
              <w:top w:val="nil"/>
              <w:left w:val="nil"/>
              <w:bottom w:val="nil"/>
              <w:right w:val="nil"/>
            </w:tcBorders>
            <w:shd w:val="clear" w:color="auto" w:fill="auto"/>
            <w:noWrap/>
            <w:vAlign w:val="center"/>
            <w:hideMark/>
          </w:tcPr>
          <w:p w14:paraId="433FE7E3"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RMSE</w:t>
            </w:r>
          </w:p>
        </w:tc>
        <w:tc>
          <w:tcPr>
            <w:tcW w:w="3528" w:type="dxa"/>
            <w:tcBorders>
              <w:top w:val="nil"/>
              <w:left w:val="nil"/>
              <w:bottom w:val="nil"/>
              <w:right w:val="nil"/>
            </w:tcBorders>
            <w:shd w:val="clear" w:color="auto" w:fill="auto"/>
            <w:noWrap/>
            <w:vAlign w:val="center"/>
            <w:hideMark/>
          </w:tcPr>
          <w:p w14:paraId="05AFD1A0"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 xml:space="preserve">Root </w:t>
            </w:r>
            <w:proofErr w:type="gramStart"/>
            <w:r>
              <w:rPr>
                <w:rFonts w:ascii="Times New Roman Regular" w:hAnsi="Times New Roman Regular"/>
                <w:color w:val="000000"/>
                <w:sz w:val="22"/>
                <w:szCs w:val="22"/>
              </w:rPr>
              <w:t>mean</w:t>
            </w:r>
            <w:proofErr w:type="gramEnd"/>
            <w:r>
              <w:rPr>
                <w:rFonts w:ascii="Times New Roman Regular" w:hAnsi="Times New Roman Regular"/>
                <w:color w:val="000000"/>
                <w:sz w:val="22"/>
                <w:szCs w:val="22"/>
              </w:rPr>
              <w:t xml:space="preserve"> square error</w:t>
            </w:r>
          </w:p>
        </w:tc>
      </w:tr>
      <w:tr w:rsidR="007D30AE" w14:paraId="77EF5A5B" w14:textId="77777777" w:rsidTr="00415804">
        <w:trPr>
          <w:trHeight w:val="336"/>
          <w:jc w:val="center"/>
        </w:trPr>
        <w:tc>
          <w:tcPr>
            <w:tcW w:w="1448" w:type="dxa"/>
            <w:tcBorders>
              <w:top w:val="nil"/>
              <w:left w:val="nil"/>
              <w:bottom w:val="single" w:sz="4" w:space="0" w:color="000000"/>
              <w:right w:val="nil"/>
            </w:tcBorders>
            <w:shd w:val="clear" w:color="auto" w:fill="auto"/>
            <w:noWrap/>
            <w:vAlign w:val="center"/>
            <w:hideMark/>
          </w:tcPr>
          <w:p w14:paraId="1DE9E732"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WOS</w:t>
            </w:r>
          </w:p>
        </w:tc>
        <w:tc>
          <w:tcPr>
            <w:tcW w:w="3528" w:type="dxa"/>
            <w:tcBorders>
              <w:top w:val="nil"/>
              <w:left w:val="nil"/>
              <w:bottom w:val="single" w:sz="4" w:space="0" w:color="000000"/>
              <w:right w:val="nil"/>
            </w:tcBorders>
            <w:shd w:val="clear" w:color="auto" w:fill="auto"/>
            <w:noWrap/>
            <w:vAlign w:val="center"/>
            <w:hideMark/>
          </w:tcPr>
          <w:p w14:paraId="315729E7" w14:textId="77777777" w:rsidR="007D30AE" w:rsidRDefault="007D30AE">
            <w:pPr>
              <w:rPr>
                <w:rFonts w:ascii="Times New Roman Regular" w:hAnsi="Times New Roman Regular" w:hint="eastAsia"/>
                <w:color w:val="000000"/>
                <w:sz w:val="22"/>
                <w:szCs w:val="22"/>
              </w:rPr>
            </w:pPr>
            <w:r>
              <w:rPr>
                <w:rFonts w:ascii="Times New Roman Regular" w:hAnsi="Times New Roman Regular"/>
                <w:color w:val="000000"/>
                <w:sz w:val="22"/>
                <w:szCs w:val="22"/>
              </w:rPr>
              <w:t>Web of Science</w:t>
            </w:r>
          </w:p>
        </w:tc>
      </w:tr>
    </w:tbl>
    <w:p w14:paraId="44EB7B11" w14:textId="77777777" w:rsidR="00D83912" w:rsidRDefault="00D83912" w:rsidP="00F51957">
      <w:pPr>
        <w:spacing w:after="160" w:line="360" w:lineRule="auto"/>
        <w:rPr>
          <w:rFonts w:ascii="Times New Roman" w:hAnsi="Times New Roman" w:cs="Times New Roman"/>
          <w:b/>
          <w:bCs/>
          <w:szCs w:val="28"/>
        </w:rPr>
      </w:pPr>
    </w:p>
    <w:p w14:paraId="668F8EEE" w14:textId="791B70A2" w:rsidR="00177DF0" w:rsidRDefault="002004A4" w:rsidP="00F12FCD">
      <w:pPr>
        <w:spacing w:before="100" w:beforeAutospacing="1" w:after="100" w:afterAutospacing="1" w:line="360" w:lineRule="auto"/>
        <w:jc w:val="center"/>
        <w:rPr>
          <w:rFonts w:ascii="Times New Roman" w:hAnsi="Times New Roman" w:cs="Times New Roman"/>
          <w:b/>
          <w:bCs/>
          <w:szCs w:val="28"/>
        </w:rPr>
      </w:pPr>
      <w:r w:rsidRPr="002004A4">
        <w:rPr>
          <w:noProof/>
          <w14:ligatures w14:val="standardContextual"/>
        </w:rPr>
        <w:t xml:space="preserve"> </w:t>
      </w:r>
      <w:r w:rsidR="00F264C2" w:rsidRPr="00F264C2">
        <w:rPr>
          <w:noProof/>
          <w14:ligatures w14:val="standardContextual"/>
        </w:rPr>
        <w:drawing>
          <wp:inline distT="0" distB="0" distL="0" distR="0" wp14:anchorId="4F2BC957" wp14:editId="0329D950">
            <wp:extent cx="5274310" cy="2861310"/>
            <wp:effectExtent l="0" t="0" r="0" b="0"/>
            <wp:docPr id="18" name="图片 17" descr="图形用户界面&#10;&#10;描述已自动生成">
              <a:extLst xmlns:a="http://schemas.openxmlformats.org/drawingml/2006/main">
                <a:ext uri="{FF2B5EF4-FFF2-40B4-BE49-F238E27FC236}">
                  <a16:creationId xmlns:a16="http://schemas.microsoft.com/office/drawing/2014/main" id="{1E399380-1BBB-9DAA-0D19-E1BD51DCCE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图形用户界面&#10;&#10;描述已自动生成">
                      <a:extLst>
                        <a:ext uri="{FF2B5EF4-FFF2-40B4-BE49-F238E27FC236}">
                          <a16:creationId xmlns:a16="http://schemas.microsoft.com/office/drawing/2014/main" id="{1E399380-1BBB-9DAA-0D19-E1BD51DCCEA5}"/>
                        </a:ext>
                      </a:extLst>
                    </pic:cNvPr>
                    <pic:cNvPicPr>
                      <a:picLocks noChangeAspect="1"/>
                    </pic:cNvPicPr>
                  </pic:nvPicPr>
                  <pic:blipFill>
                    <a:blip r:embed="rId9"/>
                    <a:stretch>
                      <a:fillRect/>
                    </a:stretch>
                  </pic:blipFill>
                  <pic:spPr>
                    <a:xfrm>
                      <a:off x="0" y="0"/>
                      <a:ext cx="5274310" cy="2861310"/>
                    </a:xfrm>
                    <a:prstGeom prst="rect">
                      <a:avLst/>
                    </a:prstGeom>
                  </pic:spPr>
                </pic:pic>
              </a:graphicData>
            </a:graphic>
          </wp:inline>
        </w:drawing>
      </w:r>
    </w:p>
    <w:p w14:paraId="51A57304" w14:textId="09CF08C1" w:rsidR="00177DF0" w:rsidRDefault="00177DF0" w:rsidP="00F51957">
      <w:pPr>
        <w:spacing w:before="100" w:beforeAutospacing="1" w:after="100" w:afterAutospacing="1" w:line="360" w:lineRule="auto"/>
        <w:rPr>
          <w:rFonts w:ascii="Times New Roman" w:hAnsi="Times New Roman" w:cs="Times New Roman"/>
          <w:b/>
          <w:bCs/>
          <w:szCs w:val="28"/>
        </w:rPr>
      </w:pPr>
      <w:r>
        <w:rPr>
          <w:rFonts w:ascii="Times New Roman" w:hAnsi="Times New Roman" w:cs="Times New Roman"/>
          <w:b/>
          <w:bCs/>
          <w:szCs w:val="28"/>
        </w:rPr>
        <w:t xml:space="preserve">Abstract </w:t>
      </w:r>
    </w:p>
    <w:p w14:paraId="1A4034A6" w14:textId="40B2D1C4" w:rsidR="00195DB5" w:rsidRPr="00195DB5" w:rsidRDefault="00047393" w:rsidP="00F51957">
      <w:pPr>
        <w:widowControl w:val="0"/>
        <w:spacing w:before="100" w:beforeAutospacing="1" w:after="100" w:afterAutospacing="1" w:line="360" w:lineRule="auto"/>
        <w:jc w:val="both"/>
        <w:rPr>
          <w:rFonts w:ascii="Times New Roman" w:hAnsi="Times New Roman" w:cs="Times New Roman"/>
          <w:sz w:val="22"/>
        </w:rPr>
      </w:pPr>
      <w:r>
        <w:rPr>
          <w:rFonts w:ascii="Times New Roman" w:hAnsi="Times New Roman" w:cs="Times New Roman"/>
          <w:sz w:val="22"/>
        </w:rPr>
        <w:t xml:space="preserve">In the context of carbon neutrality targets, </w:t>
      </w:r>
      <w:r w:rsidR="00195DB5" w:rsidRPr="00195DB5">
        <w:rPr>
          <w:rFonts w:ascii="Times New Roman" w:hAnsi="Times New Roman" w:cs="Times New Roman"/>
          <w:sz w:val="22"/>
        </w:rPr>
        <w:t xml:space="preserve">biochar is widely promoted as </w:t>
      </w:r>
      <w:r w:rsidRPr="00195DB5">
        <w:rPr>
          <w:rFonts w:ascii="Times New Roman" w:hAnsi="Times New Roman" w:cs="Times New Roman"/>
          <w:sz w:val="22"/>
        </w:rPr>
        <w:t>a soil amendment</w:t>
      </w:r>
      <w:r>
        <w:rPr>
          <w:rFonts w:ascii="Times New Roman" w:hAnsi="Times New Roman" w:cs="Times New Roman"/>
          <w:sz w:val="22"/>
        </w:rPr>
        <w:t xml:space="preserve"> to sequester organic </w:t>
      </w:r>
      <w:r w:rsidR="00195DB5" w:rsidRPr="00195DB5">
        <w:rPr>
          <w:rFonts w:ascii="Times New Roman" w:hAnsi="Times New Roman" w:cs="Times New Roman"/>
          <w:sz w:val="22"/>
        </w:rPr>
        <w:t>carbon</w:t>
      </w:r>
      <w:r w:rsidRPr="00047393">
        <w:rPr>
          <w:rFonts w:ascii="Times New Roman" w:hAnsi="Times New Roman" w:cs="Times New Roman"/>
          <w:sz w:val="22"/>
        </w:rPr>
        <w:t xml:space="preserve"> </w:t>
      </w:r>
      <w:r>
        <w:rPr>
          <w:rFonts w:ascii="Times New Roman" w:hAnsi="Times New Roman" w:cs="Times New Roman"/>
          <w:sz w:val="22"/>
        </w:rPr>
        <w:t>in soils</w:t>
      </w:r>
      <w:r w:rsidR="00195DB5" w:rsidRPr="00195DB5">
        <w:rPr>
          <w:rFonts w:ascii="Times New Roman" w:hAnsi="Times New Roman" w:cs="Times New Roman"/>
          <w:sz w:val="22"/>
        </w:rPr>
        <w:t xml:space="preserve">. Although a wealth of research has illustrated the benefits of biochar to plants, its potential </w:t>
      </w:r>
      <w:r w:rsidR="00612245">
        <w:rPr>
          <w:rFonts w:ascii="Times New Roman" w:hAnsi="Times New Roman" w:cs="Times New Roman"/>
          <w:sz w:val="22"/>
        </w:rPr>
        <w:t>toxicity</w:t>
      </w:r>
      <w:r w:rsidR="00195DB5" w:rsidRPr="00195DB5">
        <w:rPr>
          <w:rFonts w:ascii="Times New Roman" w:hAnsi="Times New Roman" w:cs="Times New Roman"/>
          <w:sz w:val="22"/>
        </w:rPr>
        <w:t xml:space="preserve"> to soil fauna and microbes </w:t>
      </w:r>
      <w:r w:rsidR="003F3C68">
        <w:rPr>
          <w:rFonts w:ascii="Times New Roman" w:hAnsi="Times New Roman" w:cs="Times New Roman"/>
          <w:sz w:val="22"/>
        </w:rPr>
        <w:t xml:space="preserve">requires </w:t>
      </w:r>
      <w:r w:rsidR="003F3C68">
        <w:rPr>
          <w:rFonts w:ascii="Times New Roman" w:hAnsi="Times New Roman" w:cs="Times New Roman" w:hint="eastAsia"/>
          <w:sz w:val="22"/>
        </w:rPr>
        <w:t>seriou</w:t>
      </w:r>
      <w:r w:rsidR="003F3C68">
        <w:rPr>
          <w:rFonts w:ascii="Times New Roman" w:hAnsi="Times New Roman" w:cs="Times New Roman"/>
          <w:sz w:val="22"/>
        </w:rPr>
        <w:t>s</w:t>
      </w:r>
      <w:r w:rsidR="003F3C68">
        <w:rPr>
          <w:rFonts w:ascii="Times New Roman" w:hAnsi="Times New Roman" w:cs="Times New Roman" w:hint="eastAsia"/>
          <w:sz w:val="22"/>
        </w:rPr>
        <w:t xml:space="preserve"> c</w:t>
      </w:r>
      <w:r w:rsidR="003F3C68">
        <w:rPr>
          <w:rFonts w:ascii="Times New Roman" w:hAnsi="Times New Roman" w:cs="Times New Roman"/>
          <w:sz w:val="22"/>
        </w:rPr>
        <w:t>onsideration</w:t>
      </w:r>
      <w:r w:rsidR="00195DB5" w:rsidRPr="00195DB5">
        <w:rPr>
          <w:rFonts w:ascii="Times New Roman" w:hAnsi="Times New Roman" w:cs="Times New Roman"/>
          <w:sz w:val="22"/>
        </w:rPr>
        <w:t xml:space="preserve">. </w:t>
      </w:r>
      <w:r w:rsidR="00612245">
        <w:rPr>
          <w:rFonts w:ascii="Times New Roman" w:hAnsi="Times New Roman" w:cs="Times New Roman"/>
          <w:sz w:val="22"/>
        </w:rPr>
        <w:t>T</w:t>
      </w:r>
      <w:r w:rsidR="00F17D0F">
        <w:rPr>
          <w:rFonts w:ascii="Times New Roman" w:hAnsi="Times New Roman" w:cs="Times New Roman"/>
          <w:sz w:val="22"/>
        </w:rPr>
        <w:t>he aim of t</w:t>
      </w:r>
      <w:r w:rsidR="00612245">
        <w:rPr>
          <w:rFonts w:ascii="Times New Roman" w:hAnsi="Times New Roman" w:cs="Times New Roman"/>
          <w:sz w:val="22"/>
        </w:rPr>
        <w:t>h</w:t>
      </w:r>
      <w:r w:rsidR="00F51957">
        <w:rPr>
          <w:rFonts w:ascii="Times New Roman" w:hAnsi="Times New Roman" w:cs="Times New Roman"/>
          <w:sz w:val="22"/>
        </w:rPr>
        <w:t xml:space="preserve">is study </w:t>
      </w:r>
      <w:r w:rsidR="00F17D0F">
        <w:rPr>
          <w:rFonts w:ascii="Times New Roman" w:hAnsi="Times New Roman" w:cs="Times New Roman"/>
          <w:sz w:val="22"/>
        </w:rPr>
        <w:t xml:space="preserve">was </w:t>
      </w:r>
      <w:r w:rsidR="00612245">
        <w:rPr>
          <w:rFonts w:ascii="Times New Roman" w:hAnsi="Times New Roman" w:cs="Times New Roman"/>
          <w:sz w:val="22"/>
        </w:rPr>
        <w:t xml:space="preserve">to perform a </w:t>
      </w:r>
      <w:r w:rsidR="00195DB5" w:rsidRPr="00195DB5">
        <w:rPr>
          <w:rFonts w:ascii="Times New Roman" w:hAnsi="Times New Roman" w:cs="Times New Roman"/>
          <w:sz w:val="22"/>
        </w:rPr>
        <w:t xml:space="preserve">meta-analyze </w:t>
      </w:r>
      <w:r w:rsidR="00612245">
        <w:rPr>
          <w:rFonts w:ascii="Times New Roman" w:hAnsi="Times New Roman" w:cs="Times New Roman"/>
          <w:sz w:val="22"/>
        </w:rPr>
        <w:t xml:space="preserve">of </w:t>
      </w:r>
      <w:r w:rsidR="00195DB5" w:rsidRPr="00195DB5">
        <w:rPr>
          <w:rFonts w:ascii="Times New Roman" w:hAnsi="Times New Roman" w:cs="Times New Roman"/>
          <w:sz w:val="22"/>
        </w:rPr>
        <w:t xml:space="preserve">experimental data </w:t>
      </w:r>
      <w:r w:rsidR="00612245">
        <w:rPr>
          <w:rFonts w:ascii="Times New Roman" w:hAnsi="Times New Roman" w:cs="Times New Roman"/>
          <w:sz w:val="22"/>
        </w:rPr>
        <w:t>of</w:t>
      </w:r>
      <w:r w:rsidR="00E538D1">
        <w:rPr>
          <w:rFonts w:ascii="Times New Roman" w:hAnsi="Times New Roman" w:cs="Times New Roman"/>
          <w:sz w:val="22"/>
        </w:rPr>
        <w:t xml:space="preserve"> </w:t>
      </w:r>
      <w:r w:rsidR="00F51957">
        <w:rPr>
          <w:rFonts w:ascii="Times New Roman" w:hAnsi="Times New Roman" w:cs="Times New Roman" w:hint="eastAsia"/>
          <w:sz w:val="22"/>
        </w:rPr>
        <w:t>biochar effect</w:t>
      </w:r>
      <w:r w:rsidR="00B96783">
        <w:rPr>
          <w:rFonts w:ascii="Times New Roman" w:hAnsi="Times New Roman" w:cs="Times New Roman"/>
          <w:sz w:val="22"/>
        </w:rPr>
        <w:t>s</w:t>
      </w:r>
      <w:r w:rsidR="00412BE7">
        <w:rPr>
          <w:rFonts w:ascii="Times New Roman" w:hAnsi="Times New Roman" w:cs="Times New Roman"/>
          <w:sz w:val="22"/>
        </w:rPr>
        <w:t xml:space="preserve"> (</w:t>
      </w:r>
      <w:r w:rsidR="00707526">
        <w:rPr>
          <w:rFonts w:ascii="Times New Roman" w:hAnsi="Times New Roman" w:cs="Times New Roman"/>
          <w:sz w:val="22"/>
        </w:rPr>
        <w:t xml:space="preserve">i.e. </w:t>
      </w:r>
      <w:r w:rsidR="00412BE7" w:rsidRPr="00412BE7">
        <w:rPr>
          <w:rFonts w:ascii="Times New Roman" w:hAnsi="Times New Roman" w:cs="Times New Roman"/>
          <w:sz w:val="22"/>
        </w:rPr>
        <w:t xml:space="preserve">percentage change in </w:t>
      </w:r>
      <w:r w:rsidR="00412BE7">
        <w:rPr>
          <w:rFonts w:ascii="Times New Roman" w:hAnsi="Times New Roman" w:cs="Times New Roman"/>
          <w:sz w:val="22"/>
        </w:rPr>
        <w:t>endpoints</w:t>
      </w:r>
      <w:r w:rsidR="00412BE7" w:rsidRPr="00412BE7">
        <w:rPr>
          <w:rFonts w:ascii="Times New Roman" w:hAnsi="Times New Roman" w:cs="Times New Roman"/>
          <w:sz w:val="22"/>
        </w:rPr>
        <w:t xml:space="preserve"> after biochar application compared to the control group</w:t>
      </w:r>
      <w:r w:rsidR="00412BE7">
        <w:rPr>
          <w:rFonts w:ascii="Times New Roman" w:hAnsi="Times New Roman" w:cs="Times New Roman"/>
          <w:sz w:val="22"/>
        </w:rPr>
        <w:t>)</w:t>
      </w:r>
      <w:r w:rsidR="00F51957">
        <w:rPr>
          <w:rFonts w:ascii="Times New Roman" w:hAnsi="Times New Roman" w:cs="Times New Roman"/>
          <w:sz w:val="22"/>
        </w:rPr>
        <w:t xml:space="preserve"> on</w:t>
      </w:r>
      <w:r w:rsidR="00E538D1" w:rsidRPr="00195DB5">
        <w:rPr>
          <w:rFonts w:ascii="Times New Roman" w:hAnsi="Times New Roman" w:cs="Times New Roman"/>
          <w:sz w:val="22"/>
        </w:rPr>
        <w:t xml:space="preserve"> </w:t>
      </w:r>
      <w:r w:rsidR="00195DB5" w:rsidRPr="00195DB5">
        <w:rPr>
          <w:rFonts w:ascii="Times New Roman" w:hAnsi="Times New Roman" w:cs="Times New Roman"/>
          <w:sz w:val="22"/>
        </w:rPr>
        <w:t>plants, animals, and microorganisms</w:t>
      </w:r>
      <w:r w:rsidR="00707526">
        <w:rPr>
          <w:rFonts w:ascii="Times New Roman" w:hAnsi="Times New Roman" w:cs="Times New Roman"/>
          <w:sz w:val="22"/>
        </w:rPr>
        <w:t xml:space="preserve">. In a next step </w:t>
      </w:r>
      <w:r w:rsidR="00624615">
        <w:rPr>
          <w:rFonts w:ascii="Times New Roman" w:hAnsi="Times New Roman" w:cs="Times New Roman"/>
          <w:sz w:val="22"/>
        </w:rPr>
        <w:t xml:space="preserve">machine learning </w:t>
      </w:r>
      <w:r w:rsidR="00707526">
        <w:rPr>
          <w:rFonts w:ascii="Times New Roman" w:hAnsi="Times New Roman" w:cs="Times New Roman"/>
          <w:sz w:val="22"/>
        </w:rPr>
        <w:t xml:space="preserve">was used </w:t>
      </w:r>
      <w:r w:rsidR="00624615">
        <w:rPr>
          <w:rFonts w:ascii="Times New Roman" w:hAnsi="Times New Roman" w:cs="Times New Roman"/>
          <w:sz w:val="22"/>
        </w:rPr>
        <w:t xml:space="preserve">to </w:t>
      </w:r>
      <w:r w:rsidR="00E538D1">
        <w:rPr>
          <w:rFonts w:ascii="Times New Roman" w:hAnsi="Times New Roman" w:cs="Times New Roman"/>
          <w:sz w:val="22"/>
        </w:rPr>
        <w:t xml:space="preserve">develop a </w:t>
      </w:r>
      <w:r w:rsidR="00E538D1">
        <w:rPr>
          <w:rFonts w:ascii="Times New Roman" w:hAnsi="Times New Roman" w:cs="Times New Roman"/>
          <w:sz w:val="22"/>
        </w:rPr>
        <w:lastRenderedPageBreak/>
        <w:t xml:space="preserve">classifier to predict </w:t>
      </w:r>
      <w:r w:rsidR="00D01103">
        <w:rPr>
          <w:rFonts w:ascii="Times New Roman" w:hAnsi="Times New Roman" w:cs="Times New Roman"/>
          <w:sz w:val="22"/>
        </w:rPr>
        <w:t>if</w:t>
      </w:r>
      <w:r w:rsidR="00E538D1">
        <w:rPr>
          <w:rFonts w:ascii="Times New Roman" w:hAnsi="Times New Roman" w:cs="Times New Roman"/>
          <w:sz w:val="22"/>
        </w:rPr>
        <w:t xml:space="preserve"> biochar </w:t>
      </w:r>
      <w:r w:rsidR="00D37AA7">
        <w:rPr>
          <w:rFonts w:ascii="Times New Roman" w:hAnsi="Times New Roman" w:cs="Times New Roman"/>
          <w:sz w:val="22"/>
        </w:rPr>
        <w:t>has positive or negative consequences</w:t>
      </w:r>
      <w:r w:rsidR="00D01103">
        <w:rPr>
          <w:rFonts w:ascii="Times New Roman" w:hAnsi="Times New Roman" w:cs="Times New Roman"/>
          <w:sz w:val="22"/>
        </w:rPr>
        <w:t xml:space="preserve"> on soil organisms based on biochar and soil properties</w:t>
      </w:r>
      <w:r w:rsidR="00195DB5" w:rsidRPr="00195DB5">
        <w:rPr>
          <w:rFonts w:ascii="Times New Roman" w:hAnsi="Times New Roman" w:cs="Times New Roman"/>
          <w:sz w:val="22"/>
        </w:rPr>
        <w:t xml:space="preserve">. </w:t>
      </w:r>
      <w:r w:rsidR="00F51957">
        <w:rPr>
          <w:rFonts w:ascii="Times New Roman" w:hAnsi="Times New Roman" w:cs="Times New Roman" w:hint="eastAsia"/>
          <w:sz w:val="22"/>
        </w:rPr>
        <w:t xml:space="preserve">The </w:t>
      </w:r>
      <w:r w:rsidR="00D37AA7">
        <w:rPr>
          <w:rFonts w:ascii="Times New Roman" w:hAnsi="Times New Roman" w:cs="Times New Roman"/>
          <w:sz w:val="22"/>
        </w:rPr>
        <w:t>meta-analysis</w:t>
      </w:r>
      <w:r w:rsidR="00F51957">
        <w:rPr>
          <w:rFonts w:ascii="Times New Roman" w:hAnsi="Times New Roman" w:cs="Times New Roman"/>
          <w:sz w:val="22"/>
        </w:rPr>
        <w:t xml:space="preserve"> shows</w:t>
      </w:r>
      <w:r w:rsidR="00195DB5" w:rsidRPr="00195DB5">
        <w:rPr>
          <w:rFonts w:ascii="Times New Roman" w:hAnsi="Times New Roman" w:cs="Times New Roman"/>
          <w:sz w:val="22"/>
        </w:rPr>
        <w:t xml:space="preserve"> that the effect of biochar </w:t>
      </w:r>
      <w:r w:rsidR="00D37AA7">
        <w:rPr>
          <w:rFonts w:ascii="Times New Roman" w:hAnsi="Times New Roman" w:cs="Times New Roman"/>
          <w:sz w:val="22"/>
        </w:rPr>
        <w:t>is</w:t>
      </w:r>
      <w:r w:rsidR="00195DB5" w:rsidRPr="00195DB5">
        <w:rPr>
          <w:rFonts w:ascii="Times New Roman" w:hAnsi="Times New Roman" w:cs="Times New Roman"/>
          <w:sz w:val="22"/>
        </w:rPr>
        <w:t xml:space="preserve"> negatively correlated with biochar application rate, biochar pH, pyrolysis temperature, and soil </w:t>
      </w:r>
      <w:proofErr w:type="spellStart"/>
      <w:r w:rsidR="00195DB5" w:rsidRPr="00195DB5">
        <w:rPr>
          <w:rFonts w:ascii="Times New Roman" w:hAnsi="Times New Roman" w:cs="Times New Roman"/>
          <w:sz w:val="22"/>
        </w:rPr>
        <w:t>pH.</w:t>
      </w:r>
      <w:proofErr w:type="spellEnd"/>
      <w:r w:rsidR="00195DB5" w:rsidRPr="00195DB5">
        <w:rPr>
          <w:rFonts w:ascii="Times New Roman" w:hAnsi="Times New Roman" w:cs="Times New Roman"/>
          <w:sz w:val="22"/>
        </w:rPr>
        <w:t xml:space="preserve"> </w:t>
      </w:r>
      <w:r w:rsidR="00F51957">
        <w:rPr>
          <w:rFonts w:ascii="Times New Roman" w:hAnsi="Times New Roman" w:cs="Times New Roman"/>
          <w:sz w:val="22"/>
        </w:rPr>
        <w:t>A</w:t>
      </w:r>
      <w:r w:rsidR="00195DB5" w:rsidRPr="00195DB5">
        <w:rPr>
          <w:rFonts w:ascii="Times New Roman" w:hAnsi="Times New Roman" w:cs="Times New Roman"/>
          <w:sz w:val="22"/>
        </w:rPr>
        <w:t xml:space="preserve"> random forest </w:t>
      </w:r>
      <w:r w:rsidR="00F51957">
        <w:rPr>
          <w:rFonts w:ascii="Times New Roman" w:hAnsi="Times New Roman" w:cs="Times New Roman"/>
          <w:sz w:val="22"/>
        </w:rPr>
        <w:t xml:space="preserve">classifier was then developed </w:t>
      </w:r>
      <w:r w:rsidR="00F51957" w:rsidRPr="00195DB5">
        <w:rPr>
          <w:rFonts w:ascii="Times New Roman" w:hAnsi="Times New Roman" w:cs="Times New Roman"/>
          <w:sz w:val="22"/>
        </w:rPr>
        <w:t>to</w:t>
      </w:r>
      <w:r w:rsidR="00195DB5" w:rsidRPr="00195DB5">
        <w:rPr>
          <w:rFonts w:ascii="Times New Roman" w:hAnsi="Times New Roman" w:cs="Times New Roman"/>
          <w:sz w:val="22"/>
        </w:rPr>
        <w:t xml:space="preserve"> classify whether biochar was “beneficial” or “hazardous” based on four types of descriptors: biochar propert</w:t>
      </w:r>
      <w:r w:rsidR="00D37AA7">
        <w:rPr>
          <w:rFonts w:ascii="Times New Roman" w:hAnsi="Times New Roman" w:cs="Times New Roman"/>
          <w:sz w:val="22"/>
        </w:rPr>
        <w:t>ies</w:t>
      </w:r>
      <w:r w:rsidR="00195DB5" w:rsidRPr="00195DB5">
        <w:rPr>
          <w:rFonts w:ascii="Times New Roman" w:hAnsi="Times New Roman" w:cs="Times New Roman"/>
          <w:sz w:val="22"/>
        </w:rPr>
        <w:t>, soil propert</w:t>
      </w:r>
      <w:r w:rsidR="00D37AA7">
        <w:rPr>
          <w:rFonts w:ascii="Times New Roman" w:hAnsi="Times New Roman" w:cs="Times New Roman"/>
          <w:sz w:val="22"/>
        </w:rPr>
        <w:t>ies</w:t>
      </w:r>
      <w:r w:rsidR="00195DB5" w:rsidRPr="00195DB5">
        <w:rPr>
          <w:rFonts w:ascii="Times New Roman" w:hAnsi="Times New Roman" w:cs="Times New Roman"/>
          <w:sz w:val="22"/>
        </w:rPr>
        <w:t>, test organism, and endpoint type</w:t>
      </w:r>
      <w:r w:rsidR="00F51957">
        <w:rPr>
          <w:rFonts w:ascii="Times New Roman" w:hAnsi="Times New Roman" w:cs="Times New Roman" w:hint="eastAsia"/>
          <w:sz w:val="22"/>
        </w:rPr>
        <w:t>.</w:t>
      </w:r>
      <w:r w:rsidR="00F51957">
        <w:rPr>
          <w:rFonts w:ascii="Times New Roman" w:hAnsi="Times New Roman" w:cs="Times New Roman"/>
          <w:sz w:val="22"/>
        </w:rPr>
        <w:t xml:space="preserve"> The accuracy </w:t>
      </w:r>
      <w:r w:rsidR="00567374">
        <w:rPr>
          <w:rFonts w:ascii="Times New Roman" w:hAnsi="Times New Roman" w:cs="Times New Roman"/>
          <w:sz w:val="22"/>
        </w:rPr>
        <w:t xml:space="preserve">of the best model </w:t>
      </w:r>
      <w:r w:rsidR="00F51957">
        <w:rPr>
          <w:rFonts w:ascii="Times New Roman" w:hAnsi="Times New Roman" w:cs="Times New Roman"/>
          <w:sz w:val="22"/>
        </w:rPr>
        <w:t xml:space="preserve">achieved </w:t>
      </w:r>
      <w:r w:rsidR="005B6430">
        <w:rPr>
          <w:rFonts w:ascii="Times New Roman" w:hAnsi="Times New Roman" w:cs="Times New Roman"/>
          <w:sz w:val="22"/>
        </w:rPr>
        <w:t>an R</w:t>
      </w:r>
      <w:r w:rsidR="005B6430" w:rsidRPr="008F6AEF">
        <w:rPr>
          <w:rFonts w:ascii="Times New Roman" w:hAnsi="Times New Roman" w:cs="Times New Roman"/>
          <w:sz w:val="22"/>
          <w:vertAlign w:val="superscript"/>
        </w:rPr>
        <w:t>2</w:t>
      </w:r>
      <w:r w:rsidR="005B6430">
        <w:rPr>
          <w:rFonts w:ascii="Times New Roman" w:hAnsi="Times New Roman" w:cs="Times New Roman"/>
          <w:sz w:val="22"/>
        </w:rPr>
        <w:t xml:space="preserve"> of </w:t>
      </w:r>
      <w:r w:rsidR="00F51957">
        <w:rPr>
          <w:rFonts w:ascii="Times New Roman" w:hAnsi="Times New Roman" w:cs="Times New Roman"/>
          <w:sz w:val="22"/>
        </w:rPr>
        <w:t>0.78</w:t>
      </w:r>
      <w:r w:rsidR="00D37AA7">
        <w:rPr>
          <w:rFonts w:ascii="Times New Roman" w:hAnsi="Times New Roman" w:cs="Times New Roman"/>
          <w:sz w:val="22"/>
        </w:rPr>
        <w:t xml:space="preserve">. In </w:t>
      </w:r>
      <w:r w:rsidR="00F51957">
        <w:rPr>
          <w:rFonts w:ascii="Times New Roman" w:hAnsi="Times New Roman" w:cs="Times New Roman"/>
          <w:sz w:val="22"/>
        </w:rPr>
        <w:t>the</w:t>
      </w:r>
      <w:r w:rsidR="00D37AA7">
        <w:rPr>
          <w:rFonts w:ascii="Times New Roman" w:hAnsi="Times New Roman" w:cs="Times New Roman"/>
          <w:sz w:val="22"/>
        </w:rPr>
        <w:t xml:space="preserve"> next step</w:t>
      </w:r>
      <w:r w:rsidR="00F51957">
        <w:rPr>
          <w:rFonts w:ascii="Times New Roman" w:hAnsi="Times New Roman" w:cs="Times New Roman"/>
          <w:sz w:val="22"/>
        </w:rPr>
        <w:t>,</w:t>
      </w:r>
      <w:r w:rsidR="00D37AA7">
        <w:rPr>
          <w:rFonts w:ascii="Times New Roman" w:hAnsi="Times New Roman" w:cs="Times New Roman"/>
          <w:sz w:val="22"/>
        </w:rPr>
        <w:t xml:space="preserve"> a quantitative model was developed </w:t>
      </w:r>
      <w:r w:rsidR="00567374">
        <w:rPr>
          <w:rFonts w:ascii="Times New Roman" w:hAnsi="Times New Roman" w:cs="Times New Roman"/>
          <w:sz w:val="22"/>
        </w:rPr>
        <w:t>to</w:t>
      </w:r>
      <w:r w:rsidR="00D37AA7">
        <w:rPr>
          <w:rFonts w:ascii="Times New Roman" w:hAnsi="Times New Roman" w:cs="Times New Roman"/>
          <w:sz w:val="22"/>
        </w:rPr>
        <w:t xml:space="preserve"> pred</w:t>
      </w:r>
      <w:r w:rsidR="00F51957">
        <w:rPr>
          <w:rFonts w:ascii="Times New Roman" w:hAnsi="Times New Roman" w:cs="Times New Roman"/>
          <w:sz w:val="22"/>
        </w:rPr>
        <w:t>ict the effect</w:t>
      </w:r>
      <w:r w:rsidR="00567374">
        <w:rPr>
          <w:rFonts w:ascii="Times New Roman" w:hAnsi="Times New Roman" w:cs="Times New Roman"/>
          <w:sz w:val="22"/>
        </w:rPr>
        <w:t xml:space="preserve"> </w:t>
      </w:r>
      <w:r w:rsidR="00F51957">
        <w:rPr>
          <w:rFonts w:ascii="Times New Roman" w:hAnsi="Times New Roman" w:cs="Times New Roman"/>
          <w:sz w:val="22"/>
        </w:rPr>
        <w:t>with an R</w:t>
      </w:r>
      <w:r w:rsidR="00F51957" w:rsidRPr="00F51957">
        <w:rPr>
          <w:rFonts w:ascii="Times New Roman" w:hAnsi="Times New Roman" w:cs="Times New Roman"/>
          <w:sz w:val="22"/>
          <w:vertAlign w:val="superscript"/>
        </w:rPr>
        <w:t>2</w:t>
      </w:r>
      <w:r w:rsidR="00F51957">
        <w:rPr>
          <w:rFonts w:ascii="Times New Roman" w:hAnsi="Times New Roman" w:cs="Times New Roman"/>
          <w:sz w:val="22"/>
        </w:rPr>
        <w:t xml:space="preserve"> of 0.48.</w:t>
      </w:r>
      <w:r w:rsidR="00D37AA7">
        <w:rPr>
          <w:rFonts w:ascii="Times New Roman" w:hAnsi="Times New Roman" w:cs="Times New Roman"/>
          <w:sz w:val="22"/>
        </w:rPr>
        <w:t xml:space="preserve"> </w:t>
      </w:r>
      <w:r w:rsidR="00195DB5" w:rsidRPr="00195DB5">
        <w:rPr>
          <w:rFonts w:ascii="Times New Roman" w:hAnsi="Times New Roman" w:cs="Times New Roman"/>
          <w:sz w:val="22"/>
        </w:rPr>
        <w:t xml:space="preserve">The model is of great significance for understanding the role of biochar in soil and improving the quality control strategy of biochar production. </w:t>
      </w:r>
    </w:p>
    <w:p w14:paraId="5708DB39" w14:textId="77777777" w:rsidR="00177DF0" w:rsidRPr="00195DB5" w:rsidRDefault="00177DF0" w:rsidP="00F51957">
      <w:pPr>
        <w:spacing w:before="100" w:beforeAutospacing="1" w:after="100" w:afterAutospacing="1" w:line="360" w:lineRule="auto"/>
        <w:rPr>
          <w:rFonts w:ascii="Times New Roman" w:hAnsi="Times New Roman" w:cs="Times New Roman"/>
          <w:b/>
          <w:bCs/>
          <w:szCs w:val="28"/>
        </w:rPr>
      </w:pPr>
    </w:p>
    <w:p w14:paraId="4ACD21EA" w14:textId="77777777" w:rsidR="00B348E0" w:rsidRDefault="00B348E0" w:rsidP="00F51957">
      <w:pPr>
        <w:spacing w:after="160" w:line="360" w:lineRule="auto"/>
        <w:rPr>
          <w:rFonts w:ascii="Times New Roman" w:hAnsi="Times New Roman" w:cs="Times New Roman"/>
          <w:b/>
          <w:bCs/>
          <w:szCs w:val="28"/>
        </w:rPr>
      </w:pPr>
      <w:r>
        <w:rPr>
          <w:rFonts w:ascii="Times New Roman" w:hAnsi="Times New Roman" w:cs="Times New Roman"/>
          <w:b/>
          <w:bCs/>
          <w:szCs w:val="28"/>
        </w:rPr>
        <w:br w:type="page"/>
      </w:r>
    </w:p>
    <w:p w14:paraId="19474489" w14:textId="462AA829" w:rsidR="002F0776" w:rsidRPr="00AE5E5D" w:rsidRDefault="002F0776" w:rsidP="00F51957">
      <w:pPr>
        <w:spacing w:before="100" w:beforeAutospacing="1" w:after="100" w:afterAutospacing="1" w:line="360" w:lineRule="auto"/>
        <w:rPr>
          <w:rFonts w:ascii="Times New Roman" w:hAnsi="Times New Roman" w:cs="Times New Roman"/>
          <w:b/>
          <w:bCs/>
          <w:szCs w:val="28"/>
        </w:rPr>
      </w:pPr>
      <w:r w:rsidRPr="00AE5E5D">
        <w:rPr>
          <w:rFonts w:ascii="Times New Roman" w:hAnsi="Times New Roman" w:cs="Times New Roman"/>
          <w:b/>
          <w:bCs/>
          <w:szCs w:val="28"/>
        </w:rPr>
        <w:lastRenderedPageBreak/>
        <w:t>Intro</w:t>
      </w:r>
      <w:r w:rsidR="00D37AA7">
        <w:rPr>
          <w:rFonts w:ascii="Times New Roman" w:hAnsi="Times New Roman" w:cs="Times New Roman"/>
          <w:b/>
          <w:bCs/>
          <w:szCs w:val="28"/>
        </w:rPr>
        <w:t>duction</w:t>
      </w:r>
    </w:p>
    <w:p w14:paraId="4361F325" w14:textId="1945C56D" w:rsidR="002F0776" w:rsidRPr="00F51957" w:rsidRDefault="00D37AA7" w:rsidP="00F51957">
      <w:pPr>
        <w:pStyle w:val="af2"/>
        <w:spacing w:line="360" w:lineRule="auto"/>
        <w:jc w:val="both"/>
        <w:rPr>
          <w:rFonts w:eastAsiaTheme="minorEastAsia"/>
          <w:kern w:val="2"/>
          <w14:ligatures w14:val="standardContextual"/>
        </w:rPr>
      </w:pPr>
      <w:bookmarkStart w:id="0" w:name="_Hlk173175444"/>
      <w:r w:rsidRPr="00F51957">
        <w:rPr>
          <w:rFonts w:eastAsiaTheme="minorEastAsia"/>
          <w:kern w:val="2"/>
          <w14:ligatures w14:val="standardContextual"/>
        </w:rPr>
        <w:t xml:space="preserve">In recent years, along with the aggravation of climate change and the increasing urgency of carbon neutrality, biochar has been proposed as an approach </w:t>
      </w:r>
      <w:r w:rsidR="002775E8">
        <w:rPr>
          <w:rFonts w:eastAsiaTheme="minorEastAsia"/>
          <w:kern w:val="2"/>
          <w14:ligatures w14:val="standardContextual"/>
        </w:rPr>
        <w:t>for</w:t>
      </w:r>
      <w:r w:rsidRPr="00F51957">
        <w:rPr>
          <w:rFonts w:eastAsiaTheme="minorEastAsia"/>
          <w:kern w:val="2"/>
          <w14:ligatures w14:val="standardContextual"/>
        </w:rPr>
        <w:t xml:space="preserve"> carbon sequestration </w:t>
      </w:r>
      <w:sdt>
        <w:sdtPr>
          <w:rPr>
            <w:rFonts w:eastAsiaTheme="minorEastAsia"/>
            <w:color w:val="000000"/>
            <w:kern w:val="2"/>
            <w14:ligatures w14:val="standardContextual"/>
          </w:rPr>
          <w:tag w:val="MENDELEY_CITATION_v3_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"/>
          <w:id w:val="1135832915"/>
          <w:placeholder>
            <w:docPart w:val="DF3FD79027470142B0BD57F40BD90BAE"/>
          </w:placeholder>
        </w:sdtPr>
        <w:sdtContent>
          <w:r w:rsidR="00F264C2" w:rsidRPr="00F264C2">
            <w:rPr>
              <w:rFonts w:eastAsiaTheme="minorEastAsia"/>
              <w:color w:val="000000"/>
              <w:kern w:val="2"/>
              <w14:ligatures w14:val="standardContextual"/>
            </w:rPr>
            <w:t>[1]</w:t>
          </w:r>
        </w:sdtContent>
      </w:sdt>
      <w:r w:rsidRPr="00F51957">
        <w:rPr>
          <w:rFonts w:eastAsiaTheme="minorEastAsia"/>
          <w:kern w:val="2"/>
          <w14:ligatures w14:val="standardContextual"/>
        </w:rPr>
        <w:t xml:space="preserve">. According to </w:t>
      </w:r>
      <w:r w:rsidR="002775E8">
        <w:rPr>
          <w:rFonts w:eastAsiaTheme="minorEastAsia"/>
          <w:kern w:val="2"/>
          <w14:ligatures w14:val="standardContextual"/>
        </w:rPr>
        <w:t xml:space="preserve">the </w:t>
      </w:r>
      <w:r w:rsidRPr="00F51957">
        <w:rPr>
          <w:rFonts w:eastAsiaTheme="minorEastAsia"/>
          <w:kern w:val="2"/>
          <w14:ligatures w14:val="standardContextual"/>
        </w:rPr>
        <w:t xml:space="preserve">International Biochar Initiative, biochar's annual global production volume was higher than 350000 metric </w:t>
      </w:r>
      <w:proofErr w:type="spellStart"/>
      <w:r w:rsidRPr="00F51957">
        <w:rPr>
          <w:rFonts w:eastAsiaTheme="minorEastAsia"/>
          <w:kern w:val="2"/>
          <w14:ligatures w14:val="standardContextual"/>
        </w:rPr>
        <w:t>tonnes</w:t>
      </w:r>
      <w:proofErr w:type="spellEnd"/>
      <w:r w:rsidRPr="00F51957">
        <w:rPr>
          <w:rFonts w:eastAsiaTheme="minorEastAsia"/>
          <w:kern w:val="2"/>
          <w14:ligatures w14:val="standardContextual"/>
        </w:rPr>
        <w:t xml:space="preserve"> in 2023</w:t>
      </w:r>
      <w:r w:rsidR="00F51957">
        <w:rPr>
          <w:rFonts w:eastAsiaTheme="minorEastAsia" w:hint="eastAsia"/>
          <w:kern w:val="2"/>
          <w14:ligatures w14:val="standardContextual"/>
        </w:rPr>
        <w:t xml:space="preserve"> </w:t>
      </w:r>
      <w:sdt>
        <w:sdtPr>
          <w:rPr>
            <w:rFonts w:eastAsiaTheme="minorEastAsia" w:hint="eastAsia"/>
            <w:color w:val="000000"/>
            <w:kern w:val="2"/>
            <w14:ligatures w14:val="standardContextual"/>
          </w:rPr>
          <w:tag w:val="MENDELEY_CITATION_v3_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"/>
          <w:id w:val="-17391804"/>
          <w:placeholder>
            <w:docPart w:val="DefaultPlaceholder_-1854013440"/>
          </w:placeholder>
        </w:sdtPr>
        <w:sdtContent>
          <w:r w:rsidR="00F264C2" w:rsidRPr="00F264C2">
            <w:rPr>
              <w:rFonts w:eastAsiaTheme="minorEastAsia"/>
              <w:color w:val="000000"/>
              <w:kern w:val="2"/>
              <w14:ligatures w14:val="standardContextual"/>
            </w:rPr>
            <w:t>[2]</w:t>
          </w:r>
        </w:sdtContent>
      </w:sdt>
      <w:r w:rsidRPr="00F51957">
        <w:rPr>
          <w:rFonts w:eastAsiaTheme="minorEastAsia"/>
          <w:kern w:val="2"/>
          <w14:ligatures w14:val="standardContextual"/>
        </w:rPr>
        <w:t xml:space="preserve">. </w:t>
      </w:r>
      <w:r w:rsidR="00607131" w:rsidRPr="00F51957">
        <w:rPr>
          <w:rFonts w:eastAsiaTheme="minorEastAsia"/>
          <w:kern w:val="2"/>
          <w14:ligatures w14:val="standardContextual"/>
        </w:rPr>
        <w:t xml:space="preserve">The </w:t>
      </w:r>
      <w:r w:rsidRPr="00F51957">
        <w:rPr>
          <w:rFonts w:eastAsiaTheme="minorEastAsia"/>
          <w:kern w:val="2"/>
          <w14:ligatures w14:val="standardContextual"/>
        </w:rPr>
        <w:t xml:space="preserve">annual growth rate </w:t>
      </w:r>
      <w:r w:rsidR="00607131" w:rsidRPr="00F51957">
        <w:rPr>
          <w:rFonts w:eastAsiaTheme="minorEastAsia"/>
          <w:kern w:val="2"/>
          <w14:ligatures w14:val="standardContextual"/>
        </w:rPr>
        <w:t>of biochar was</w:t>
      </w:r>
      <w:r w:rsidRPr="00F51957">
        <w:rPr>
          <w:rFonts w:eastAsiaTheme="minorEastAsia"/>
          <w:kern w:val="2"/>
          <w14:ligatures w14:val="standardContextual"/>
        </w:rPr>
        <w:t xml:space="preserve"> more than 90% between 2021 and 2023. </w:t>
      </w:r>
      <w:r w:rsidR="002F0776" w:rsidRPr="0004055C">
        <w:t xml:space="preserve">Biochar is a carbon-rich material </w:t>
      </w:r>
      <w:r w:rsidR="00607131" w:rsidRPr="0004055C">
        <w:t xml:space="preserve">obtained from heating biomass with little or no oxygen </w:t>
      </w:r>
      <w:sdt>
        <w:sdtPr>
          <w:rPr>
            <w:color w:val="000000"/>
          </w:rPr>
          <w:tag w:val="MENDELEY_CITATION_v3_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"/>
          <w:id w:val="-694694075"/>
          <w:placeholder>
            <w:docPart w:val="437F9458EC85C64A87D475F6C82B38B6"/>
          </w:placeholder>
        </w:sdtPr>
        <w:sdtContent>
          <w:r w:rsidR="00F264C2" w:rsidRPr="00F264C2">
            <w:rPr>
              <w:color w:val="000000"/>
            </w:rPr>
            <w:t>[3]</w:t>
          </w:r>
        </w:sdtContent>
      </w:sdt>
      <w:r w:rsidR="002F0776" w:rsidRPr="0004055C">
        <w:t>. The difference between conventional charcoal and biochar is that charcoal is mainly used as fuel, while biochar is mainly used for environmental management in soil</w:t>
      </w:r>
      <w:r w:rsidR="002775E8">
        <w:t>s</w:t>
      </w:r>
      <w:r w:rsidR="002F0776" w:rsidRPr="0004055C">
        <w:t xml:space="preserve"> </w:t>
      </w:r>
      <w:sdt>
        <w:sdtPr>
          <w:rPr>
            <w:color w:val="000000"/>
          </w:rPr>
          <w:tag w:val="MENDELEY_CITATION_v3_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"/>
          <w:id w:val="-1991308986"/>
          <w:placeholder>
            <w:docPart w:val="437F9458EC85C64A87D475F6C82B38B6"/>
          </w:placeholder>
        </w:sdtPr>
        <w:sdtContent>
          <w:r w:rsidR="00F264C2" w:rsidRPr="00F264C2">
            <w:rPr>
              <w:color w:val="000000"/>
            </w:rPr>
            <w:t>[4], [5]</w:t>
          </w:r>
        </w:sdtContent>
      </w:sdt>
      <w:r w:rsidR="002F0776" w:rsidRPr="0004055C">
        <w:t xml:space="preserve">. </w:t>
      </w:r>
      <w:r w:rsidR="00607131" w:rsidRPr="0004055C">
        <w:t>B</w:t>
      </w:r>
      <w:r w:rsidR="002F0776" w:rsidRPr="0004055C">
        <w:t xml:space="preserve">iochar is produced from various biomass </w:t>
      </w:r>
      <w:r w:rsidR="00607131" w:rsidRPr="0004055C">
        <w:t xml:space="preserve">feedstocks </w:t>
      </w:r>
      <w:r w:rsidR="002F0776" w:rsidRPr="0004055C">
        <w:t xml:space="preserve">such as straw and wheat </w:t>
      </w:r>
      <w:sdt>
        <w:sdtPr>
          <w:rPr>
            <w:color w:val="000000"/>
          </w:rPr>
          <w:tag w:val="MENDELEY_CITATION_v3_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"/>
          <w:id w:val="1809204308"/>
          <w:placeholder>
            <w:docPart w:val="437F9458EC85C64A87D475F6C82B38B6"/>
          </w:placeholder>
        </w:sdtPr>
        <w:sdtContent>
          <w:r w:rsidR="00F264C2" w:rsidRPr="00F264C2">
            <w:rPr>
              <w:color w:val="000000"/>
            </w:rPr>
            <w:t>[6], [7]</w:t>
          </w:r>
        </w:sdtContent>
      </w:sdt>
      <w:r w:rsidR="002F0776" w:rsidRPr="0004055C">
        <w:t>. Other mixed biomass, such as agricultural waste or sludge, can also be adopted as raw materials for biochar.</w:t>
      </w:r>
    </w:p>
    <w:p w14:paraId="4E8E062C" w14:textId="489DEC91" w:rsidR="0004055C" w:rsidRPr="0004055C" w:rsidRDefault="002775E8" w:rsidP="00F51957">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B</w:t>
      </w:r>
      <w:r w:rsidR="002F0776" w:rsidRPr="0004055C">
        <w:rPr>
          <w:rFonts w:ascii="Times New Roman" w:hAnsi="Times New Roman" w:cs="Times New Roman"/>
        </w:rPr>
        <w:t xml:space="preserve">iochar has </w:t>
      </w:r>
      <w:r w:rsidR="00FF2AC6">
        <w:rPr>
          <w:rFonts w:ascii="Times New Roman" w:hAnsi="Times New Roman" w:cs="Times New Roman"/>
        </w:rPr>
        <w:t xml:space="preserve">beneficial </w:t>
      </w:r>
      <w:r w:rsidR="002F0776" w:rsidRPr="0004055C">
        <w:rPr>
          <w:rFonts w:ascii="Times New Roman" w:hAnsi="Times New Roman" w:cs="Times New Roman"/>
        </w:rPr>
        <w:t xml:space="preserve">properties such as high specific surface area, high nutrient content, and low density. Because of its outstanding physical and chemical properties, biochar is widely applied </w:t>
      </w:r>
      <w:r w:rsidR="0004055C" w:rsidRPr="0004055C">
        <w:rPr>
          <w:rFonts w:ascii="Times New Roman" w:hAnsi="Times New Roman" w:cs="Times New Roman"/>
        </w:rPr>
        <w:t>for</w:t>
      </w:r>
      <w:r w:rsidR="002F0776" w:rsidRPr="0004055C">
        <w:rPr>
          <w:rFonts w:ascii="Times New Roman" w:hAnsi="Times New Roman" w:cs="Times New Roman"/>
        </w:rPr>
        <w:t xml:space="preserve"> soil</w:t>
      </w:r>
      <w:r w:rsidR="00F264C2">
        <w:rPr>
          <w:rFonts w:ascii="Times New Roman" w:hAnsi="Times New Roman" w:cs="Times New Roman"/>
        </w:rPr>
        <w:t xml:space="preserve"> fertilization</w:t>
      </w:r>
      <w:r w:rsidR="002F0776" w:rsidRPr="0004055C">
        <w:rPr>
          <w:rFonts w:ascii="Times New Roman" w:hAnsi="Times New Roman" w:cs="Times New Roman"/>
        </w:rPr>
        <w:t xml:space="preserve"> and remediation </w:t>
      </w:r>
      <w:sdt>
        <w:sdtPr>
          <w:rPr>
            <w:rFonts w:ascii="Times New Roman" w:hAnsi="Times New Roman" w:cs="Times New Roman"/>
            <w:color w:val="000000"/>
          </w:rPr>
          <w:tag w:val="MENDELEY_CITATION_v3_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"/>
          <w:id w:val="-81372730"/>
          <w:placeholder>
            <w:docPart w:val="68A6F4D16E8E85458822ABD1D1FB46FA"/>
          </w:placeholder>
        </w:sdtPr>
        <w:sdtContent>
          <w:r w:rsidR="00F264C2" w:rsidRPr="00F264C2">
            <w:rPr>
              <w:rFonts w:ascii="Times New Roman" w:hAnsi="Times New Roman" w:cs="Times New Roman"/>
              <w:color w:val="000000"/>
            </w:rPr>
            <w:t>[8]</w:t>
          </w:r>
        </w:sdtContent>
      </w:sdt>
      <w:r w:rsidR="002F0776" w:rsidRPr="0004055C">
        <w:rPr>
          <w:rFonts w:ascii="Times New Roman" w:hAnsi="Times New Roman" w:cs="Times New Roman"/>
        </w:rPr>
        <w:t xml:space="preserve">. </w:t>
      </w:r>
      <w:r w:rsidR="0004055C" w:rsidRPr="0004055C">
        <w:rPr>
          <w:rFonts w:ascii="Times New Roman" w:hAnsi="Times New Roman" w:cs="Times New Roman"/>
        </w:rPr>
        <w:t xml:space="preserve">Other than impacting plants, the microbial structure of the soil is also </w:t>
      </w:r>
      <w:r w:rsidR="00FF2AC6">
        <w:rPr>
          <w:rFonts w:ascii="Times New Roman" w:hAnsi="Times New Roman" w:cs="Times New Roman"/>
        </w:rPr>
        <w:t>positively</w:t>
      </w:r>
      <w:r w:rsidR="00FF2AC6" w:rsidRPr="0004055C">
        <w:rPr>
          <w:rFonts w:ascii="Times New Roman" w:hAnsi="Times New Roman" w:cs="Times New Roman" w:hint="eastAsia"/>
        </w:rPr>
        <w:t xml:space="preserve"> </w:t>
      </w:r>
      <w:r w:rsidR="0004055C" w:rsidRPr="0004055C">
        <w:rPr>
          <w:rFonts w:ascii="Times New Roman" w:hAnsi="Times New Roman" w:cs="Times New Roman"/>
        </w:rPr>
        <w:t xml:space="preserve">influenced by biochar. For example, Liu et al. concluded that with the supplement of biochar, the microbial biomass increased by 18% in total </w:t>
      </w:r>
      <w:sdt>
        <w:sdtPr>
          <w:rPr>
            <w:rFonts w:ascii="Times New Roman" w:hAnsi="Times New Roman" w:cs="Times New Roman"/>
            <w:color w:val="000000"/>
          </w:rPr>
          <w:tag w:val="MENDELEY_CITATION_v3_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"/>
          <w:id w:val="69317293"/>
          <w:placeholder>
            <w:docPart w:val="1DB7BE783A8B594EA62311D6FB2CA76F"/>
          </w:placeholder>
        </w:sdtPr>
        <w:sdtContent>
          <w:r w:rsidR="00F264C2" w:rsidRPr="00F264C2">
            <w:rPr>
              <w:rFonts w:ascii="Times New Roman" w:hAnsi="Times New Roman" w:cs="Times New Roman"/>
              <w:color w:val="000000"/>
            </w:rPr>
            <w:t>[9]</w:t>
          </w:r>
        </w:sdtContent>
      </w:sdt>
      <w:r w:rsidR="0004055C" w:rsidRPr="0004055C">
        <w:rPr>
          <w:rFonts w:ascii="Times New Roman" w:hAnsi="Times New Roman" w:cs="Times New Roman"/>
        </w:rPr>
        <w:t xml:space="preserve">. </w:t>
      </w:r>
    </w:p>
    <w:p w14:paraId="69C49C14" w14:textId="777029CE" w:rsidR="002F0776" w:rsidRPr="00F51957" w:rsidRDefault="009E1853" w:rsidP="00F51957">
      <w:pPr>
        <w:pStyle w:val="af2"/>
        <w:spacing w:line="360" w:lineRule="auto"/>
        <w:jc w:val="both"/>
        <w:rPr>
          <w:rFonts w:eastAsiaTheme="minorEastAsia"/>
          <w:kern w:val="2"/>
          <w14:ligatures w14:val="standardContextual"/>
        </w:rPr>
      </w:pPr>
      <w:r>
        <w:rPr>
          <w:rFonts w:eastAsiaTheme="minorEastAsia"/>
          <w:kern w:val="2"/>
          <w14:ligatures w14:val="standardContextual"/>
        </w:rPr>
        <w:t>However, w</w:t>
      </w:r>
      <w:r w:rsidR="002F0776" w:rsidRPr="00F51957">
        <w:rPr>
          <w:rFonts w:eastAsiaTheme="minorEastAsia"/>
          <w:kern w:val="2"/>
          <w14:ligatures w14:val="standardContextual"/>
        </w:rPr>
        <w:t xml:space="preserve">ith the booming trend of biochar application, the </w:t>
      </w:r>
      <w:r>
        <w:rPr>
          <w:rFonts w:eastAsiaTheme="minorEastAsia"/>
          <w:kern w:val="2"/>
          <w14:ligatures w14:val="standardContextual"/>
        </w:rPr>
        <w:t>focus</w:t>
      </w:r>
      <w:r w:rsidRPr="00F51957">
        <w:rPr>
          <w:rFonts w:eastAsiaTheme="minorEastAsia"/>
          <w:kern w:val="2"/>
          <w14:ligatures w14:val="standardContextual"/>
        </w:rPr>
        <w:t xml:space="preserve"> </w:t>
      </w:r>
      <w:r w:rsidR="002F0776" w:rsidRPr="00F51957">
        <w:rPr>
          <w:rFonts w:eastAsiaTheme="minorEastAsia"/>
          <w:color w:val="000000"/>
          <w:kern w:val="2"/>
          <w14:ligatures w14:val="standardContextual"/>
        </w:rPr>
        <w:t>should</w:t>
      </w:r>
      <w:r w:rsidR="002F0776" w:rsidRPr="00F51957">
        <w:rPr>
          <w:rFonts w:eastAsiaTheme="minorEastAsia"/>
          <w:kern w:val="2"/>
          <w14:ligatures w14:val="standardContextual"/>
        </w:rPr>
        <w:t xml:space="preserve"> not only </w:t>
      </w:r>
      <w:r>
        <w:rPr>
          <w:rFonts w:eastAsiaTheme="minorEastAsia"/>
          <w:kern w:val="2"/>
          <w14:ligatures w14:val="standardContextual"/>
        </w:rPr>
        <w:t xml:space="preserve">be </w:t>
      </w:r>
      <w:r w:rsidR="002F0776" w:rsidRPr="00F51957">
        <w:rPr>
          <w:rFonts w:eastAsiaTheme="minorEastAsia"/>
          <w:kern w:val="2"/>
          <w14:ligatures w14:val="standardContextual"/>
        </w:rPr>
        <w:t>concentrate</w:t>
      </w:r>
      <w:r>
        <w:rPr>
          <w:rFonts w:eastAsiaTheme="minorEastAsia"/>
          <w:kern w:val="2"/>
          <w14:ligatures w14:val="standardContextual"/>
        </w:rPr>
        <w:t>d</w:t>
      </w:r>
      <w:r w:rsidR="002F0776" w:rsidRPr="00F51957">
        <w:rPr>
          <w:rFonts w:eastAsiaTheme="minorEastAsia"/>
          <w:kern w:val="2"/>
          <w14:ligatures w14:val="standardContextual"/>
        </w:rPr>
        <w:t xml:space="preserve"> on its advantages but also its </w:t>
      </w:r>
      <w:r w:rsidR="004D04CA">
        <w:rPr>
          <w:rFonts w:eastAsiaTheme="minorEastAsia"/>
          <w:kern w:val="2"/>
          <w14:ligatures w14:val="standardContextual"/>
        </w:rPr>
        <w:t xml:space="preserve">possible negative effects </w:t>
      </w:r>
      <w:r>
        <w:rPr>
          <w:rFonts w:eastAsiaTheme="minorEastAsia"/>
          <w:kern w:val="2"/>
          <w14:ligatures w14:val="standardContextual"/>
        </w:rPr>
        <w:t xml:space="preserve">because </w:t>
      </w:r>
      <w:r w:rsidR="002F0776" w:rsidRPr="00F51957">
        <w:rPr>
          <w:rFonts w:eastAsiaTheme="minorEastAsia"/>
          <w:kern w:val="2"/>
          <w14:ligatures w14:val="standardContextual"/>
        </w:rPr>
        <w:t xml:space="preserve">biochar </w:t>
      </w:r>
      <w:r>
        <w:rPr>
          <w:rFonts w:eastAsiaTheme="minorEastAsia"/>
          <w:kern w:val="2"/>
          <w14:ligatures w14:val="standardContextual"/>
        </w:rPr>
        <w:t>can also be a</w:t>
      </w:r>
      <w:r w:rsidR="002F0776" w:rsidRPr="00F51957">
        <w:rPr>
          <w:rFonts w:eastAsiaTheme="minorEastAsia"/>
          <w:kern w:val="2"/>
          <w14:ligatures w14:val="standardContextual"/>
        </w:rPr>
        <w:t xml:space="preserve"> pollutant</w:t>
      </w:r>
      <w:r w:rsidR="00F264C2">
        <w:rPr>
          <w:rFonts w:eastAsiaTheme="minorEastAsia"/>
          <w:kern w:val="2"/>
          <w14:ligatures w14:val="standardContextual"/>
        </w:rPr>
        <w:t xml:space="preserve">. </w:t>
      </w:r>
      <w:r w:rsidR="00F264C2" w:rsidRPr="00F51957">
        <w:rPr>
          <w:rFonts w:eastAsiaTheme="minorEastAsia"/>
          <w:kern w:val="2"/>
          <w14:ligatures w14:val="standardContextual"/>
        </w:rPr>
        <w:t xml:space="preserve">For example, heating biomass can produce polycyclic aromatic hydrocarbons (PAHs) and enrich heavy metals in the material </w:t>
      </w:r>
      <w:sdt>
        <w:sdtPr>
          <w:rPr>
            <w:rFonts w:eastAsiaTheme="minorEastAsia"/>
            <w:color w:val="000000"/>
            <w:kern w:val="2"/>
            <w14:ligatures w14:val="standardContextual"/>
          </w:rPr>
          <w:tag w:val="MENDELEY_CITATION_v3_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"/>
          <w:id w:val="798500655"/>
          <w:placeholder>
            <w:docPart w:val="1A6183F510A47345B3D48740BC877218"/>
          </w:placeholder>
        </w:sdtPr>
        <w:sdtContent>
          <w:r w:rsidR="00F264C2" w:rsidRPr="00F264C2">
            <w:rPr>
              <w:rFonts w:eastAsiaTheme="minorEastAsia"/>
              <w:color w:val="000000"/>
              <w:kern w:val="2"/>
              <w14:ligatures w14:val="standardContextual"/>
            </w:rPr>
            <w:t>[10]</w:t>
          </w:r>
        </w:sdtContent>
      </w:sdt>
      <w:r w:rsidR="00F264C2">
        <w:rPr>
          <w:rFonts w:eastAsiaTheme="minorEastAsia"/>
          <w:kern w:val="2"/>
          <w14:ligatures w14:val="standardContextual"/>
        </w:rPr>
        <w:t xml:space="preserve"> and p</w:t>
      </w:r>
      <w:r w:rsidR="00F264C2" w:rsidRPr="00F51957">
        <w:rPr>
          <w:rFonts w:eastAsiaTheme="minorEastAsia"/>
          <w:kern w:val="2"/>
          <w14:ligatures w14:val="standardContextual"/>
        </w:rPr>
        <w:t xml:space="preserve">otential harm to soil and groundwater from these </w:t>
      </w:r>
      <w:r w:rsidR="00F264C2">
        <w:rPr>
          <w:rFonts w:eastAsiaTheme="minorEastAsia"/>
          <w:kern w:val="2"/>
          <w14:ligatures w14:val="standardContextual"/>
        </w:rPr>
        <w:t>pollutants</w:t>
      </w:r>
      <w:r w:rsidR="00F264C2" w:rsidRPr="00F51957">
        <w:rPr>
          <w:rFonts w:eastAsiaTheme="minorEastAsia"/>
          <w:kern w:val="2"/>
          <w14:ligatures w14:val="standardContextual"/>
        </w:rPr>
        <w:t xml:space="preserve"> has been reported </w:t>
      </w:r>
      <w:sdt>
        <w:sdtPr>
          <w:rPr>
            <w:rFonts w:eastAsiaTheme="minorEastAsia"/>
            <w:color w:val="000000"/>
            <w:kern w:val="2"/>
            <w14:ligatures w14:val="standardContextual"/>
          </w:rPr>
          <w:tag w:val="MENDELEY_CITATION_v3_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"/>
          <w:id w:val="2080012604"/>
          <w:placeholder>
            <w:docPart w:val="1A6183F510A47345B3D48740BC877218"/>
          </w:placeholder>
        </w:sdtPr>
        <w:sdtContent>
          <w:r w:rsidR="00F264C2" w:rsidRPr="00F264C2">
            <w:rPr>
              <w:rFonts w:eastAsiaTheme="minorEastAsia"/>
              <w:color w:val="000000"/>
              <w:kern w:val="2"/>
              <w14:ligatures w14:val="standardContextual"/>
            </w:rPr>
            <w:t>[11]</w:t>
          </w:r>
        </w:sdtContent>
      </w:sdt>
      <w:r w:rsidR="00F264C2" w:rsidRPr="00F51957">
        <w:rPr>
          <w:rFonts w:eastAsiaTheme="minorEastAsia"/>
          <w:kern w:val="2"/>
          <w14:ligatures w14:val="standardContextual"/>
        </w:rPr>
        <w:t>.</w:t>
      </w:r>
      <w:r w:rsidR="00F264C2">
        <w:rPr>
          <w:rFonts w:eastAsiaTheme="minorEastAsia"/>
          <w:kern w:val="2"/>
          <w14:ligatures w14:val="standardContextual"/>
        </w:rPr>
        <w:t xml:space="preserve"> As classified by IBI, biochar would be defined as “not recommended” with PAHs content higher than 300 mg/Kg for minimum potential hazard [2].</w:t>
      </w:r>
      <w:r w:rsidR="002F0776" w:rsidRPr="00F51957">
        <w:rPr>
          <w:rFonts w:eastAsiaTheme="minorEastAsia"/>
          <w:kern w:val="2"/>
          <w14:ligatures w14:val="standardContextual"/>
        </w:rPr>
        <w:t xml:space="preserve"> Some researchers pointed out that biochar application could reduce crop yields</w:t>
      </w:r>
      <w:r w:rsidR="004D04CA">
        <w:rPr>
          <w:rFonts w:eastAsiaTheme="minorEastAsia"/>
          <w:kern w:val="2"/>
          <w14:ligatures w14:val="standardContextual"/>
        </w:rPr>
        <w:t xml:space="preserve"> </w:t>
      </w:r>
      <w:sdt>
        <w:sdtPr>
          <w:rPr>
            <w:rFonts w:eastAsiaTheme="minorEastAsia"/>
            <w:color w:val="000000"/>
            <w:kern w:val="2"/>
            <w14:ligatures w14:val="standardContextual"/>
          </w:rPr>
          <w:tag w:val="MENDELEY_CITATION_v3_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"/>
          <w:id w:val="1333489563"/>
          <w:placeholder>
            <w:docPart w:val="5886C82A18A1EA4C874566EDAD18DD80"/>
          </w:placeholder>
        </w:sdtPr>
        <w:sdtContent>
          <w:r w:rsidR="00F264C2" w:rsidRPr="00F264C2">
            <w:rPr>
              <w:rFonts w:eastAsiaTheme="minorEastAsia"/>
              <w:color w:val="000000"/>
              <w:kern w:val="2"/>
              <w14:ligatures w14:val="standardContextual"/>
            </w:rPr>
            <w:t>[12]</w:t>
          </w:r>
        </w:sdtContent>
      </w:sdt>
      <w:r w:rsidR="002F0776" w:rsidRPr="00F51957">
        <w:rPr>
          <w:rFonts w:eastAsiaTheme="minorEastAsia"/>
          <w:kern w:val="2"/>
          <w14:ligatures w14:val="standardContextual"/>
        </w:rPr>
        <w:t xml:space="preserve">. For instance, as shown by </w:t>
      </w:r>
      <w:proofErr w:type="spellStart"/>
      <w:r w:rsidR="002F0776" w:rsidRPr="00F51957">
        <w:rPr>
          <w:rFonts w:eastAsiaTheme="minorEastAsia"/>
          <w:kern w:val="2"/>
          <w14:ligatures w14:val="standardContextual"/>
        </w:rPr>
        <w:t>Baronti</w:t>
      </w:r>
      <w:proofErr w:type="spellEnd"/>
      <w:r w:rsidR="002F0776" w:rsidRPr="00F51957">
        <w:rPr>
          <w:rFonts w:eastAsiaTheme="minorEastAsia"/>
          <w:kern w:val="2"/>
          <w14:ligatures w14:val="standardContextual"/>
        </w:rPr>
        <w:t xml:space="preserve"> et al., with an application rate of 33 g/Kg, a 20% reduction in ryegrass </w:t>
      </w:r>
      <w:r w:rsidR="004D04CA">
        <w:rPr>
          <w:rFonts w:eastAsiaTheme="minorEastAsia"/>
          <w:kern w:val="2"/>
          <w14:ligatures w14:val="standardContextual"/>
        </w:rPr>
        <w:t>biomass was observed</w:t>
      </w:r>
      <w:r w:rsidR="004D04CA" w:rsidRPr="00F51957">
        <w:rPr>
          <w:rFonts w:eastAsiaTheme="minorEastAsia"/>
          <w:kern w:val="2"/>
          <w14:ligatures w14:val="standardContextual"/>
        </w:rPr>
        <w:t xml:space="preserve"> </w:t>
      </w:r>
      <w:sdt>
        <w:sdtPr>
          <w:rPr>
            <w:rFonts w:eastAsiaTheme="minorEastAsia"/>
            <w:color w:val="000000"/>
            <w:kern w:val="2"/>
            <w14:ligatures w14:val="standardContextual"/>
          </w:rPr>
          <w:tag w:val="MENDELEY_CITATION_v3_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"/>
          <w:id w:val="-534971722"/>
          <w:placeholder>
            <w:docPart w:val="5886C82A18A1EA4C874566EDAD18DD80"/>
          </w:placeholder>
        </w:sdtPr>
        <w:sdtContent>
          <w:r w:rsidR="00F264C2" w:rsidRPr="00F264C2">
            <w:rPr>
              <w:rFonts w:eastAsiaTheme="minorEastAsia"/>
              <w:color w:val="000000"/>
              <w:kern w:val="2"/>
              <w14:ligatures w14:val="standardContextual"/>
            </w:rPr>
            <w:t>[13]</w:t>
          </w:r>
        </w:sdtContent>
      </w:sdt>
      <w:r w:rsidR="002F0776" w:rsidRPr="00F51957">
        <w:rPr>
          <w:rFonts w:eastAsiaTheme="minorEastAsia"/>
          <w:kern w:val="2"/>
          <w14:ligatures w14:val="standardContextual"/>
        </w:rPr>
        <w:t xml:space="preserve">. </w:t>
      </w:r>
      <w:r w:rsidR="004D04CA">
        <w:rPr>
          <w:rFonts w:eastAsiaTheme="minorEastAsia"/>
          <w:kern w:val="2"/>
          <w14:ligatures w14:val="standardContextual"/>
        </w:rPr>
        <w:t>H</w:t>
      </w:r>
      <w:r w:rsidR="002F0776" w:rsidRPr="00F51957">
        <w:rPr>
          <w:rFonts w:eastAsiaTheme="minorEastAsia"/>
          <w:kern w:val="2"/>
          <w14:ligatures w14:val="standardContextual"/>
        </w:rPr>
        <w:t xml:space="preserve">igh pH biochar </w:t>
      </w:r>
      <w:r>
        <w:rPr>
          <w:rFonts w:eastAsiaTheme="minorEastAsia"/>
          <w:kern w:val="2"/>
          <w14:ligatures w14:val="standardContextual"/>
        </w:rPr>
        <w:t>can</w:t>
      </w:r>
      <w:r w:rsidR="002F0776" w:rsidRPr="00F51957">
        <w:rPr>
          <w:rFonts w:eastAsiaTheme="minorEastAsia"/>
          <w:kern w:val="2"/>
          <w14:ligatures w14:val="standardContextual"/>
        </w:rPr>
        <w:t xml:space="preserve"> also </w:t>
      </w:r>
      <w:r>
        <w:rPr>
          <w:rFonts w:eastAsiaTheme="minorEastAsia"/>
          <w:kern w:val="2"/>
          <w14:ligatures w14:val="standardContextual"/>
        </w:rPr>
        <w:t xml:space="preserve">be </w:t>
      </w:r>
      <w:r w:rsidR="002F0776" w:rsidRPr="00F51957">
        <w:rPr>
          <w:rFonts w:eastAsiaTheme="minorEastAsia"/>
          <w:kern w:val="2"/>
          <w14:ligatures w14:val="standardContextual"/>
        </w:rPr>
        <w:t xml:space="preserve">toxic to soil fauna, such as earthworms </w:t>
      </w:r>
      <w:sdt>
        <w:sdtPr>
          <w:rPr>
            <w:rFonts w:eastAsiaTheme="minorEastAsia"/>
            <w:color w:val="000000"/>
            <w:kern w:val="2"/>
            <w14:ligatures w14:val="standardContextual"/>
          </w:rPr>
          <w:tag w:val="MENDELEY_CITATION_v3_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"/>
          <w:id w:val="-1812166558"/>
          <w:placeholder>
            <w:docPart w:val="5886C82A18A1EA4C874566EDAD18DD80"/>
          </w:placeholder>
        </w:sdtPr>
        <w:sdtContent>
          <w:r w:rsidR="00F264C2" w:rsidRPr="00F264C2">
            <w:rPr>
              <w:rFonts w:eastAsiaTheme="minorEastAsia"/>
              <w:color w:val="000000"/>
              <w:kern w:val="2"/>
              <w14:ligatures w14:val="standardContextual"/>
            </w:rPr>
            <w:t>[14]</w:t>
          </w:r>
        </w:sdtContent>
      </w:sdt>
      <w:r w:rsidR="002F0776" w:rsidRPr="00F51957">
        <w:rPr>
          <w:rFonts w:eastAsiaTheme="minorEastAsia"/>
          <w:kern w:val="2"/>
          <w14:ligatures w14:val="standardContextual"/>
        </w:rPr>
        <w:t xml:space="preserve">. </w:t>
      </w:r>
      <w:r w:rsidR="004D04CA">
        <w:rPr>
          <w:rFonts w:eastAsiaTheme="minorEastAsia"/>
          <w:kern w:val="2"/>
          <w14:ligatures w14:val="standardContextual"/>
        </w:rPr>
        <w:lastRenderedPageBreak/>
        <w:t>At</w:t>
      </w:r>
      <w:r w:rsidR="002F0776" w:rsidRPr="00F51957">
        <w:rPr>
          <w:rFonts w:eastAsiaTheme="minorEastAsia"/>
          <w:kern w:val="2"/>
          <w14:ligatures w14:val="standardContextual"/>
        </w:rPr>
        <w:t xml:space="preserve"> an application rate of 55 g/Kg, the average earthworm survival rate decreased by more than 70% </w:t>
      </w:r>
      <w:sdt>
        <w:sdtPr>
          <w:rPr>
            <w:rFonts w:eastAsiaTheme="minorEastAsia"/>
            <w:color w:val="000000"/>
            <w:kern w:val="2"/>
            <w14:ligatures w14:val="standardContextual"/>
          </w:rPr>
          <w:tag w:val="MENDELEY_CITATION_v3_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"/>
          <w:id w:val="2051573707"/>
          <w:placeholder>
            <w:docPart w:val="5886C82A18A1EA4C874566EDAD18DD80"/>
          </w:placeholder>
        </w:sdtPr>
        <w:sdtContent>
          <w:r w:rsidR="00F264C2" w:rsidRPr="00F264C2">
            <w:rPr>
              <w:rFonts w:eastAsiaTheme="minorEastAsia"/>
              <w:color w:val="000000"/>
              <w:kern w:val="2"/>
              <w14:ligatures w14:val="standardContextual"/>
            </w:rPr>
            <w:t>[15]</w:t>
          </w:r>
        </w:sdtContent>
      </w:sdt>
      <w:r w:rsidR="002F0776" w:rsidRPr="00F51957">
        <w:rPr>
          <w:rFonts w:eastAsiaTheme="minorEastAsia"/>
          <w:kern w:val="2"/>
          <w14:ligatures w14:val="standardContextual"/>
        </w:rPr>
        <w:t>.</w:t>
      </w:r>
    </w:p>
    <w:p w14:paraId="2762C127" w14:textId="7DB9D65C" w:rsidR="002F0776" w:rsidRPr="00F51957" w:rsidRDefault="004D04CA" w:rsidP="00F51957">
      <w:pPr>
        <w:pStyle w:val="af2"/>
        <w:spacing w:line="360" w:lineRule="auto"/>
        <w:jc w:val="both"/>
        <w:rPr>
          <w:rFonts w:eastAsiaTheme="minorEastAsia"/>
          <w:kern w:val="2"/>
          <w14:ligatures w14:val="standardContextual"/>
        </w:rPr>
      </w:pPr>
      <w:r>
        <w:rPr>
          <w:rFonts w:eastAsiaTheme="minorEastAsia"/>
          <w:kern w:val="2"/>
          <w14:ligatures w14:val="standardContextual"/>
        </w:rPr>
        <w:t>The available</w:t>
      </w:r>
      <w:r w:rsidRPr="00F51957">
        <w:rPr>
          <w:rFonts w:eastAsiaTheme="minorEastAsia"/>
          <w:kern w:val="2"/>
          <w14:ligatures w14:val="standardContextual"/>
        </w:rPr>
        <w:t xml:space="preserve"> </w:t>
      </w:r>
      <w:r w:rsidR="002F0776" w:rsidRPr="00F51957">
        <w:rPr>
          <w:rFonts w:eastAsiaTheme="minorEastAsia"/>
          <w:kern w:val="2"/>
          <w14:ligatures w14:val="standardContextual"/>
        </w:rPr>
        <w:t xml:space="preserve">studies show that the effect of biochar varies because of </w:t>
      </w:r>
      <w:r>
        <w:rPr>
          <w:rFonts w:eastAsiaTheme="minorEastAsia"/>
          <w:kern w:val="2"/>
          <w14:ligatures w14:val="standardContextual"/>
        </w:rPr>
        <w:t xml:space="preserve">the </w:t>
      </w:r>
      <w:r w:rsidR="002F0776" w:rsidRPr="00F51957">
        <w:rPr>
          <w:rFonts w:eastAsiaTheme="minorEastAsia"/>
          <w:kern w:val="2"/>
          <w14:ligatures w14:val="standardContextual"/>
        </w:rPr>
        <w:t xml:space="preserve">different biochar properties </w:t>
      </w:r>
      <w:sdt>
        <w:sdtPr>
          <w:rPr>
            <w:rFonts w:eastAsiaTheme="minorEastAsia"/>
            <w:color w:val="000000"/>
            <w:kern w:val="2"/>
            <w14:ligatures w14:val="standardContextual"/>
          </w:rPr>
          <w:tag w:val="MENDELEY_CITATION_v3_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"/>
          <w:id w:val="-1803305096"/>
          <w:placeholder>
            <w:docPart w:val="0F518A9744FFAE42B81F520B0BB1EE50"/>
          </w:placeholder>
        </w:sdtPr>
        <w:sdtContent>
          <w:r w:rsidR="00F264C2" w:rsidRPr="00F264C2">
            <w:rPr>
              <w:rFonts w:eastAsiaTheme="minorEastAsia"/>
              <w:color w:val="000000"/>
              <w:kern w:val="2"/>
              <w14:ligatures w14:val="standardContextual"/>
            </w:rPr>
            <w:t>[16]</w:t>
          </w:r>
        </w:sdtContent>
      </w:sdt>
      <w:r w:rsidR="002F0776" w:rsidRPr="00F51957">
        <w:rPr>
          <w:rFonts w:eastAsiaTheme="minorEastAsia"/>
          <w:kern w:val="2"/>
          <w14:ligatures w14:val="standardContextual"/>
        </w:rPr>
        <w:t>, soil properties</w:t>
      </w:r>
      <w:r w:rsidR="005F74F2" w:rsidRPr="00F51957">
        <w:rPr>
          <w:rFonts w:eastAsiaTheme="minorEastAsia"/>
          <w:kern w:val="2"/>
          <w14:ligatures w14:val="standardContextual"/>
        </w:rPr>
        <w:t xml:space="preserve"> </w:t>
      </w:r>
      <w:sdt>
        <w:sdtPr>
          <w:rPr>
            <w:rFonts w:eastAsiaTheme="minorEastAsia"/>
            <w:color w:val="000000"/>
            <w:kern w:val="2"/>
            <w14:ligatures w14:val="standardContextual"/>
          </w:rPr>
          <w:tag w:val="MENDELEY_CITATION_v3_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"/>
          <w:id w:val="1420135239"/>
          <w:placeholder>
            <w:docPart w:val="0F518A9744FFAE42B81F520B0BB1EE50"/>
          </w:placeholder>
        </w:sdtPr>
        <w:sdtContent>
          <w:r w:rsidR="00F264C2" w:rsidRPr="00F264C2">
            <w:rPr>
              <w:rFonts w:eastAsiaTheme="minorEastAsia"/>
              <w:color w:val="000000"/>
              <w:kern w:val="2"/>
              <w14:ligatures w14:val="standardContextual"/>
            </w:rPr>
            <w:t>[17]</w:t>
          </w:r>
        </w:sdtContent>
      </w:sdt>
      <w:r w:rsidR="002F0776" w:rsidRPr="00F51957">
        <w:rPr>
          <w:rFonts w:eastAsiaTheme="minorEastAsia"/>
          <w:kern w:val="2"/>
          <w14:ligatures w14:val="standardContextual"/>
        </w:rPr>
        <w:t xml:space="preserve">, and test species </w:t>
      </w:r>
      <w:sdt>
        <w:sdtPr>
          <w:rPr>
            <w:rFonts w:eastAsiaTheme="minorEastAsia"/>
            <w:color w:val="000000"/>
            <w:kern w:val="2"/>
            <w14:ligatures w14:val="standardContextual"/>
          </w:rPr>
          <w:tag w:val="MENDELEY_CITATION_v3_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"/>
          <w:id w:val="-2064329689"/>
          <w:placeholder>
            <w:docPart w:val="0F518A9744FFAE42B81F520B0BB1EE50"/>
          </w:placeholder>
        </w:sdtPr>
        <w:sdtContent>
          <w:r w:rsidR="00F264C2" w:rsidRPr="00F264C2">
            <w:rPr>
              <w:rFonts w:eastAsiaTheme="minorEastAsia"/>
              <w:color w:val="000000"/>
              <w:kern w:val="2"/>
              <w14:ligatures w14:val="standardContextual"/>
            </w:rPr>
            <w:t>[13]</w:t>
          </w:r>
        </w:sdtContent>
      </w:sdt>
      <w:r w:rsidR="002F0776" w:rsidRPr="00F51957">
        <w:rPr>
          <w:rFonts w:eastAsiaTheme="minorEastAsia"/>
          <w:kern w:val="2"/>
          <w14:ligatures w14:val="standardContextual"/>
        </w:rPr>
        <w:t>. It is</w:t>
      </w:r>
      <w:r w:rsidR="00F51957">
        <w:rPr>
          <w:rFonts w:eastAsiaTheme="minorEastAsia" w:hint="eastAsia"/>
          <w:kern w:val="2"/>
          <w14:ligatures w14:val="standardContextual"/>
        </w:rPr>
        <w:t>, therefore,</w:t>
      </w:r>
      <w:r w:rsidR="009E1853">
        <w:rPr>
          <w:rFonts w:eastAsiaTheme="minorEastAsia"/>
          <w:kern w:val="2"/>
          <w14:ligatures w14:val="standardContextual"/>
        </w:rPr>
        <w:t xml:space="preserve"> </w:t>
      </w:r>
      <w:r>
        <w:rPr>
          <w:rFonts w:eastAsiaTheme="minorEastAsia"/>
          <w:kern w:val="2"/>
          <w14:ligatures w14:val="standardContextual"/>
        </w:rPr>
        <w:t>difficult</w:t>
      </w:r>
      <w:r w:rsidR="002F0776" w:rsidRPr="00F51957">
        <w:rPr>
          <w:rFonts w:eastAsiaTheme="minorEastAsia"/>
          <w:kern w:val="2"/>
          <w14:ligatures w14:val="standardContextual"/>
        </w:rPr>
        <w:t xml:space="preserve"> to reach a consensus or </w:t>
      </w:r>
      <w:r w:rsidR="005F74F2" w:rsidRPr="00F51957">
        <w:rPr>
          <w:rFonts w:eastAsiaTheme="minorEastAsia"/>
          <w:kern w:val="2"/>
          <w14:ligatures w14:val="standardContextual"/>
        </w:rPr>
        <w:t>conclude</w:t>
      </w:r>
      <w:r w:rsidR="002F0776" w:rsidRPr="00F51957">
        <w:rPr>
          <w:rFonts w:eastAsiaTheme="minorEastAsia"/>
          <w:kern w:val="2"/>
          <w14:ligatures w14:val="standardContextual"/>
        </w:rPr>
        <w:t xml:space="preserve"> whether applying biochar </w:t>
      </w:r>
      <w:r>
        <w:rPr>
          <w:rFonts w:eastAsiaTheme="minorEastAsia"/>
          <w:kern w:val="2"/>
          <w14:ligatures w14:val="standardContextual"/>
        </w:rPr>
        <w:t>to</w:t>
      </w:r>
      <w:r w:rsidR="002F0776" w:rsidRPr="00F51957">
        <w:rPr>
          <w:rFonts w:eastAsiaTheme="minorEastAsia"/>
          <w:kern w:val="2"/>
          <w14:ligatures w14:val="standardContextual"/>
        </w:rPr>
        <w:t xml:space="preserve"> soil</w:t>
      </w:r>
      <w:r>
        <w:rPr>
          <w:rFonts w:eastAsiaTheme="minorEastAsia"/>
          <w:kern w:val="2"/>
          <w14:ligatures w14:val="standardContextual"/>
        </w:rPr>
        <w:t>s</w:t>
      </w:r>
      <w:r w:rsidR="002F0776" w:rsidRPr="00F51957">
        <w:rPr>
          <w:rFonts w:eastAsiaTheme="minorEastAsia"/>
          <w:kern w:val="2"/>
          <w14:ligatures w14:val="standardContextual"/>
        </w:rPr>
        <w:t xml:space="preserve"> is beneficial or hazardous. For example, </w:t>
      </w:r>
      <w:proofErr w:type="spellStart"/>
      <w:r w:rsidR="002F0776" w:rsidRPr="00F51957">
        <w:rPr>
          <w:rFonts w:eastAsiaTheme="minorEastAsia"/>
          <w:kern w:val="2"/>
          <w14:ligatures w14:val="standardContextual"/>
        </w:rPr>
        <w:t>Noguera</w:t>
      </w:r>
      <w:proofErr w:type="spellEnd"/>
      <w:r w:rsidR="002F0776" w:rsidRPr="00F51957">
        <w:rPr>
          <w:rFonts w:eastAsiaTheme="minorEastAsia"/>
          <w:kern w:val="2"/>
          <w14:ligatures w14:val="standardContextual"/>
        </w:rPr>
        <w:t xml:space="preserve"> et al. found </w:t>
      </w:r>
      <w:r w:rsidR="009E1853">
        <w:rPr>
          <w:rFonts w:eastAsiaTheme="minorEastAsia"/>
          <w:kern w:val="2"/>
          <w14:ligatures w14:val="standardContextual"/>
        </w:rPr>
        <w:t xml:space="preserve">that </w:t>
      </w:r>
      <w:r w:rsidR="002F0776" w:rsidRPr="00F51957">
        <w:rPr>
          <w:rFonts w:eastAsiaTheme="minorEastAsia"/>
          <w:kern w:val="2"/>
          <w14:ligatures w14:val="standardContextual"/>
        </w:rPr>
        <w:t xml:space="preserve">biochar has a positive effect on rice growth in fertile soils but has no impact in nutrient-poor soils </w:t>
      </w:r>
      <w:sdt>
        <w:sdtPr>
          <w:rPr>
            <w:rFonts w:eastAsiaTheme="minorEastAsia"/>
            <w:color w:val="000000"/>
            <w:kern w:val="2"/>
            <w14:ligatures w14:val="standardContextual"/>
          </w:rPr>
          <w:tag w:val="MENDELEY_CITATION_v3_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"/>
          <w:id w:val="-774090700"/>
          <w:placeholder>
            <w:docPart w:val="0F518A9744FFAE42B81F520B0BB1EE50"/>
          </w:placeholder>
        </w:sdtPr>
        <w:sdtContent>
          <w:r w:rsidR="00F264C2" w:rsidRPr="00F264C2">
            <w:rPr>
              <w:rFonts w:eastAsiaTheme="minorEastAsia"/>
              <w:color w:val="000000"/>
              <w:kern w:val="2"/>
              <w14:ligatures w14:val="standardContextual"/>
            </w:rPr>
            <w:t>[18]</w:t>
          </w:r>
        </w:sdtContent>
      </w:sdt>
      <w:r w:rsidR="002F0776" w:rsidRPr="00F51957">
        <w:rPr>
          <w:rFonts w:eastAsiaTheme="minorEastAsia"/>
          <w:kern w:val="2"/>
          <w14:ligatures w14:val="standardContextual"/>
        </w:rPr>
        <w:t>. The variable experimental conditions illustrate that studying the effects of biochar in natural environments is a complex and challenging topic. For synthesizing results from different experiments and identifying patterns between the biochar effect and</w:t>
      </w:r>
      <w:r w:rsidR="009E1853">
        <w:rPr>
          <w:rFonts w:eastAsiaTheme="minorEastAsia"/>
          <w:kern w:val="2"/>
          <w14:ligatures w14:val="standardContextual"/>
        </w:rPr>
        <w:t xml:space="preserve"> environmental </w:t>
      </w:r>
      <w:r w:rsidR="002F0776" w:rsidRPr="00F51957">
        <w:rPr>
          <w:rFonts w:eastAsiaTheme="minorEastAsia"/>
          <w:kern w:val="2"/>
          <w14:ligatures w14:val="standardContextual"/>
        </w:rPr>
        <w:t xml:space="preserve">conditions, meta-analysis is a powerful tool. </w:t>
      </w:r>
      <w:r w:rsidR="00F2257A">
        <w:rPr>
          <w:rFonts w:eastAsiaTheme="minorEastAsia"/>
          <w:kern w:val="2"/>
          <w14:ligatures w14:val="standardContextual"/>
        </w:rPr>
        <w:t>Whereas several meta-analyses have dealt with biochar, o</w:t>
      </w:r>
      <w:r w:rsidR="001B2985">
        <w:rPr>
          <w:rFonts w:eastAsiaTheme="minorEastAsia"/>
          <w:kern w:val="2"/>
          <w14:ligatures w14:val="standardContextual"/>
        </w:rPr>
        <w:t xml:space="preserve">nly few have also </w:t>
      </w:r>
      <w:r w:rsidR="00F2257A">
        <w:rPr>
          <w:rFonts w:eastAsiaTheme="minorEastAsia"/>
          <w:kern w:val="2"/>
          <w14:ligatures w14:val="standardContextual"/>
        </w:rPr>
        <w:t xml:space="preserve">included the </w:t>
      </w:r>
      <w:r w:rsidR="001B2985">
        <w:rPr>
          <w:rFonts w:eastAsiaTheme="minorEastAsia"/>
          <w:kern w:val="2"/>
          <w14:ligatures w14:val="standardContextual"/>
        </w:rPr>
        <w:t xml:space="preserve">potential negative impacts of biochar (see </w:t>
      </w:r>
      <w:r w:rsidR="002F0776" w:rsidRPr="00F51957">
        <w:rPr>
          <w:rFonts w:eastAsiaTheme="minorEastAsia"/>
          <w:kern w:val="2"/>
          <w14:ligatures w14:val="standardContextual"/>
        </w:rPr>
        <w:t>Table S1</w:t>
      </w:r>
      <w:r w:rsidR="00E76D89">
        <w:rPr>
          <w:rFonts w:eastAsiaTheme="minorEastAsia"/>
          <w:kern w:val="2"/>
          <w14:ligatures w14:val="standardContextual"/>
        </w:rPr>
        <w:t xml:space="preserve"> </w:t>
      </w:r>
      <w:r w:rsidR="001B2985">
        <w:rPr>
          <w:rFonts w:eastAsiaTheme="minorEastAsia"/>
          <w:kern w:val="2"/>
          <w14:ligatures w14:val="standardContextual"/>
        </w:rPr>
        <w:t>for a complete overview)</w:t>
      </w:r>
      <w:r w:rsidR="002F0776" w:rsidRPr="00F51957">
        <w:rPr>
          <w:rFonts w:eastAsiaTheme="minorEastAsia"/>
          <w:kern w:val="2"/>
          <w14:ligatures w14:val="standardContextual"/>
        </w:rPr>
        <w:t xml:space="preserve">. </w:t>
      </w:r>
      <w:r w:rsidR="001B2985">
        <w:rPr>
          <w:rFonts w:eastAsiaTheme="minorEastAsia"/>
          <w:kern w:val="2"/>
          <w14:ligatures w14:val="standardContextual"/>
        </w:rPr>
        <w:t>O</w:t>
      </w:r>
      <w:r w:rsidR="002F0776" w:rsidRPr="00F51957">
        <w:rPr>
          <w:rFonts w:eastAsiaTheme="minorEastAsia"/>
          <w:kern w:val="2"/>
          <w14:ligatures w14:val="standardContextual"/>
        </w:rPr>
        <w:t xml:space="preserve">nly two </w:t>
      </w:r>
      <w:r w:rsidR="001B2985">
        <w:rPr>
          <w:rFonts w:eastAsiaTheme="minorEastAsia"/>
          <w:kern w:val="2"/>
          <w14:ligatures w14:val="standardContextual"/>
        </w:rPr>
        <w:t>studies</w:t>
      </w:r>
      <w:r w:rsidR="002F0776" w:rsidRPr="00F51957">
        <w:rPr>
          <w:rFonts w:eastAsiaTheme="minorEastAsia"/>
          <w:kern w:val="2"/>
          <w14:ligatures w14:val="standardContextual"/>
        </w:rPr>
        <w:t xml:space="preserve"> suggested that biochar </w:t>
      </w:r>
      <w:r w:rsidR="001B2985">
        <w:rPr>
          <w:rFonts w:eastAsiaTheme="minorEastAsia"/>
          <w:kern w:val="2"/>
          <w14:ligatures w14:val="standardContextual"/>
        </w:rPr>
        <w:t>can have</w:t>
      </w:r>
      <w:r w:rsidR="002F0776" w:rsidRPr="00F51957">
        <w:rPr>
          <w:rFonts w:eastAsiaTheme="minorEastAsia"/>
          <w:kern w:val="2"/>
          <w14:ligatures w14:val="standardContextual"/>
        </w:rPr>
        <w:t xml:space="preserve"> </w:t>
      </w:r>
      <w:r w:rsidR="0029618F">
        <w:rPr>
          <w:rFonts w:eastAsiaTheme="minorEastAsia"/>
          <w:kern w:val="2"/>
          <w14:ligatures w14:val="standardContextual"/>
        </w:rPr>
        <w:t xml:space="preserve">adverse </w:t>
      </w:r>
      <w:r w:rsidR="001B2985">
        <w:rPr>
          <w:rFonts w:eastAsiaTheme="minorEastAsia"/>
          <w:kern w:val="2"/>
          <w14:ligatures w14:val="standardContextual"/>
        </w:rPr>
        <w:t>effects on</w:t>
      </w:r>
      <w:r w:rsidR="002F0776" w:rsidRPr="00F51957">
        <w:rPr>
          <w:rFonts w:eastAsiaTheme="minorEastAsia"/>
          <w:kern w:val="2"/>
          <w14:ligatures w14:val="standardContextual"/>
        </w:rPr>
        <w:t xml:space="preserve"> soil productivity </w:t>
      </w:r>
      <w:r w:rsidR="001B2985">
        <w:rPr>
          <w:rFonts w:eastAsiaTheme="minorEastAsia"/>
          <w:kern w:val="2"/>
          <w14:ligatures w14:val="standardContextual"/>
        </w:rPr>
        <w:t>under</w:t>
      </w:r>
      <w:r w:rsidR="002F0776" w:rsidRPr="00F51957">
        <w:rPr>
          <w:rFonts w:eastAsiaTheme="minorEastAsia"/>
          <w:kern w:val="2"/>
          <w14:ligatures w14:val="standardContextual"/>
        </w:rPr>
        <w:t xml:space="preserve"> specific conditions, such as in alkaline soil </w:t>
      </w:r>
      <w:sdt>
        <w:sdtPr>
          <w:rPr>
            <w:rFonts w:eastAsiaTheme="minorEastAsia"/>
            <w:color w:val="000000"/>
            <w:kern w:val="2"/>
            <w14:ligatures w14:val="standardContextual"/>
          </w:rPr>
          <w:tag w:val="MENDELEY_CITATION_v3_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"/>
          <w:id w:val="220029647"/>
          <w:placeholder>
            <w:docPart w:val="0F518A9744FFAE42B81F520B0BB1EE50"/>
          </w:placeholder>
        </w:sdtPr>
        <w:sdtContent>
          <w:r w:rsidR="00F264C2" w:rsidRPr="00F264C2">
            <w:rPr>
              <w:rFonts w:eastAsiaTheme="minorEastAsia"/>
              <w:color w:val="000000"/>
              <w:kern w:val="2"/>
              <w14:ligatures w14:val="standardContextual"/>
            </w:rPr>
            <w:t>[19]</w:t>
          </w:r>
        </w:sdtContent>
      </w:sdt>
      <w:r w:rsidR="002F0776" w:rsidRPr="00F51957">
        <w:rPr>
          <w:rFonts w:eastAsiaTheme="minorEastAsia"/>
          <w:kern w:val="2"/>
          <w14:ligatures w14:val="standardContextual"/>
        </w:rPr>
        <w:t xml:space="preserve">. </w:t>
      </w:r>
      <w:r w:rsidR="001B2985">
        <w:rPr>
          <w:rFonts w:eastAsiaTheme="minorEastAsia"/>
          <w:kern w:val="2"/>
          <w14:ligatures w14:val="standardContextual"/>
        </w:rPr>
        <w:t>S</w:t>
      </w:r>
      <w:r w:rsidR="002F0776" w:rsidRPr="00F51957">
        <w:rPr>
          <w:rFonts w:eastAsiaTheme="minorEastAsia"/>
          <w:kern w:val="2"/>
          <w14:ligatures w14:val="standardContextual"/>
        </w:rPr>
        <w:t xml:space="preserve">ome studies </w:t>
      </w:r>
      <w:r w:rsidR="001B2985">
        <w:rPr>
          <w:rFonts w:eastAsiaTheme="minorEastAsia"/>
          <w:kern w:val="2"/>
          <w14:ligatures w14:val="standardContextual"/>
        </w:rPr>
        <w:t xml:space="preserve">have </w:t>
      </w:r>
      <w:r w:rsidR="002F0776" w:rsidRPr="00F51957">
        <w:rPr>
          <w:rFonts w:eastAsiaTheme="minorEastAsia"/>
          <w:kern w:val="2"/>
          <w14:ligatures w14:val="standardContextual"/>
        </w:rPr>
        <w:t>also draw</w:t>
      </w:r>
      <w:r w:rsidR="001B2985">
        <w:rPr>
          <w:rFonts w:eastAsiaTheme="minorEastAsia"/>
          <w:kern w:val="2"/>
          <w14:ligatures w14:val="standardContextual"/>
        </w:rPr>
        <w:t>n</w:t>
      </w:r>
      <w:r w:rsidR="002F0776" w:rsidRPr="00F51957">
        <w:rPr>
          <w:rFonts w:eastAsiaTheme="minorEastAsia"/>
          <w:kern w:val="2"/>
          <w14:ligatures w14:val="standardContextual"/>
        </w:rPr>
        <w:t xml:space="preserve"> conclusions about the impact </w:t>
      </w:r>
      <w:r w:rsidR="00F2257A">
        <w:rPr>
          <w:rFonts w:eastAsiaTheme="minorEastAsia"/>
          <w:kern w:val="2"/>
          <w14:ligatures w14:val="standardContextual"/>
        </w:rPr>
        <w:t xml:space="preserve">that </w:t>
      </w:r>
      <w:r w:rsidR="002F0776" w:rsidRPr="00F51957">
        <w:rPr>
          <w:rFonts w:eastAsiaTheme="minorEastAsia"/>
          <w:kern w:val="2"/>
          <w14:ligatures w14:val="standardContextual"/>
        </w:rPr>
        <w:t xml:space="preserve">biochar and soil properties </w:t>
      </w:r>
      <w:r w:rsidR="00F2257A">
        <w:rPr>
          <w:rFonts w:eastAsiaTheme="minorEastAsia"/>
          <w:kern w:val="2"/>
          <w14:ligatures w14:val="standardContextual"/>
        </w:rPr>
        <w:t xml:space="preserve">have </w:t>
      </w:r>
      <w:r w:rsidR="002F0776" w:rsidRPr="00F51957">
        <w:rPr>
          <w:rFonts w:eastAsiaTheme="minorEastAsia"/>
          <w:kern w:val="2"/>
          <w14:ligatures w14:val="standardContextual"/>
        </w:rPr>
        <w:t xml:space="preserve">on the </w:t>
      </w:r>
      <w:r w:rsidR="001B2985">
        <w:rPr>
          <w:rFonts w:eastAsiaTheme="minorEastAsia"/>
          <w:kern w:val="2"/>
          <w14:ligatures w14:val="standardContextual"/>
        </w:rPr>
        <w:t xml:space="preserve">observed </w:t>
      </w:r>
      <w:r w:rsidR="002F0776" w:rsidRPr="00F51957">
        <w:rPr>
          <w:rFonts w:eastAsiaTheme="minorEastAsia"/>
          <w:kern w:val="2"/>
          <w14:ligatures w14:val="standardContextual"/>
        </w:rPr>
        <w:t>effect. For example, Dai et al. found that</w:t>
      </w:r>
      <w:r w:rsidR="001B2985">
        <w:rPr>
          <w:rFonts w:eastAsiaTheme="minorEastAsia"/>
          <w:kern w:val="2"/>
          <w14:ligatures w14:val="standardContextual"/>
        </w:rPr>
        <w:t xml:space="preserve"> </w:t>
      </w:r>
      <w:r w:rsidR="002F0776" w:rsidRPr="00F51957">
        <w:rPr>
          <w:rFonts w:eastAsiaTheme="minorEastAsia"/>
          <w:kern w:val="2"/>
          <w14:ligatures w14:val="standardContextual"/>
        </w:rPr>
        <w:t>biochar with pH &lt; 6 positively affected plant productivity on average, while biochar with pH ≥ 6 showed the opposite</w:t>
      </w:r>
      <w:r w:rsidR="00F2257A">
        <w:rPr>
          <w:rFonts w:eastAsiaTheme="minorEastAsia"/>
          <w:kern w:val="2"/>
          <w14:ligatures w14:val="standardContextual"/>
        </w:rPr>
        <w:t xml:space="preserve"> effect</w:t>
      </w:r>
      <w:r w:rsidR="002F0776" w:rsidRPr="00F51957">
        <w:rPr>
          <w:rFonts w:eastAsiaTheme="minorEastAsia"/>
          <w:kern w:val="2"/>
          <w14:ligatures w14:val="standardContextual"/>
        </w:rPr>
        <w:t xml:space="preserve"> </w:t>
      </w:r>
      <w:sdt>
        <w:sdtPr>
          <w:rPr>
            <w:rFonts w:eastAsiaTheme="minorEastAsia" w:hint="eastAsia"/>
            <w:color w:val="000000"/>
            <w:kern w:val="2"/>
            <w14:ligatures w14:val="standardContextual"/>
          </w:rPr>
          <w:tag w:val="MENDELEY_CITATION_v3_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"/>
          <w:id w:val="-1923399282"/>
          <w:placeholder>
            <w:docPart w:val="0F518A9744FFAE42B81F520B0BB1EE50"/>
          </w:placeholder>
        </w:sdtPr>
        <w:sdtContent>
          <w:r w:rsidR="00F264C2" w:rsidRPr="00F264C2">
            <w:rPr>
              <w:rFonts w:eastAsiaTheme="minorEastAsia"/>
              <w:color w:val="000000"/>
              <w:kern w:val="2"/>
              <w14:ligatures w14:val="standardContextual"/>
            </w:rPr>
            <w:t>[17]</w:t>
          </w:r>
        </w:sdtContent>
      </w:sdt>
      <w:r w:rsidR="002F0776" w:rsidRPr="00F51957">
        <w:rPr>
          <w:rFonts w:eastAsiaTheme="minorEastAsia"/>
          <w:kern w:val="2"/>
          <w14:ligatures w14:val="standardContextual"/>
        </w:rPr>
        <w:t xml:space="preserve">. </w:t>
      </w:r>
      <w:r w:rsidR="001B2985">
        <w:rPr>
          <w:rFonts w:eastAsiaTheme="minorEastAsia"/>
          <w:kern w:val="2"/>
          <w14:ligatures w14:val="standardContextual"/>
        </w:rPr>
        <w:t xml:space="preserve">All meta-analyses so far only </w:t>
      </w:r>
      <w:r w:rsidR="002F0776" w:rsidRPr="00F51957">
        <w:rPr>
          <w:rFonts w:eastAsiaTheme="minorEastAsia"/>
          <w:kern w:val="2"/>
          <w14:ligatures w14:val="standardContextual"/>
        </w:rPr>
        <w:t xml:space="preserve">investigated the effects of biochar on plants (soil productivity), </w:t>
      </w:r>
      <w:r w:rsidR="00B57987">
        <w:rPr>
          <w:rFonts w:eastAsiaTheme="minorEastAsia"/>
          <w:kern w:val="2"/>
          <w14:ligatures w14:val="standardContextual"/>
        </w:rPr>
        <w:t>and some also included</w:t>
      </w:r>
      <w:r w:rsidR="002F0776" w:rsidRPr="00F51957">
        <w:rPr>
          <w:rFonts w:eastAsiaTheme="minorEastAsia"/>
          <w:kern w:val="2"/>
          <w14:ligatures w14:val="standardContextual"/>
        </w:rPr>
        <w:t xml:space="preserve"> soil microorganisms. </w:t>
      </w:r>
      <w:r w:rsidR="00B57987">
        <w:rPr>
          <w:rFonts w:eastAsiaTheme="minorEastAsia"/>
          <w:kern w:val="2"/>
          <w14:ligatures w14:val="standardContextual"/>
        </w:rPr>
        <w:t xml:space="preserve">However, </w:t>
      </w:r>
      <w:r w:rsidR="002F0776" w:rsidRPr="00F51957">
        <w:rPr>
          <w:rFonts w:eastAsiaTheme="minorEastAsia"/>
          <w:kern w:val="2"/>
          <w14:ligatures w14:val="standardContextual"/>
        </w:rPr>
        <w:t xml:space="preserve">no meta-analysis </w:t>
      </w:r>
      <w:r w:rsidR="00B57987">
        <w:rPr>
          <w:rFonts w:eastAsiaTheme="minorEastAsia"/>
          <w:kern w:val="2"/>
          <w14:ligatures w14:val="standardContextual"/>
        </w:rPr>
        <w:t>has included the</w:t>
      </w:r>
      <w:r w:rsidR="002F0776" w:rsidRPr="00F51957">
        <w:rPr>
          <w:rFonts w:eastAsiaTheme="minorEastAsia"/>
          <w:kern w:val="2"/>
          <w14:ligatures w14:val="standardContextual"/>
        </w:rPr>
        <w:t xml:space="preserve"> effects </w:t>
      </w:r>
      <w:r w:rsidR="00B57987">
        <w:rPr>
          <w:rFonts w:eastAsiaTheme="minorEastAsia"/>
          <w:kern w:val="2"/>
          <w14:ligatures w14:val="standardContextual"/>
        </w:rPr>
        <w:t xml:space="preserve">of biochar </w:t>
      </w:r>
      <w:r w:rsidR="002F0776" w:rsidRPr="00F51957">
        <w:rPr>
          <w:rFonts w:eastAsiaTheme="minorEastAsia"/>
          <w:kern w:val="2"/>
          <w14:ligatures w14:val="standardContextual"/>
        </w:rPr>
        <w:t xml:space="preserve">on </w:t>
      </w:r>
      <w:r w:rsidR="00F2257A">
        <w:rPr>
          <w:rFonts w:eastAsiaTheme="minorEastAsia"/>
          <w:kern w:val="2"/>
          <w14:ligatures w14:val="standardContextual"/>
        </w:rPr>
        <w:t xml:space="preserve">all soil organisms including </w:t>
      </w:r>
      <w:r w:rsidR="002F0776" w:rsidRPr="00F51957">
        <w:rPr>
          <w:rFonts w:eastAsiaTheme="minorEastAsia"/>
          <w:kern w:val="2"/>
          <w14:ligatures w14:val="standardContextual"/>
        </w:rPr>
        <w:t xml:space="preserve">soil fauna. </w:t>
      </w:r>
    </w:p>
    <w:p w14:paraId="524EE996" w14:textId="4CD46FE9" w:rsidR="00F2257A" w:rsidRDefault="00D91538" w:rsidP="001135DB">
      <w:pPr>
        <w:pStyle w:val="af2"/>
        <w:spacing w:line="360" w:lineRule="auto"/>
        <w:jc w:val="both"/>
        <w:rPr>
          <w:rFonts w:eastAsiaTheme="minorEastAsia"/>
          <w:kern w:val="2"/>
          <w14:ligatures w14:val="standardContextual"/>
        </w:rPr>
      </w:pPr>
      <w:r>
        <w:rPr>
          <w:rFonts w:eastAsiaTheme="minorEastAsia"/>
          <w:kern w:val="2"/>
          <w14:ligatures w14:val="standardContextual"/>
        </w:rPr>
        <w:t>M</w:t>
      </w:r>
      <w:r w:rsidR="003E6C48" w:rsidRPr="00F51957">
        <w:rPr>
          <w:rFonts w:eastAsiaTheme="minorEastAsia"/>
          <w:kern w:val="2"/>
          <w14:ligatures w14:val="standardContextual"/>
        </w:rPr>
        <w:t>achine learning</w:t>
      </w:r>
      <w:r w:rsidR="001562F7">
        <w:rPr>
          <w:rFonts w:eastAsiaTheme="minorEastAsia"/>
          <w:kern w:val="2"/>
          <w14:ligatures w14:val="standardContextual"/>
        </w:rPr>
        <w:t xml:space="preserve"> (ML)</w:t>
      </w:r>
      <w:r w:rsidR="003E6C48" w:rsidRPr="00F51957">
        <w:rPr>
          <w:rFonts w:eastAsiaTheme="minorEastAsia"/>
          <w:kern w:val="2"/>
          <w14:ligatures w14:val="standardContextual"/>
        </w:rPr>
        <w:t xml:space="preserve"> is</w:t>
      </w:r>
      <w:r>
        <w:rPr>
          <w:rFonts w:eastAsiaTheme="minorEastAsia"/>
          <w:kern w:val="2"/>
          <w14:ligatures w14:val="standardContextual"/>
        </w:rPr>
        <w:t xml:space="preserve"> </w:t>
      </w:r>
      <w:r w:rsidR="003E6C48" w:rsidRPr="00F51957">
        <w:rPr>
          <w:rFonts w:eastAsiaTheme="minorEastAsia"/>
          <w:kern w:val="2"/>
          <w14:ligatures w14:val="standardContextual"/>
        </w:rPr>
        <w:t>a</w:t>
      </w:r>
      <w:r>
        <w:rPr>
          <w:rFonts w:eastAsiaTheme="minorEastAsia"/>
          <w:kern w:val="2"/>
          <w14:ligatures w14:val="standardContextual"/>
        </w:rPr>
        <w:t>nother</w:t>
      </w:r>
      <w:r w:rsidR="003E6C48" w:rsidRPr="00F51957">
        <w:rPr>
          <w:rFonts w:eastAsiaTheme="minorEastAsia"/>
          <w:kern w:val="2"/>
          <w14:ligatures w14:val="standardContextual"/>
        </w:rPr>
        <w:t xml:space="preserve"> tool for analyzing complex dataset</w:t>
      </w:r>
      <w:r>
        <w:rPr>
          <w:rFonts w:eastAsiaTheme="minorEastAsia"/>
          <w:kern w:val="2"/>
          <w14:ligatures w14:val="standardContextual"/>
        </w:rPr>
        <w:t>s</w:t>
      </w:r>
      <w:r w:rsidR="001562F7">
        <w:rPr>
          <w:rFonts w:eastAsiaTheme="minorEastAsia"/>
          <w:kern w:val="2"/>
          <w14:ligatures w14:val="standardContextual"/>
        </w:rPr>
        <w:t xml:space="preserve">. </w:t>
      </w:r>
      <w:r w:rsidR="001562F7" w:rsidRPr="00F51957">
        <w:rPr>
          <w:rFonts w:eastAsiaTheme="minorEastAsia"/>
          <w:kern w:val="2"/>
          <w14:ligatures w14:val="standardContextual"/>
        </w:rPr>
        <w:t xml:space="preserve">Currently, there is no model </w:t>
      </w:r>
      <w:r w:rsidR="001562F7">
        <w:rPr>
          <w:rFonts w:eastAsiaTheme="minorEastAsia"/>
          <w:kern w:val="2"/>
          <w14:ligatures w14:val="standardContextual"/>
        </w:rPr>
        <w:t xml:space="preserve">available </w:t>
      </w:r>
      <w:r w:rsidR="001562F7" w:rsidRPr="00F51957">
        <w:rPr>
          <w:rFonts w:eastAsiaTheme="minorEastAsia"/>
          <w:kern w:val="2"/>
          <w14:ligatures w14:val="standardContextual"/>
        </w:rPr>
        <w:t>to predict the effects of biochar</w:t>
      </w:r>
      <w:r w:rsidR="001562F7">
        <w:rPr>
          <w:rFonts w:eastAsiaTheme="minorEastAsia"/>
          <w:kern w:val="2"/>
          <w14:ligatures w14:val="standardContextual"/>
        </w:rPr>
        <w:t xml:space="preserve"> on soil organisms</w:t>
      </w:r>
      <w:r w:rsidR="001562F7" w:rsidRPr="00F51957">
        <w:rPr>
          <w:rFonts w:eastAsiaTheme="minorEastAsia"/>
          <w:kern w:val="2"/>
          <w14:ligatures w14:val="standardContextual"/>
        </w:rPr>
        <w:t>.</w:t>
      </w:r>
      <w:r w:rsidR="003E6C48" w:rsidRPr="00F51957">
        <w:rPr>
          <w:rFonts w:eastAsiaTheme="minorEastAsia"/>
          <w:kern w:val="2"/>
          <w14:ligatures w14:val="standardContextual"/>
        </w:rPr>
        <w:t xml:space="preserve"> </w:t>
      </w:r>
      <w:r w:rsidR="00487AC6">
        <w:rPr>
          <w:rFonts w:eastAsiaTheme="minorEastAsia"/>
          <w:kern w:val="2"/>
          <w14:ligatures w14:val="standardContextual"/>
        </w:rPr>
        <w:t>However, there has been</w:t>
      </w:r>
      <w:r w:rsidR="001562F7">
        <w:rPr>
          <w:rFonts w:eastAsiaTheme="minorEastAsia"/>
          <w:kern w:val="2"/>
          <w14:ligatures w14:val="standardContextual"/>
        </w:rPr>
        <w:t xml:space="preserve"> </w:t>
      </w:r>
      <w:r w:rsidR="001704E8">
        <w:rPr>
          <w:rFonts w:eastAsiaTheme="minorEastAsia"/>
          <w:kern w:val="2"/>
          <w14:ligatures w14:val="standardContextual"/>
        </w:rPr>
        <w:t>recent progress in</w:t>
      </w:r>
      <w:r w:rsidR="001562F7">
        <w:rPr>
          <w:rFonts w:eastAsiaTheme="minorEastAsia"/>
          <w:kern w:val="2"/>
          <w14:ligatures w14:val="standardContextual"/>
        </w:rPr>
        <w:t xml:space="preserve"> adopting models to predict </w:t>
      </w:r>
      <w:r w:rsidR="009A1FAB">
        <w:rPr>
          <w:rFonts w:eastAsiaTheme="minorEastAsia"/>
          <w:kern w:val="2"/>
          <w14:ligatures w14:val="standardContextual"/>
        </w:rPr>
        <w:t>toxicity</w:t>
      </w:r>
      <w:r w:rsidR="001704E8">
        <w:rPr>
          <w:rFonts w:eastAsiaTheme="minorEastAsia"/>
          <w:kern w:val="2"/>
          <w14:ligatures w14:val="standardContextual"/>
        </w:rPr>
        <w:t xml:space="preserve"> of materials</w:t>
      </w:r>
      <w:r w:rsidR="00487AC6">
        <w:rPr>
          <w:rFonts w:eastAsiaTheme="minorEastAsia"/>
          <w:kern w:val="2"/>
          <w14:ligatures w14:val="standardContextual"/>
        </w:rPr>
        <w:t xml:space="preserve"> that vary in their composition and characteristics</w:t>
      </w:r>
      <w:r w:rsidR="009A3508">
        <w:rPr>
          <w:rFonts w:eastAsiaTheme="minorEastAsia"/>
          <w:kern w:val="2"/>
          <w14:ligatures w14:val="standardContextual"/>
        </w:rPr>
        <w:t xml:space="preserve"> </w:t>
      </w:r>
      <w:sdt>
        <w:sdtPr>
          <w:rPr>
            <w:rFonts w:eastAsiaTheme="minorEastAsia"/>
            <w:color w:val="000000"/>
            <w:kern w:val="2"/>
            <w14:ligatures w14:val="standardContextual"/>
          </w:rPr>
          <w:tag w:val="MENDELEY_CITATION_v3_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"/>
          <w:id w:val="-1407753830"/>
          <w:placeholder>
            <w:docPart w:val="DefaultPlaceholder_-1854013440"/>
          </w:placeholder>
        </w:sdtPr>
        <w:sdtContent>
          <w:r w:rsidR="00F264C2" w:rsidRPr="00F264C2">
            <w:rPr>
              <w:rFonts w:eastAsiaTheme="minorEastAsia"/>
              <w:color w:val="000000"/>
              <w:kern w:val="2"/>
              <w14:ligatures w14:val="standardContextual"/>
            </w:rPr>
            <w:t>[20]</w:t>
          </w:r>
        </w:sdtContent>
      </w:sdt>
      <w:r w:rsidR="001704E8">
        <w:rPr>
          <w:rFonts w:eastAsiaTheme="minorEastAsia"/>
          <w:kern w:val="2"/>
          <w14:ligatures w14:val="standardContextual"/>
        </w:rPr>
        <w:t xml:space="preserve">. </w:t>
      </w:r>
      <w:r w:rsidR="003E6C48" w:rsidRPr="00F51957">
        <w:rPr>
          <w:rFonts w:eastAsiaTheme="minorEastAsia"/>
          <w:kern w:val="2"/>
          <w14:ligatures w14:val="standardContextual"/>
        </w:rPr>
        <w:t xml:space="preserve">However, </w:t>
      </w:r>
      <w:r w:rsidR="001704E8">
        <w:rPr>
          <w:rFonts w:eastAsiaTheme="minorEastAsia"/>
          <w:kern w:val="2"/>
          <w14:ligatures w14:val="standardContextual"/>
        </w:rPr>
        <w:t>a</w:t>
      </w:r>
      <w:r w:rsidR="0029618F">
        <w:rPr>
          <w:rFonts w:eastAsiaTheme="minorEastAsia"/>
          <w:kern w:val="2"/>
          <w14:ligatures w14:val="standardContextual"/>
        </w:rPr>
        <w:t xml:space="preserve"> significant difference </w:t>
      </w:r>
      <w:r w:rsidR="001704E8">
        <w:rPr>
          <w:rFonts w:eastAsiaTheme="minorEastAsia"/>
          <w:kern w:val="2"/>
          <w14:ligatures w14:val="standardContextual"/>
        </w:rPr>
        <w:t xml:space="preserve">compared to </w:t>
      </w:r>
      <w:r w:rsidR="0029618F">
        <w:rPr>
          <w:rFonts w:eastAsiaTheme="minorEastAsia"/>
          <w:kern w:val="2"/>
          <w14:ligatures w14:val="standardContextual"/>
        </w:rPr>
        <w:t xml:space="preserve">predicting </w:t>
      </w:r>
      <w:r w:rsidR="001704E8">
        <w:rPr>
          <w:rFonts w:eastAsiaTheme="minorEastAsia"/>
          <w:kern w:val="2"/>
          <w14:ligatures w14:val="standardContextual"/>
        </w:rPr>
        <w:t>toxic effects of other materials is</w:t>
      </w:r>
      <w:r w:rsidR="0029618F">
        <w:rPr>
          <w:rFonts w:eastAsiaTheme="minorEastAsia"/>
          <w:kern w:val="2"/>
          <w14:ligatures w14:val="standardContextual"/>
        </w:rPr>
        <w:t xml:space="preserve"> that bi</w:t>
      </w:r>
      <w:r w:rsidR="009A1FAB">
        <w:rPr>
          <w:rFonts w:eastAsiaTheme="minorEastAsia"/>
          <w:kern w:val="2"/>
          <w14:ligatures w14:val="standardContextual"/>
        </w:rPr>
        <w:t>o</w:t>
      </w:r>
      <w:r w:rsidR="0029618F">
        <w:rPr>
          <w:rFonts w:eastAsiaTheme="minorEastAsia"/>
          <w:kern w:val="2"/>
          <w14:ligatures w14:val="standardContextual"/>
        </w:rPr>
        <w:t>char</w:t>
      </w:r>
      <w:r w:rsidR="003E6C48" w:rsidRPr="00F51957">
        <w:rPr>
          <w:rFonts w:eastAsiaTheme="minorEastAsia"/>
          <w:kern w:val="2"/>
          <w14:ligatures w14:val="standardContextual"/>
        </w:rPr>
        <w:t xml:space="preserve"> </w:t>
      </w:r>
      <w:r w:rsidR="00966881">
        <w:rPr>
          <w:rFonts w:eastAsiaTheme="minorEastAsia"/>
          <w:kern w:val="2"/>
          <w14:ligatures w14:val="standardContextual"/>
        </w:rPr>
        <w:t>has</w:t>
      </w:r>
      <w:r w:rsidR="003E6C48" w:rsidRPr="00F51957">
        <w:rPr>
          <w:rFonts w:eastAsiaTheme="minorEastAsia"/>
          <w:kern w:val="2"/>
          <w14:ligatures w14:val="standardContextual"/>
        </w:rPr>
        <w:t xml:space="preserve"> not just</w:t>
      </w:r>
      <w:r w:rsidR="0029618F">
        <w:rPr>
          <w:rFonts w:eastAsiaTheme="minorEastAsia"/>
          <w:kern w:val="2"/>
          <w14:ligatures w14:val="standardContextual"/>
        </w:rPr>
        <w:t xml:space="preserve"> </w:t>
      </w:r>
      <w:r w:rsidR="003E6C48" w:rsidRPr="00F51957">
        <w:rPr>
          <w:rFonts w:eastAsiaTheme="minorEastAsia"/>
          <w:kern w:val="2"/>
          <w14:ligatures w14:val="standardContextual"/>
        </w:rPr>
        <w:t>toxic</w:t>
      </w:r>
      <w:r w:rsidR="00966881">
        <w:rPr>
          <w:rFonts w:eastAsiaTheme="minorEastAsia"/>
          <w:kern w:val="2"/>
          <w14:ligatures w14:val="standardContextual"/>
        </w:rPr>
        <w:t xml:space="preserve"> but </w:t>
      </w:r>
      <w:r w:rsidR="001562F7">
        <w:rPr>
          <w:rFonts w:eastAsiaTheme="minorEastAsia"/>
          <w:kern w:val="2"/>
          <w14:ligatures w14:val="standardContextual"/>
        </w:rPr>
        <w:t xml:space="preserve">also </w:t>
      </w:r>
      <w:r w:rsidR="00966881">
        <w:rPr>
          <w:rFonts w:eastAsiaTheme="minorEastAsia"/>
          <w:kern w:val="2"/>
          <w14:ligatures w14:val="standardContextual"/>
        </w:rPr>
        <w:t>positive effect</w:t>
      </w:r>
      <w:r w:rsidR="001562F7">
        <w:rPr>
          <w:rFonts w:eastAsiaTheme="minorEastAsia"/>
          <w:kern w:val="2"/>
          <w14:ligatures w14:val="standardContextual"/>
        </w:rPr>
        <w:t>s</w:t>
      </w:r>
      <w:r w:rsidR="003E6C48" w:rsidRPr="00F51957">
        <w:rPr>
          <w:rFonts w:eastAsiaTheme="minorEastAsia"/>
          <w:kern w:val="2"/>
          <w14:ligatures w14:val="standardContextual"/>
        </w:rPr>
        <w:t xml:space="preserve">. </w:t>
      </w:r>
      <w:r w:rsidR="00966881">
        <w:rPr>
          <w:rFonts w:eastAsiaTheme="minorEastAsia"/>
          <w:kern w:val="2"/>
          <w14:ligatures w14:val="standardContextual"/>
        </w:rPr>
        <w:t>P</w:t>
      </w:r>
      <w:r w:rsidR="003E6C48" w:rsidRPr="00F51957">
        <w:rPr>
          <w:rFonts w:eastAsiaTheme="minorEastAsia"/>
          <w:kern w:val="2"/>
          <w14:ligatures w14:val="standardContextual"/>
        </w:rPr>
        <w:t xml:space="preserve">arameters such as </w:t>
      </w:r>
      <w:r w:rsidR="000239E1">
        <w:rPr>
          <w:rFonts w:eastAsiaTheme="minorEastAsia" w:hint="eastAsia"/>
          <w:kern w:val="2"/>
          <w14:ligatures w14:val="standardContextual"/>
        </w:rPr>
        <w:t xml:space="preserve">effective </w:t>
      </w:r>
      <w:r w:rsidR="000239E1">
        <w:rPr>
          <w:rFonts w:eastAsiaTheme="minorEastAsia"/>
          <w:kern w:val="2"/>
          <w14:ligatures w14:val="standardContextual"/>
        </w:rPr>
        <w:t>concentrations</w:t>
      </w:r>
      <w:r w:rsidR="00D83912">
        <w:rPr>
          <w:rFonts w:eastAsiaTheme="minorEastAsia"/>
          <w:kern w:val="2"/>
          <w14:ligatures w14:val="standardContextual"/>
        </w:rPr>
        <w:t xml:space="preserve"> 50</w:t>
      </w:r>
      <w:r w:rsidR="000239E1">
        <w:rPr>
          <w:rFonts w:eastAsiaTheme="minorEastAsia"/>
          <w:kern w:val="2"/>
          <w14:ligatures w14:val="standardContextual"/>
        </w:rPr>
        <w:t xml:space="preserve"> (</w:t>
      </w:r>
      <w:r w:rsidR="003E6C48" w:rsidRPr="00F51957">
        <w:rPr>
          <w:rFonts w:eastAsiaTheme="minorEastAsia"/>
          <w:kern w:val="2"/>
          <w14:ligatures w14:val="standardContextual"/>
        </w:rPr>
        <w:t>EC</w:t>
      </w:r>
      <w:r w:rsidR="003E6C48" w:rsidRPr="00205E36">
        <w:rPr>
          <w:rFonts w:eastAsiaTheme="minorEastAsia"/>
          <w:kern w:val="2"/>
          <w:vertAlign w:val="subscript"/>
          <w14:ligatures w14:val="standardContextual"/>
        </w:rPr>
        <w:t>50</w:t>
      </w:r>
      <w:r w:rsidR="00D010EC">
        <w:rPr>
          <w:rFonts w:eastAsiaTheme="minorEastAsia"/>
          <w:kern w:val="2"/>
          <w14:ligatures w14:val="standardContextual"/>
        </w:rPr>
        <w:t>)</w:t>
      </w:r>
      <w:r w:rsidR="003E6C48" w:rsidRPr="00F51957">
        <w:rPr>
          <w:rFonts w:eastAsiaTheme="minorEastAsia"/>
          <w:kern w:val="2"/>
          <w14:ligatures w14:val="standardContextual"/>
        </w:rPr>
        <w:t xml:space="preserve"> </w:t>
      </w:r>
      <w:r w:rsidR="00D010EC">
        <w:rPr>
          <w:rFonts w:eastAsiaTheme="minorEastAsia"/>
          <w:kern w:val="2"/>
          <w14:ligatures w14:val="standardContextual"/>
        </w:rPr>
        <w:t>or</w:t>
      </w:r>
      <w:r w:rsidR="003E6C48" w:rsidRPr="00F51957">
        <w:rPr>
          <w:rFonts w:eastAsiaTheme="minorEastAsia"/>
          <w:kern w:val="2"/>
          <w14:ligatures w14:val="standardContextual"/>
        </w:rPr>
        <w:t xml:space="preserve"> </w:t>
      </w:r>
      <w:r w:rsidR="000239E1">
        <w:rPr>
          <w:rFonts w:eastAsiaTheme="minorEastAsia"/>
          <w:kern w:val="2"/>
          <w14:ligatures w14:val="standardContextual"/>
        </w:rPr>
        <w:t xml:space="preserve">lethal </w:t>
      </w:r>
      <w:r w:rsidR="000239E1">
        <w:rPr>
          <w:rFonts w:eastAsiaTheme="minorEastAsia"/>
          <w:kern w:val="2"/>
          <w14:ligatures w14:val="standardContextual"/>
        </w:rPr>
        <w:lastRenderedPageBreak/>
        <w:t>concentrations</w:t>
      </w:r>
      <w:r w:rsidR="00D83912">
        <w:rPr>
          <w:rFonts w:eastAsiaTheme="minorEastAsia"/>
          <w:kern w:val="2"/>
          <w14:ligatures w14:val="standardContextual"/>
        </w:rPr>
        <w:t xml:space="preserve"> 50</w:t>
      </w:r>
      <w:r w:rsidR="000239E1">
        <w:rPr>
          <w:rFonts w:eastAsiaTheme="minorEastAsia"/>
          <w:kern w:val="2"/>
          <w14:ligatures w14:val="standardContextual"/>
        </w:rPr>
        <w:t xml:space="preserve"> (</w:t>
      </w:r>
      <w:r w:rsidR="003E6C48" w:rsidRPr="00F51957">
        <w:rPr>
          <w:rFonts w:eastAsiaTheme="minorEastAsia"/>
          <w:kern w:val="2"/>
          <w14:ligatures w14:val="standardContextual"/>
        </w:rPr>
        <w:t>LC</w:t>
      </w:r>
      <w:r w:rsidR="003E6C48" w:rsidRPr="00205E36">
        <w:rPr>
          <w:rFonts w:eastAsiaTheme="minorEastAsia"/>
          <w:kern w:val="2"/>
          <w:vertAlign w:val="subscript"/>
          <w14:ligatures w14:val="standardContextual"/>
        </w:rPr>
        <w:t>50</w:t>
      </w:r>
      <w:r w:rsidR="00D010EC">
        <w:rPr>
          <w:rFonts w:eastAsiaTheme="minorEastAsia"/>
          <w:kern w:val="2"/>
          <w14:ligatures w14:val="standardContextual"/>
        </w:rPr>
        <w:t>)</w:t>
      </w:r>
      <w:r w:rsidR="003E6C48" w:rsidRPr="00F51957">
        <w:rPr>
          <w:rFonts w:eastAsiaTheme="minorEastAsia"/>
          <w:kern w:val="2"/>
          <w14:ligatures w14:val="standardContextual"/>
        </w:rPr>
        <w:t xml:space="preserve"> </w:t>
      </w:r>
      <w:r w:rsidR="00966881">
        <w:rPr>
          <w:rFonts w:eastAsiaTheme="minorEastAsia"/>
          <w:kern w:val="2"/>
          <w14:ligatures w14:val="standardContextual"/>
        </w:rPr>
        <w:t>cannot be used for biochar</w:t>
      </w:r>
      <w:r w:rsidR="00F2257A">
        <w:rPr>
          <w:rFonts w:eastAsiaTheme="minorEastAsia"/>
          <w:kern w:val="2"/>
          <w14:ligatures w14:val="standardContextual"/>
        </w:rPr>
        <w:t xml:space="preserve"> modeling</w:t>
      </w:r>
      <w:r w:rsidR="001562F7">
        <w:rPr>
          <w:rFonts w:eastAsiaTheme="minorEastAsia"/>
          <w:kern w:val="2"/>
          <w14:ligatures w14:val="standardContextual"/>
        </w:rPr>
        <w:t xml:space="preserve">, which caused </w:t>
      </w:r>
      <w:r w:rsidR="001704E8">
        <w:rPr>
          <w:rFonts w:eastAsiaTheme="minorEastAsia"/>
          <w:kern w:val="2"/>
          <w14:ligatures w14:val="standardContextual"/>
        </w:rPr>
        <w:t>additional challenges</w:t>
      </w:r>
      <w:r w:rsidR="009A1FAB">
        <w:rPr>
          <w:rFonts w:eastAsiaTheme="minorEastAsia"/>
          <w:kern w:val="2"/>
          <w14:ligatures w14:val="standardContextual"/>
        </w:rPr>
        <w:t>.</w:t>
      </w:r>
    </w:p>
    <w:p w14:paraId="0D9E20D9" w14:textId="5B00AB42" w:rsidR="002F0776" w:rsidRDefault="009A1FAB" w:rsidP="001135DB">
      <w:pPr>
        <w:pStyle w:val="af2"/>
        <w:spacing w:line="360" w:lineRule="auto"/>
        <w:jc w:val="both"/>
        <w:rPr>
          <w:rFonts w:eastAsiaTheme="minorEastAsia"/>
          <w:kern w:val="2"/>
          <w14:ligatures w14:val="standardContextual"/>
        </w:rPr>
      </w:pPr>
      <w:r>
        <w:rPr>
          <w:rFonts w:eastAsiaTheme="minorEastAsia"/>
          <w:kern w:val="2"/>
          <w14:ligatures w14:val="standardContextual"/>
        </w:rPr>
        <w:t>Consequently, t</w:t>
      </w:r>
      <w:r w:rsidR="00966881">
        <w:rPr>
          <w:rFonts w:eastAsiaTheme="minorEastAsia"/>
          <w:kern w:val="2"/>
          <w14:ligatures w14:val="standardContextual"/>
        </w:rPr>
        <w:t xml:space="preserve">he aim of the current work was to compile a database of positive and negative effects </w:t>
      </w:r>
      <w:r w:rsidR="00F2257A">
        <w:rPr>
          <w:rFonts w:eastAsiaTheme="minorEastAsia"/>
          <w:kern w:val="2"/>
          <w14:ligatures w14:val="standardContextual"/>
        </w:rPr>
        <w:t>o</w:t>
      </w:r>
      <w:r w:rsidR="00966881">
        <w:rPr>
          <w:rFonts w:eastAsiaTheme="minorEastAsia"/>
          <w:kern w:val="2"/>
          <w14:ligatures w14:val="standardContextual"/>
        </w:rPr>
        <w:t xml:space="preserve">f biochar on soil organisms and use it to </w:t>
      </w:r>
      <w:r w:rsidR="003567DA">
        <w:rPr>
          <w:rFonts w:eastAsiaTheme="minorEastAsia"/>
          <w:kern w:val="2"/>
          <w14:ligatures w14:val="standardContextual"/>
        </w:rPr>
        <w:t>analyze correlations between</w:t>
      </w:r>
      <w:r w:rsidR="00966881">
        <w:rPr>
          <w:rFonts w:eastAsiaTheme="minorEastAsia"/>
          <w:kern w:val="2"/>
          <w14:ligatures w14:val="standardContextual"/>
        </w:rPr>
        <w:t xml:space="preserve"> biochar effects </w:t>
      </w:r>
      <w:r w:rsidR="003567DA">
        <w:rPr>
          <w:rFonts w:eastAsiaTheme="minorEastAsia"/>
          <w:kern w:val="2"/>
          <w14:ligatures w14:val="standardContextual"/>
        </w:rPr>
        <w:t>and</w:t>
      </w:r>
      <w:r w:rsidR="00966881">
        <w:rPr>
          <w:rFonts w:eastAsiaTheme="minorEastAsia"/>
          <w:kern w:val="2"/>
          <w14:ligatures w14:val="standardContextual"/>
        </w:rPr>
        <w:t xml:space="preserve"> </w:t>
      </w:r>
      <w:r w:rsidR="003567DA">
        <w:rPr>
          <w:rFonts w:eastAsiaTheme="minorEastAsia"/>
          <w:kern w:val="2"/>
          <w14:ligatures w14:val="standardContextual"/>
        </w:rPr>
        <w:t xml:space="preserve">descriptors such as </w:t>
      </w:r>
      <w:r w:rsidR="003E6C48" w:rsidRPr="00F51957">
        <w:rPr>
          <w:rFonts w:eastAsiaTheme="minorEastAsia"/>
          <w:kern w:val="2"/>
          <w14:ligatures w14:val="standardContextual"/>
        </w:rPr>
        <w:t xml:space="preserve">biochar properties, soil properties, test organisms, and toxicity endpoint. We grouped the dataset and conducted a comprehensive meta-analysis based on the subgroups from the descriptors. </w:t>
      </w:r>
      <w:r w:rsidR="003567DA">
        <w:rPr>
          <w:rFonts w:eastAsiaTheme="minorEastAsia"/>
          <w:kern w:val="2"/>
          <w14:ligatures w14:val="standardContextual"/>
        </w:rPr>
        <w:t>T</w:t>
      </w:r>
      <w:r w:rsidR="00DC0CFC">
        <w:rPr>
          <w:rFonts w:eastAsiaTheme="minorEastAsia"/>
          <w:kern w:val="2"/>
          <w14:ligatures w14:val="standardContextual"/>
        </w:rPr>
        <w:t xml:space="preserve">hen </w:t>
      </w:r>
      <w:r w:rsidR="003E6C48" w:rsidRPr="00F51957">
        <w:rPr>
          <w:rFonts w:eastAsiaTheme="minorEastAsia"/>
          <w:kern w:val="2"/>
          <w14:ligatures w14:val="standardContextual"/>
        </w:rPr>
        <w:t xml:space="preserve">three machine learning models </w:t>
      </w:r>
      <w:r w:rsidR="003567DA">
        <w:rPr>
          <w:rFonts w:eastAsiaTheme="minorEastAsia"/>
          <w:kern w:val="2"/>
          <w14:ligatures w14:val="standardContextual"/>
        </w:rPr>
        <w:t xml:space="preserve">were adopted and compared </w:t>
      </w:r>
      <w:r w:rsidR="00DC0CFC">
        <w:rPr>
          <w:rFonts w:eastAsiaTheme="minorEastAsia"/>
          <w:kern w:val="2"/>
          <w14:ligatures w14:val="standardContextual"/>
        </w:rPr>
        <w:t xml:space="preserve">to develop a classifier to predict if biochar under a given set of conditions has positive or negative effects. </w:t>
      </w:r>
      <w:r w:rsidR="00D010EC">
        <w:rPr>
          <w:rFonts w:eastAsiaTheme="minorEastAsia"/>
          <w:kern w:val="2"/>
          <w14:ligatures w14:val="standardContextual"/>
        </w:rPr>
        <w:t xml:space="preserve">The final aim was </w:t>
      </w:r>
      <w:r w:rsidR="00DC0CFC">
        <w:rPr>
          <w:rFonts w:eastAsiaTheme="minorEastAsia"/>
          <w:kern w:val="2"/>
          <w14:ligatures w14:val="standardContextual"/>
        </w:rPr>
        <w:t xml:space="preserve">to build a </w:t>
      </w:r>
      <w:r w:rsidR="003E6C48" w:rsidRPr="00F51957">
        <w:rPr>
          <w:rFonts w:eastAsiaTheme="minorEastAsia"/>
          <w:kern w:val="2"/>
          <w14:ligatures w14:val="standardContextual"/>
        </w:rPr>
        <w:t>machine learning model</w:t>
      </w:r>
      <w:r w:rsidR="00DC0CFC">
        <w:rPr>
          <w:rFonts w:eastAsiaTheme="minorEastAsia"/>
          <w:kern w:val="2"/>
          <w14:ligatures w14:val="standardContextual"/>
        </w:rPr>
        <w:t xml:space="preserve"> to</w:t>
      </w:r>
      <w:r w:rsidR="003E6C48" w:rsidRPr="00F51957">
        <w:rPr>
          <w:rFonts w:eastAsiaTheme="minorEastAsia"/>
          <w:kern w:val="2"/>
          <w14:ligatures w14:val="standardContextual"/>
        </w:rPr>
        <w:t xml:space="preserve"> quantitatively predict the effects of biochar</w:t>
      </w:r>
      <w:r w:rsidR="00DC0CFC">
        <w:rPr>
          <w:rFonts w:eastAsiaTheme="minorEastAsia"/>
          <w:kern w:val="2"/>
          <w14:ligatures w14:val="standardContextual"/>
        </w:rPr>
        <w:t>.</w:t>
      </w:r>
      <w:r w:rsidR="001562F7">
        <w:rPr>
          <w:rFonts w:eastAsiaTheme="minorEastAsia"/>
          <w:kern w:val="2"/>
          <w14:ligatures w14:val="standardContextual"/>
        </w:rPr>
        <w:t xml:space="preserve"> </w:t>
      </w:r>
      <w:r w:rsidR="001562F7" w:rsidRPr="00F51957">
        <w:rPr>
          <w:rFonts w:eastAsiaTheme="minorEastAsia"/>
          <w:kern w:val="2"/>
          <w14:ligatures w14:val="standardContextual"/>
        </w:rPr>
        <w:t xml:space="preserve">Building such a model can effectively </w:t>
      </w:r>
      <w:r w:rsidR="001562F7">
        <w:rPr>
          <w:rFonts w:eastAsiaTheme="minorEastAsia"/>
          <w:kern w:val="2"/>
          <w14:ligatures w14:val="standardContextual"/>
        </w:rPr>
        <w:t>decipher</w:t>
      </w:r>
      <w:r w:rsidR="001562F7" w:rsidRPr="00F51957">
        <w:rPr>
          <w:rFonts w:eastAsiaTheme="minorEastAsia"/>
          <w:kern w:val="2"/>
          <w14:ligatures w14:val="standardContextual"/>
        </w:rPr>
        <w:t xml:space="preserve"> the relationship between the effects of biochar and the </w:t>
      </w:r>
      <w:r w:rsidR="001562F7">
        <w:rPr>
          <w:rFonts w:eastAsiaTheme="minorEastAsia"/>
          <w:kern w:val="2"/>
          <w14:ligatures w14:val="standardContextual"/>
        </w:rPr>
        <w:t>environmental</w:t>
      </w:r>
      <w:r w:rsidR="001562F7" w:rsidRPr="00F51957">
        <w:rPr>
          <w:rFonts w:eastAsiaTheme="minorEastAsia"/>
          <w:kern w:val="2"/>
          <w14:ligatures w14:val="standardContextual"/>
        </w:rPr>
        <w:t xml:space="preserve"> conditions</w:t>
      </w:r>
      <w:r>
        <w:rPr>
          <w:rFonts w:eastAsiaTheme="minorEastAsia"/>
          <w:kern w:val="2"/>
          <w14:ligatures w14:val="standardContextual"/>
        </w:rPr>
        <w:t xml:space="preserve"> and better aid in standardization</w:t>
      </w:r>
      <w:r w:rsidR="00DB354C">
        <w:rPr>
          <w:rFonts w:eastAsiaTheme="minorEastAsia"/>
          <w:kern w:val="2"/>
          <w14:ligatures w14:val="standardContextual"/>
        </w:rPr>
        <w:t xml:space="preserve"> of biochar application</w:t>
      </w:r>
      <w:r>
        <w:rPr>
          <w:rFonts w:eastAsiaTheme="minorEastAsia"/>
          <w:kern w:val="2"/>
          <w14:ligatures w14:val="standardContextual"/>
        </w:rPr>
        <w:t>.</w:t>
      </w:r>
    </w:p>
    <w:p w14:paraId="0349A944" w14:textId="77777777" w:rsidR="007174CB" w:rsidRPr="00CB6FD8" w:rsidRDefault="007174CB" w:rsidP="00CB6FD8">
      <w:pPr>
        <w:pStyle w:val="af2"/>
        <w:spacing w:line="360" w:lineRule="auto"/>
        <w:jc w:val="both"/>
        <w:rPr>
          <w:rFonts w:eastAsiaTheme="minorEastAsia"/>
          <w:kern w:val="2"/>
          <w14:ligatures w14:val="standardContextual"/>
        </w:rPr>
      </w:pPr>
    </w:p>
    <w:p w14:paraId="1930B578" w14:textId="257B9FAA" w:rsidR="002F0776" w:rsidRDefault="00302B76" w:rsidP="00CB6FD8">
      <w:pPr>
        <w:pStyle w:val="af2"/>
        <w:spacing w:line="360" w:lineRule="auto"/>
        <w:jc w:val="both"/>
        <w:rPr>
          <w:rFonts w:eastAsiaTheme="minorEastAsia"/>
          <w:b/>
          <w:bCs/>
          <w:kern w:val="2"/>
          <w:szCs w:val="28"/>
          <w14:ligatures w14:val="standardContextual"/>
        </w:rPr>
      </w:pPr>
      <w:r w:rsidRPr="00AE5E5D">
        <w:rPr>
          <w:rFonts w:eastAsiaTheme="minorEastAsia"/>
          <w:b/>
          <w:bCs/>
          <w:kern w:val="2"/>
          <w:szCs w:val="28"/>
          <w14:ligatures w14:val="standardContextual"/>
        </w:rPr>
        <w:t>Results</w:t>
      </w:r>
    </w:p>
    <w:p w14:paraId="024F554F" w14:textId="311C2385" w:rsidR="00781349" w:rsidRPr="00781349" w:rsidRDefault="00014A2D" w:rsidP="00F51957">
      <w:pPr>
        <w:pStyle w:val="af2"/>
        <w:spacing w:line="360" w:lineRule="auto"/>
        <w:jc w:val="both"/>
        <w:rPr>
          <w:rFonts w:eastAsiaTheme="minorEastAsia"/>
          <w:b/>
          <w:bCs/>
          <w:kern w:val="2"/>
          <w:sz w:val="22"/>
          <w14:ligatures w14:val="standardContextual"/>
        </w:rPr>
      </w:pPr>
      <w:r>
        <w:rPr>
          <w:rFonts w:eastAsiaTheme="minorEastAsia"/>
          <w:b/>
          <w:bCs/>
          <w:kern w:val="2"/>
          <w:sz w:val="22"/>
          <w14:ligatures w14:val="standardContextual"/>
        </w:rPr>
        <w:t>Analysis of the d</w:t>
      </w:r>
      <w:r w:rsidR="00781349" w:rsidRPr="00781349">
        <w:rPr>
          <w:rFonts w:eastAsiaTheme="minorEastAsia"/>
          <w:b/>
          <w:bCs/>
          <w:kern w:val="2"/>
          <w:sz w:val="22"/>
          <w14:ligatures w14:val="standardContextual"/>
        </w:rPr>
        <w:t>ataset</w:t>
      </w:r>
    </w:p>
    <w:p w14:paraId="04532511" w14:textId="0A0D5F30" w:rsidR="007436D6" w:rsidRPr="007436D6" w:rsidRDefault="009F4970" w:rsidP="00F51957">
      <w:pPr>
        <w:spacing w:line="360" w:lineRule="auto"/>
        <w:jc w:val="both"/>
        <w:rPr>
          <w:rFonts w:ascii="Times New Roman" w:hAnsi="Times New Roman" w:cs="Times New Roman"/>
        </w:rPr>
      </w:pPr>
      <w:r>
        <w:rPr>
          <w:rFonts w:ascii="Times New Roman" w:hAnsi="Times New Roman" w:cs="Times New Roman"/>
        </w:rPr>
        <w:t xml:space="preserve">We compiled a dataset of 61 studies reporting both positive and negative effects of biochar on soil organisms. </w:t>
      </w:r>
      <w:r w:rsidRPr="001F4014">
        <w:rPr>
          <w:rFonts w:ascii="Times New Roman" w:hAnsi="Times New Roman" w:cs="Times New Roman"/>
        </w:rPr>
        <w:t xml:space="preserve">Because this </w:t>
      </w:r>
      <w:r>
        <w:rPr>
          <w:rFonts w:ascii="Times New Roman" w:hAnsi="Times New Roman" w:cs="Times New Roman"/>
        </w:rPr>
        <w:t>dataset contained</w:t>
      </w:r>
      <w:r w:rsidRPr="001F4014">
        <w:rPr>
          <w:rFonts w:ascii="Times New Roman" w:hAnsi="Times New Roman" w:cs="Times New Roman"/>
        </w:rPr>
        <w:t xml:space="preserve"> studies </w:t>
      </w:r>
      <w:r>
        <w:rPr>
          <w:rFonts w:ascii="Times New Roman" w:hAnsi="Times New Roman" w:cs="Times New Roman"/>
        </w:rPr>
        <w:t>using</w:t>
      </w:r>
      <w:r w:rsidRPr="001F4014">
        <w:rPr>
          <w:rFonts w:ascii="Times New Roman" w:hAnsi="Times New Roman" w:cs="Times New Roman"/>
        </w:rPr>
        <w:t xml:space="preserve"> various feedstock types, different endpoint and many different test organisms, it is important to make the studies comparable. The “effect” </w:t>
      </w:r>
      <w:r>
        <w:rPr>
          <w:rFonts w:ascii="Times New Roman" w:hAnsi="Times New Roman" w:cs="Times New Roman"/>
        </w:rPr>
        <w:t>used</w:t>
      </w:r>
      <w:r w:rsidRPr="001F4014">
        <w:rPr>
          <w:rFonts w:ascii="Times New Roman" w:hAnsi="Times New Roman" w:cs="Times New Roman"/>
        </w:rPr>
        <w:t xml:space="preserve"> in the paper </w:t>
      </w:r>
      <w:r>
        <w:rPr>
          <w:rFonts w:ascii="Times New Roman" w:hAnsi="Times New Roman" w:cs="Times New Roman"/>
        </w:rPr>
        <w:t>represents</w:t>
      </w:r>
      <w:r w:rsidRPr="001F4014">
        <w:rPr>
          <w:rFonts w:ascii="Times New Roman" w:hAnsi="Times New Roman" w:cs="Times New Roman"/>
        </w:rPr>
        <w:t xml:space="preserve"> the difference between the experimental group to which biochar was applied and the control group to which no biochar was applied at a given endpoint, expressed as a percentage</w:t>
      </w:r>
      <w:r>
        <w:rPr>
          <w:rFonts w:ascii="Times New Roman" w:hAnsi="Times New Roman" w:cs="Times New Roman"/>
        </w:rPr>
        <w:t xml:space="preserve"> of the control</w:t>
      </w:r>
      <w:r w:rsidRPr="001F4014">
        <w:rPr>
          <w:rFonts w:ascii="Times New Roman" w:hAnsi="Times New Roman" w:cs="Times New Roman"/>
        </w:rPr>
        <w:t xml:space="preserve">. </w:t>
      </w:r>
      <w:r>
        <w:rPr>
          <w:rFonts w:ascii="Times New Roman" w:hAnsi="Times New Roman" w:cs="Times New Roman"/>
        </w:rPr>
        <w:t>A value of -100% represents the maximum negative effects with no more growth</w:t>
      </w:r>
      <w:r w:rsidR="003516DA">
        <w:rPr>
          <w:rFonts w:ascii="Times New Roman" w:hAnsi="Times New Roman" w:cs="Times New Roman"/>
        </w:rPr>
        <w:t xml:space="preserve">, </w:t>
      </w:r>
      <w:r w:rsidR="00412BE7">
        <w:rPr>
          <w:rFonts w:ascii="Times New Roman" w:hAnsi="Times New Roman" w:cs="Times New Roman"/>
        </w:rPr>
        <w:t>reproduction</w:t>
      </w:r>
      <w:r w:rsidR="003516DA">
        <w:rPr>
          <w:rFonts w:ascii="Times New Roman" w:hAnsi="Times New Roman" w:cs="Times New Roman"/>
        </w:rPr>
        <w:t xml:space="preserve"> or </w:t>
      </w:r>
      <w:r w:rsidR="00412BE7">
        <w:rPr>
          <w:rFonts w:ascii="Times New Roman" w:hAnsi="Times New Roman" w:cs="Times New Roman"/>
        </w:rPr>
        <w:t>survival</w:t>
      </w:r>
      <w:r>
        <w:rPr>
          <w:rFonts w:ascii="Times New Roman" w:hAnsi="Times New Roman" w:cs="Times New Roman"/>
        </w:rPr>
        <w:t xml:space="preserve"> of all organisms. Positive effects can go much beyond 100%. </w:t>
      </w:r>
      <w:r w:rsidR="007436D6" w:rsidRPr="007436D6">
        <w:rPr>
          <w:rFonts w:ascii="Times New Roman" w:hAnsi="Times New Roman" w:cs="Times New Roman"/>
        </w:rPr>
        <w:t>F</w:t>
      </w:r>
      <w:r w:rsidR="007436D6">
        <w:rPr>
          <w:rFonts w:ascii="Times New Roman" w:hAnsi="Times New Roman" w:cs="Times New Roman" w:hint="eastAsia"/>
        </w:rPr>
        <w:t>igure 1 gives a first impression of the dataset by showing the relationship between effect and application rate</w:t>
      </w:r>
      <w:r w:rsidR="00014A2D">
        <w:rPr>
          <w:rFonts w:ascii="Times New Roman" w:hAnsi="Times New Roman" w:cs="Times New Roman"/>
        </w:rPr>
        <w:t>.</w:t>
      </w:r>
      <w:r w:rsidR="00014A2D" w:rsidRPr="00014A2D">
        <w:rPr>
          <w:rFonts w:ascii="Times New Roman" w:hAnsi="Times New Roman" w:cs="Times New Roman"/>
        </w:rPr>
        <w:t xml:space="preserve"> </w:t>
      </w:r>
      <w:r w:rsidR="00014A2D">
        <w:rPr>
          <w:rFonts w:ascii="Times New Roman" w:hAnsi="Times New Roman" w:cs="Times New Roman"/>
        </w:rPr>
        <w:t xml:space="preserve">Negative effects are visible over the whole range </w:t>
      </w:r>
      <w:r w:rsidR="00014A2D">
        <w:rPr>
          <w:rFonts w:ascii="Times New Roman" w:hAnsi="Times New Roman" w:cs="Times New Roman"/>
        </w:rPr>
        <w:lastRenderedPageBreak/>
        <w:t>of applications from the lowest to the highest applied amount. Positive effects are rather concentrated at medium application rates between 10 and 100 g/kg.</w:t>
      </w:r>
    </w:p>
    <w:p w14:paraId="41CB1705" w14:textId="6AF69FCD" w:rsidR="002F0776" w:rsidRDefault="00B43C70" w:rsidP="00F51957">
      <w:pPr>
        <w:pStyle w:val="af2"/>
        <w:spacing w:line="360" w:lineRule="auto"/>
        <w:jc w:val="center"/>
        <w:rPr>
          <w:rFonts w:eastAsiaTheme="minorEastAsia"/>
          <w:kern w:val="2"/>
          <w:sz w:val="22"/>
          <w14:ligatures w14:val="standardContextual"/>
        </w:rPr>
      </w:pPr>
      <w:r w:rsidRPr="00B43C70">
        <w:rPr>
          <w:rFonts w:eastAsiaTheme="minorEastAsia"/>
          <w:noProof/>
          <w:kern w:val="2"/>
          <w:sz w:val="22"/>
          <w14:ligatures w14:val="standardContextual"/>
        </w:rPr>
        <w:drawing>
          <wp:inline distT="0" distB="0" distL="0" distR="0" wp14:anchorId="125D59BC" wp14:editId="4A1FAF14">
            <wp:extent cx="5274310" cy="3831590"/>
            <wp:effectExtent l="0" t="0" r="0" b="0"/>
            <wp:docPr id="704844248" name="图片 14" descr="图表&#10;&#10;描述已自动生成">
              <a:extLst xmlns:a="http://schemas.openxmlformats.org/drawingml/2006/main">
                <a:ext uri="{FF2B5EF4-FFF2-40B4-BE49-F238E27FC236}">
                  <a16:creationId xmlns:a16="http://schemas.microsoft.com/office/drawing/2014/main" id="{214EBC75-3751-6373-6812-B4FAACD807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44248" name="图片 14" descr="图表&#10;&#10;描述已自动生成">
                      <a:extLst>
                        <a:ext uri="{FF2B5EF4-FFF2-40B4-BE49-F238E27FC236}">
                          <a16:creationId xmlns:a16="http://schemas.microsoft.com/office/drawing/2014/main" id="{214EBC75-3751-6373-6812-B4FAACD8071D}"/>
                        </a:ext>
                      </a:extLst>
                    </pic:cNvPr>
                    <pic:cNvPicPr>
                      <a:picLocks noChangeAspect="1"/>
                    </pic:cNvPicPr>
                  </pic:nvPicPr>
                  <pic:blipFill>
                    <a:blip r:embed="rId10"/>
                    <a:stretch>
                      <a:fillRect/>
                    </a:stretch>
                  </pic:blipFill>
                  <pic:spPr>
                    <a:xfrm>
                      <a:off x="0" y="0"/>
                      <a:ext cx="5274310" cy="3831590"/>
                    </a:xfrm>
                    <a:prstGeom prst="rect">
                      <a:avLst/>
                    </a:prstGeom>
                  </pic:spPr>
                </pic:pic>
              </a:graphicData>
            </a:graphic>
          </wp:inline>
        </w:drawing>
      </w:r>
    </w:p>
    <w:p w14:paraId="7C6FBC8D" w14:textId="4C6CC92C" w:rsidR="002D12A3" w:rsidRPr="00F51957" w:rsidRDefault="002D12A3" w:rsidP="00F51957">
      <w:pPr>
        <w:spacing w:before="100" w:beforeAutospacing="1" w:after="100" w:afterAutospacing="1" w:line="360" w:lineRule="auto"/>
        <w:jc w:val="both"/>
        <w:rPr>
          <w:rFonts w:ascii="Times New Roman" w:hAnsi="Times New Roman" w:cs="Times New Roman"/>
          <w:i/>
          <w:iCs/>
        </w:rPr>
      </w:pPr>
      <w:r w:rsidRPr="00F51957">
        <w:rPr>
          <w:rFonts w:ascii="Times New Roman" w:hAnsi="Times New Roman" w:cs="Times New Roman"/>
          <w:i/>
          <w:iCs/>
        </w:rPr>
        <w:t xml:space="preserve">Figure 1. </w:t>
      </w:r>
      <w:r w:rsidR="00014A2D" w:rsidRPr="00F51957">
        <w:rPr>
          <w:rFonts w:ascii="Times New Roman" w:hAnsi="Times New Roman" w:cs="Times New Roman"/>
          <w:i/>
          <w:iCs/>
        </w:rPr>
        <w:t xml:space="preserve">The effects of </w:t>
      </w:r>
      <w:r w:rsidR="00F51957">
        <w:rPr>
          <w:rFonts w:ascii="Times New Roman" w:hAnsi="Times New Roman" w:cs="Times New Roman"/>
          <w:i/>
          <w:iCs/>
        </w:rPr>
        <w:t xml:space="preserve">biochar with </w:t>
      </w:r>
      <w:r w:rsidR="00014A2D" w:rsidRPr="00F51957">
        <w:rPr>
          <w:rFonts w:ascii="Times New Roman" w:hAnsi="Times New Roman" w:cs="Times New Roman"/>
          <w:i/>
          <w:iCs/>
        </w:rPr>
        <w:t>a</w:t>
      </w:r>
      <w:r w:rsidRPr="00F51957">
        <w:rPr>
          <w:rFonts w:ascii="Times New Roman" w:hAnsi="Times New Roman" w:cs="Times New Roman"/>
          <w:i/>
          <w:iCs/>
        </w:rPr>
        <w:t xml:space="preserve">pplication </w:t>
      </w:r>
      <w:r w:rsidR="00014A2D" w:rsidRPr="00F51957">
        <w:rPr>
          <w:rFonts w:ascii="Times New Roman" w:hAnsi="Times New Roman" w:cs="Times New Roman"/>
          <w:i/>
          <w:iCs/>
        </w:rPr>
        <w:t>r</w:t>
      </w:r>
      <w:r w:rsidRPr="00F51957">
        <w:rPr>
          <w:rFonts w:ascii="Times New Roman" w:hAnsi="Times New Roman" w:cs="Times New Roman"/>
          <w:i/>
          <w:iCs/>
        </w:rPr>
        <w:t>ate</w:t>
      </w:r>
      <w:r w:rsidR="00014A2D" w:rsidRPr="00F51957">
        <w:rPr>
          <w:rFonts w:ascii="Times New Roman" w:hAnsi="Times New Roman" w:cs="Times New Roman"/>
          <w:i/>
          <w:iCs/>
        </w:rPr>
        <w:t xml:space="preserve"> in g/kg soil relative to the biochar-free control sample</w:t>
      </w:r>
      <w:r w:rsidR="005B509D" w:rsidRPr="00F51957">
        <w:rPr>
          <w:rFonts w:ascii="Times New Roman" w:hAnsi="Times New Roman" w:cs="Times New Roman"/>
          <w:i/>
          <w:iCs/>
        </w:rPr>
        <w:t xml:space="preserve">. </w:t>
      </w:r>
      <w:r w:rsidR="00EA165E" w:rsidRPr="00F51957">
        <w:rPr>
          <w:rFonts w:ascii="Times New Roman" w:hAnsi="Times New Roman" w:cs="Times New Roman"/>
          <w:i/>
          <w:iCs/>
        </w:rPr>
        <w:t>The green part means biochar showed a positive effect on the targeted organism, while the red part stands for negative effect</w:t>
      </w:r>
      <w:r w:rsidR="00014A2D" w:rsidRPr="00F51957">
        <w:rPr>
          <w:rFonts w:ascii="Times New Roman" w:hAnsi="Times New Roman" w:cs="Times New Roman"/>
          <w:i/>
          <w:iCs/>
        </w:rPr>
        <w:t>s</w:t>
      </w:r>
      <w:r w:rsidR="00EA165E" w:rsidRPr="00F51957">
        <w:rPr>
          <w:rFonts w:ascii="Times New Roman" w:hAnsi="Times New Roman" w:cs="Times New Roman"/>
          <w:i/>
          <w:iCs/>
        </w:rPr>
        <w:t>.</w:t>
      </w:r>
      <w:r w:rsidR="00834372">
        <w:rPr>
          <w:rFonts w:ascii="Times New Roman" w:hAnsi="Times New Roman" w:cs="Times New Roman"/>
          <w:i/>
          <w:iCs/>
        </w:rPr>
        <w:t xml:space="preserve"> (</w:t>
      </w:r>
      <w:r w:rsidR="00834372" w:rsidRPr="00834372">
        <w:rPr>
          <w:rFonts w:ascii="Times New Roman" w:hAnsi="Times New Roman" w:cs="Times New Roman"/>
          <w:i/>
          <w:iCs/>
        </w:rPr>
        <w:t>Three data points (Y &gt; 500</w:t>
      </w:r>
      <w:r w:rsidR="00834372">
        <w:rPr>
          <w:rFonts w:ascii="Times New Roman" w:hAnsi="Times New Roman" w:cs="Times New Roman"/>
          <w:i/>
          <w:iCs/>
        </w:rPr>
        <w:t>%</w:t>
      </w:r>
      <w:r w:rsidR="00834372" w:rsidRPr="00834372">
        <w:rPr>
          <w:rFonts w:ascii="Times New Roman" w:hAnsi="Times New Roman" w:cs="Times New Roman"/>
          <w:i/>
          <w:iCs/>
        </w:rPr>
        <w:t xml:space="preserve">) </w:t>
      </w:r>
      <w:r w:rsidR="00B43C70">
        <w:rPr>
          <w:rFonts w:ascii="Times New Roman" w:hAnsi="Times New Roman" w:cs="Times New Roman"/>
          <w:i/>
          <w:iCs/>
        </w:rPr>
        <w:t>outside the range of y-axis were not shown but listed above the plot.</w:t>
      </w:r>
      <w:r w:rsidR="00834372">
        <w:rPr>
          <w:rFonts w:ascii="Times New Roman" w:hAnsi="Times New Roman" w:cs="Times New Roman"/>
          <w:i/>
          <w:iCs/>
        </w:rPr>
        <w:t>)</w:t>
      </w:r>
    </w:p>
    <w:p w14:paraId="6B4F8AB3" w14:textId="77777777" w:rsidR="00014A2D" w:rsidRPr="00AE5E5D" w:rsidRDefault="00014A2D" w:rsidP="00F51957">
      <w:pPr>
        <w:spacing w:before="100" w:beforeAutospacing="1" w:after="100" w:afterAutospacing="1" w:line="360" w:lineRule="auto"/>
        <w:jc w:val="both"/>
        <w:rPr>
          <w:rFonts w:ascii="Times New Roman" w:hAnsi="Times New Roman" w:cs="Times New Roman"/>
        </w:rPr>
      </w:pPr>
    </w:p>
    <w:p w14:paraId="12907D0D" w14:textId="3DB645DA" w:rsidR="00E32D37" w:rsidRPr="002F0776" w:rsidRDefault="00014A2D" w:rsidP="00F51957">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The</w:t>
      </w:r>
      <w:r w:rsidR="00625259" w:rsidRPr="00625259">
        <w:rPr>
          <w:rFonts w:ascii="Times New Roman" w:hAnsi="Times New Roman" w:cs="Times New Roman"/>
        </w:rPr>
        <w:t xml:space="preserve"> </w:t>
      </w:r>
      <w:r w:rsidR="00BA41FD">
        <w:rPr>
          <w:rFonts w:ascii="Times New Roman" w:hAnsi="Times New Roman" w:cs="Times New Roman"/>
        </w:rPr>
        <w:t xml:space="preserve">linear </w:t>
      </w:r>
      <w:r w:rsidR="00625259" w:rsidRPr="00625259">
        <w:rPr>
          <w:rFonts w:ascii="Times New Roman" w:hAnsi="Times New Roman" w:cs="Times New Roman"/>
        </w:rPr>
        <w:t>correlation</w:t>
      </w:r>
      <w:r>
        <w:rPr>
          <w:rFonts w:ascii="Times New Roman" w:hAnsi="Times New Roman" w:cs="Times New Roman"/>
        </w:rPr>
        <w:t>s</w:t>
      </w:r>
      <w:r w:rsidR="00625259" w:rsidRPr="00625259">
        <w:rPr>
          <w:rFonts w:ascii="Times New Roman" w:hAnsi="Times New Roman" w:cs="Times New Roman"/>
        </w:rPr>
        <w:t xml:space="preserve"> between the </w:t>
      </w:r>
      <w:r w:rsidR="00AC5D7E">
        <w:rPr>
          <w:rFonts w:ascii="Times New Roman" w:hAnsi="Times New Roman" w:cs="Times New Roman"/>
        </w:rPr>
        <w:t xml:space="preserve">observed </w:t>
      </w:r>
      <w:r w:rsidR="00625259" w:rsidRPr="00625259">
        <w:rPr>
          <w:rFonts w:ascii="Times New Roman" w:hAnsi="Times New Roman" w:cs="Times New Roman"/>
        </w:rPr>
        <w:t xml:space="preserve">effect and </w:t>
      </w:r>
      <w:r w:rsidR="00AC5D7E">
        <w:rPr>
          <w:rFonts w:ascii="Times New Roman" w:hAnsi="Times New Roman" w:cs="Times New Roman"/>
        </w:rPr>
        <w:t>single</w:t>
      </w:r>
      <w:r w:rsidR="00625259" w:rsidRPr="00625259">
        <w:rPr>
          <w:rFonts w:ascii="Times New Roman" w:hAnsi="Times New Roman" w:cs="Times New Roman"/>
        </w:rPr>
        <w:t xml:space="preserve"> </w:t>
      </w:r>
      <w:r>
        <w:rPr>
          <w:rFonts w:ascii="Times New Roman" w:hAnsi="Times New Roman" w:cs="Times New Roman"/>
        </w:rPr>
        <w:t xml:space="preserve">biochar and soil </w:t>
      </w:r>
      <w:r w:rsidR="00625259" w:rsidRPr="00625259">
        <w:rPr>
          <w:rFonts w:ascii="Times New Roman" w:hAnsi="Times New Roman" w:cs="Times New Roman"/>
        </w:rPr>
        <w:t xml:space="preserve">descriptors </w:t>
      </w:r>
      <w:r w:rsidR="00BA41FD">
        <w:rPr>
          <w:rFonts w:ascii="Times New Roman" w:hAnsi="Times New Roman" w:cs="Times New Roman"/>
        </w:rPr>
        <w:t>are</w:t>
      </w:r>
      <w:r w:rsidR="00625259" w:rsidRPr="00625259">
        <w:rPr>
          <w:rFonts w:ascii="Times New Roman" w:hAnsi="Times New Roman" w:cs="Times New Roman"/>
        </w:rPr>
        <w:t xml:space="preserve"> weak</w:t>
      </w:r>
      <w:r>
        <w:rPr>
          <w:rFonts w:ascii="Times New Roman" w:hAnsi="Times New Roman" w:cs="Times New Roman"/>
        </w:rPr>
        <w:t xml:space="preserve"> (see Figure S1)</w:t>
      </w:r>
      <w:r w:rsidR="00625259" w:rsidRPr="00625259">
        <w:rPr>
          <w:rFonts w:ascii="Times New Roman" w:hAnsi="Times New Roman" w:cs="Times New Roman"/>
        </w:rPr>
        <w:t>, with no R</w:t>
      </w:r>
      <w:r w:rsidR="00625259" w:rsidRPr="002E5196">
        <w:rPr>
          <w:rFonts w:ascii="Times New Roman" w:hAnsi="Times New Roman" w:cs="Times New Roman"/>
          <w:vertAlign w:val="superscript"/>
        </w:rPr>
        <w:t>2</w:t>
      </w:r>
      <w:r w:rsidR="00625259" w:rsidRPr="00625259">
        <w:rPr>
          <w:rFonts w:ascii="Times New Roman" w:hAnsi="Times New Roman" w:cs="Times New Roman"/>
        </w:rPr>
        <w:t xml:space="preserve"> having an absolute value greater than 0.3.</w:t>
      </w:r>
      <w:r w:rsidR="002E5196">
        <w:rPr>
          <w:rFonts w:ascii="Times New Roman" w:hAnsi="Times New Roman" w:cs="Times New Roman"/>
        </w:rPr>
        <w:t xml:space="preserve"> Also, </w:t>
      </w:r>
      <w:r w:rsidR="00082945">
        <w:rPr>
          <w:rFonts w:ascii="Times New Roman" w:hAnsi="Times New Roman" w:cs="Times New Roman"/>
        </w:rPr>
        <w:t>11 of the 22</w:t>
      </w:r>
      <w:r w:rsidR="00F51957">
        <w:rPr>
          <w:rFonts w:ascii="Times New Roman" w:hAnsi="Times New Roman" w:cs="Times New Roman"/>
        </w:rPr>
        <w:t xml:space="preserve"> numerical</w:t>
      </w:r>
      <w:r w:rsidR="00082945">
        <w:rPr>
          <w:rFonts w:ascii="Times New Roman" w:hAnsi="Times New Roman" w:cs="Times New Roman"/>
        </w:rPr>
        <w:t xml:space="preserve"> descriptors have a very low </w:t>
      </w:r>
      <w:r w:rsidR="00F57073">
        <w:rPr>
          <w:rFonts w:ascii="Times New Roman" w:hAnsi="Times New Roman" w:cs="Times New Roman"/>
        </w:rPr>
        <w:t>p</w:t>
      </w:r>
      <w:r w:rsidR="00082945">
        <w:rPr>
          <w:rFonts w:ascii="Times New Roman" w:hAnsi="Times New Roman" w:cs="Times New Roman"/>
        </w:rPr>
        <w:t>-value in correlations with effect</w:t>
      </w:r>
      <w:r w:rsidR="00E32D37">
        <w:rPr>
          <w:rFonts w:ascii="Times New Roman" w:hAnsi="Times New Roman" w:cs="Times New Roman"/>
        </w:rPr>
        <w:t>.</w:t>
      </w:r>
      <w:r w:rsidR="009B6486">
        <w:rPr>
          <w:rFonts w:ascii="Times New Roman" w:hAnsi="Times New Roman" w:cs="Times New Roman" w:hint="eastAsia"/>
        </w:rPr>
        <w:t xml:space="preserve"> </w:t>
      </w:r>
    </w:p>
    <w:bookmarkEnd w:id="0"/>
    <w:p w14:paraId="63BBB806" w14:textId="79441B30" w:rsidR="00FC4259" w:rsidRPr="00FC4259" w:rsidRDefault="00F57073" w:rsidP="00F51957">
      <w:pPr>
        <w:spacing w:before="100" w:beforeAutospacing="1" w:after="100" w:afterAutospacing="1" w:line="360" w:lineRule="auto"/>
        <w:jc w:val="both"/>
        <w:rPr>
          <w:rFonts w:ascii="Times New Roman" w:hAnsi="Times New Roman" w:cs="Times New Roman"/>
        </w:rPr>
      </w:pPr>
      <w:r w:rsidRPr="00F57073">
        <w:rPr>
          <w:rFonts w:ascii="Times New Roman" w:hAnsi="Times New Roman" w:cs="Times New Roman"/>
        </w:rPr>
        <w:t>To perform a meta-analysis, subgroups were made according to Table S</w:t>
      </w:r>
      <w:r w:rsidR="003567DA">
        <w:rPr>
          <w:rFonts w:ascii="Times New Roman" w:hAnsi="Times New Roman" w:cs="Times New Roman"/>
        </w:rPr>
        <w:t>2</w:t>
      </w:r>
      <w:r w:rsidRPr="00F57073">
        <w:rPr>
          <w:rFonts w:ascii="Times New Roman" w:hAnsi="Times New Roman" w:cs="Times New Roman"/>
        </w:rPr>
        <w:t xml:space="preserve">, including subgroups created from different biochar pH, pyrolysis temperature, application rate, </w:t>
      </w:r>
      <w:r w:rsidRPr="00F57073">
        <w:rPr>
          <w:rFonts w:ascii="Times New Roman" w:hAnsi="Times New Roman" w:cs="Times New Roman"/>
        </w:rPr>
        <w:lastRenderedPageBreak/>
        <w:t>soil pH, different endpoints, test organisms, and biochar type.</w:t>
      </w:r>
      <w:r>
        <w:rPr>
          <w:rFonts w:ascii="Times New Roman" w:hAnsi="Times New Roman" w:cs="Times New Roman"/>
        </w:rPr>
        <w:t xml:space="preserve"> </w:t>
      </w:r>
      <w:r w:rsidR="004D2040">
        <w:rPr>
          <w:rFonts w:ascii="Times New Roman" w:hAnsi="Times New Roman" w:cs="Times New Roman"/>
        </w:rPr>
        <w:t>The</w:t>
      </w:r>
      <w:r w:rsidR="00F51957">
        <w:rPr>
          <w:rFonts w:ascii="Times New Roman" w:hAnsi="Times New Roman" w:cs="Times New Roman"/>
        </w:rPr>
        <w:t xml:space="preserve"> meta-analysis</w:t>
      </w:r>
      <w:r w:rsidR="004D2040">
        <w:rPr>
          <w:rFonts w:ascii="Times New Roman" w:hAnsi="Times New Roman" w:cs="Times New Roman"/>
        </w:rPr>
        <w:t xml:space="preserve"> showed that</w:t>
      </w:r>
      <w:r w:rsidR="00F51957">
        <w:rPr>
          <w:rFonts w:ascii="Times New Roman" w:hAnsi="Times New Roman" w:cs="Times New Roman"/>
        </w:rPr>
        <w:t xml:space="preserve"> t</w:t>
      </w:r>
      <w:r w:rsidR="00FC4259" w:rsidRPr="00FC4259">
        <w:rPr>
          <w:rFonts w:ascii="Times New Roman" w:hAnsi="Times New Roman" w:cs="Times New Roman" w:hint="eastAsia"/>
        </w:rPr>
        <w:t>he weighted mean value of the biochar effect for the entire dataset was 0.60%, and the difference between that and 0</w:t>
      </w:r>
      <w:r w:rsidR="00BA41FD">
        <w:rPr>
          <w:rFonts w:ascii="Times New Roman" w:hAnsi="Times New Roman" w:cs="Times New Roman"/>
        </w:rPr>
        <w:t>%</w:t>
      </w:r>
      <w:r w:rsidR="00FC4259" w:rsidRPr="00FC4259">
        <w:rPr>
          <w:rFonts w:ascii="Times New Roman" w:hAnsi="Times New Roman" w:cs="Times New Roman" w:hint="eastAsia"/>
        </w:rPr>
        <w:t xml:space="preserve"> was insignificant (p-value &lt;0.05, 95% CI was between -2.15 and 3.34). The weighted mean values of different subgroups were calculated based on </w:t>
      </w:r>
      <w:r>
        <w:rPr>
          <w:rFonts w:ascii="Times New Roman" w:hAnsi="Times New Roman" w:cs="Times New Roman"/>
        </w:rPr>
        <w:t>different</w:t>
      </w:r>
      <w:r w:rsidR="00FC4259" w:rsidRPr="00FC4259">
        <w:rPr>
          <w:rFonts w:ascii="Times New Roman" w:hAnsi="Times New Roman" w:cs="Times New Roman" w:hint="eastAsia"/>
        </w:rPr>
        <w:t xml:space="preserve"> subgroups. The differences between the subgroups from categorical descriptors are listed in Figure </w:t>
      </w:r>
      <w:r w:rsidR="00BA41FD">
        <w:rPr>
          <w:rFonts w:ascii="Times New Roman" w:hAnsi="Times New Roman" w:cs="Times New Roman"/>
        </w:rPr>
        <w:t>2</w:t>
      </w:r>
      <w:r w:rsidR="00FC4259" w:rsidRPr="00FC4259">
        <w:rPr>
          <w:rFonts w:ascii="Times New Roman" w:hAnsi="Times New Roman" w:cs="Times New Roman" w:hint="eastAsia"/>
        </w:rPr>
        <w:t xml:space="preserve">. </w:t>
      </w:r>
    </w:p>
    <w:p w14:paraId="1843D7DD" w14:textId="144072FA" w:rsidR="002F0776" w:rsidRDefault="00BF2E76" w:rsidP="00F51957">
      <w:pPr>
        <w:spacing w:before="100" w:beforeAutospacing="1" w:after="100" w:afterAutospacing="1" w:line="360" w:lineRule="auto"/>
        <w:jc w:val="center"/>
        <w:rPr>
          <w:rFonts w:ascii="Times New Roman" w:hAnsi="Times New Roman" w:cs="Times New Roman"/>
        </w:rPr>
      </w:pPr>
      <w:r w:rsidRPr="00BF2E76">
        <w:rPr>
          <w:rFonts w:ascii="Times New Roman" w:hAnsi="Times New Roman" w:cs="Times New Roman"/>
          <w:noProof/>
          <w:lang w:eastAsia="en-US"/>
        </w:rPr>
        <w:drawing>
          <wp:inline distT="0" distB="0" distL="0" distR="0" wp14:anchorId="55D629A0" wp14:editId="33B84ACB">
            <wp:extent cx="5274310" cy="6009640"/>
            <wp:effectExtent l="0" t="0" r="0" b="0"/>
            <wp:docPr id="796330870" name="图片 12">
              <a:extLst xmlns:a="http://schemas.openxmlformats.org/drawingml/2006/main">
                <a:ext uri="{FF2B5EF4-FFF2-40B4-BE49-F238E27FC236}">
                  <a16:creationId xmlns:a16="http://schemas.microsoft.com/office/drawing/2014/main" id="{C800E578-AF85-1457-E9B8-1D440D2A17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C800E578-AF85-1457-E9B8-1D440D2A17CC}"/>
                        </a:ext>
                      </a:extLst>
                    </pic:cNvPr>
                    <pic:cNvPicPr>
                      <a:picLocks noChangeAspect="1"/>
                    </pic:cNvPicPr>
                  </pic:nvPicPr>
                  <pic:blipFill>
                    <a:blip r:embed="rId11"/>
                    <a:stretch>
                      <a:fillRect/>
                    </a:stretch>
                  </pic:blipFill>
                  <pic:spPr>
                    <a:xfrm>
                      <a:off x="0" y="0"/>
                      <a:ext cx="5274310" cy="6009640"/>
                    </a:xfrm>
                    <a:prstGeom prst="rect">
                      <a:avLst/>
                    </a:prstGeom>
                  </pic:spPr>
                </pic:pic>
              </a:graphicData>
            </a:graphic>
          </wp:inline>
        </w:drawing>
      </w:r>
    </w:p>
    <w:p w14:paraId="65C96C25" w14:textId="341B3EAE" w:rsidR="004220BC" w:rsidRPr="00F57073" w:rsidRDefault="004220BC" w:rsidP="00F51957">
      <w:pPr>
        <w:spacing w:before="100" w:beforeAutospacing="1" w:after="100" w:afterAutospacing="1" w:line="360" w:lineRule="auto"/>
        <w:jc w:val="both"/>
        <w:rPr>
          <w:rFonts w:ascii="Times New Roman" w:hAnsi="Times New Roman" w:cs="Times New Roman"/>
          <w:i/>
          <w:iCs/>
        </w:rPr>
      </w:pPr>
      <w:r w:rsidRPr="00F57073">
        <w:rPr>
          <w:rFonts w:ascii="Times New Roman" w:hAnsi="Times New Roman" w:cs="Times New Roman"/>
          <w:i/>
          <w:iCs/>
        </w:rPr>
        <w:lastRenderedPageBreak/>
        <w:t xml:space="preserve">Figure </w:t>
      </w:r>
      <w:r w:rsidR="008823E5" w:rsidRPr="00F57073">
        <w:rPr>
          <w:rFonts w:ascii="Times New Roman" w:hAnsi="Times New Roman" w:cs="Times New Roman"/>
          <w:i/>
          <w:iCs/>
        </w:rPr>
        <w:t>2</w:t>
      </w:r>
      <w:r w:rsidRPr="00F57073">
        <w:rPr>
          <w:rFonts w:ascii="Times New Roman" w:hAnsi="Times New Roman" w:cs="Times New Roman"/>
          <w:i/>
          <w:iCs/>
        </w:rPr>
        <w:t xml:space="preserve"> </w:t>
      </w:r>
      <w:r w:rsidR="00BA41FD" w:rsidRPr="00F57073">
        <w:rPr>
          <w:rFonts w:ascii="Times New Roman" w:hAnsi="Times New Roman" w:cs="Times New Roman"/>
          <w:i/>
          <w:iCs/>
        </w:rPr>
        <w:t xml:space="preserve">Meta-analysis of the effects of biochar on soil organisms (plants, animals, bacteria) based on subgroups for </w:t>
      </w:r>
      <w:r w:rsidR="00B42B19" w:rsidRPr="00F57073">
        <w:rPr>
          <w:rFonts w:ascii="Times New Roman" w:hAnsi="Times New Roman" w:cs="Times New Roman"/>
          <w:i/>
          <w:iCs/>
        </w:rPr>
        <w:t xml:space="preserve">selected descriptors. </w:t>
      </w:r>
      <w:r w:rsidR="002C49FA" w:rsidRPr="00F57073">
        <w:rPr>
          <w:rFonts w:ascii="Times New Roman" w:hAnsi="Times New Roman" w:cs="Times New Roman"/>
          <w:i/>
          <w:iCs/>
        </w:rPr>
        <w:t>The red line indicates 0% effects, to the right are positive effects</w:t>
      </w:r>
      <w:r w:rsidR="000028C7" w:rsidRPr="00F57073">
        <w:rPr>
          <w:rFonts w:ascii="Times New Roman" w:hAnsi="Times New Roman" w:cs="Times New Roman"/>
          <w:i/>
          <w:iCs/>
        </w:rPr>
        <w:t xml:space="preserve"> and to the left toxic effects.</w:t>
      </w:r>
      <w:r w:rsidR="00610D1C">
        <w:rPr>
          <w:rFonts w:ascii="Times New Roman" w:hAnsi="Times New Roman" w:cs="Times New Roman"/>
          <w:i/>
          <w:iCs/>
        </w:rPr>
        <w:t xml:space="preserve"> </w:t>
      </w:r>
    </w:p>
    <w:p w14:paraId="3A317DF6" w14:textId="77777777" w:rsidR="004D2040" w:rsidRDefault="004D2040" w:rsidP="00F51957">
      <w:pPr>
        <w:spacing w:before="100" w:beforeAutospacing="1" w:after="100" w:afterAutospacing="1" w:line="360" w:lineRule="auto"/>
        <w:jc w:val="both"/>
        <w:rPr>
          <w:rFonts w:ascii="Times New Roman" w:hAnsi="Times New Roman" w:cs="Times New Roman"/>
        </w:rPr>
      </w:pPr>
    </w:p>
    <w:p w14:paraId="1520628C" w14:textId="5249C466" w:rsidR="00D2244F" w:rsidRPr="00D2244F" w:rsidRDefault="000028C7" w:rsidP="00F51957">
      <w:pPr>
        <w:spacing w:before="100" w:beforeAutospacing="1" w:after="100" w:afterAutospacing="1" w:line="360" w:lineRule="auto"/>
        <w:jc w:val="both"/>
        <w:rPr>
          <w:rFonts w:ascii="Times New Roman" w:hAnsi="Times New Roman" w:cs="Times New Roman"/>
        </w:rPr>
      </w:pPr>
      <w:r>
        <w:rPr>
          <w:rFonts w:ascii="Times New Roman" w:eastAsiaTheme="minorEastAsia" w:hAnsi="Times New Roman" w:cs="Times New Roman"/>
        </w:rPr>
        <w:t>The</w:t>
      </w:r>
      <w:r w:rsidR="00D2244F" w:rsidRPr="00D2244F">
        <w:rPr>
          <w:rFonts w:ascii="Times New Roman" w:hAnsi="Times New Roman" w:cs="Times New Roman"/>
        </w:rPr>
        <w:t xml:space="preserve"> reproduction group exhibits no statistically significant difference from 0, and its 95% CI overlaps with 0 (p-value &gt;0.05). For the growth and survival groups, the effect of the former was statistically significantly positive, while the latter was statistically significantly hazardous with a mean value of - 2</w:t>
      </w:r>
      <w:r>
        <w:rPr>
          <w:rFonts w:ascii="Times New Roman" w:hAnsi="Times New Roman" w:cs="Times New Roman"/>
        </w:rPr>
        <w:t>1</w:t>
      </w:r>
      <w:r w:rsidR="00D2244F" w:rsidRPr="00D2244F">
        <w:rPr>
          <w:rFonts w:ascii="Times New Roman" w:hAnsi="Times New Roman" w:cs="Times New Roman"/>
        </w:rPr>
        <w:t xml:space="preserve">%. </w:t>
      </w:r>
      <w:r w:rsidR="00C662ED">
        <w:rPr>
          <w:rFonts w:ascii="Times New Roman" w:hAnsi="Times New Roman" w:cs="Times New Roman"/>
        </w:rPr>
        <w:t xml:space="preserve">The animal group </w:t>
      </w:r>
      <w:r w:rsidR="00D2244F" w:rsidRPr="00D2244F">
        <w:rPr>
          <w:rFonts w:ascii="Times New Roman" w:hAnsi="Times New Roman" w:cs="Times New Roman"/>
        </w:rPr>
        <w:t>showed a statistically significantly negative effect of -9.</w:t>
      </w:r>
      <w:r>
        <w:rPr>
          <w:rFonts w:ascii="Times New Roman" w:hAnsi="Times New Roman" w:cs="Times New Roman"/>
        </w:rPr>
        <w:t>8</w:t>
      </w:r>
      <w:r w:rsidR="00D2244F" w:rsidRPr="00D2244F">
        <w:rPr>
          <w:rFonts w:ascii="Times New Roman" w:hAnsi="Times New Roman" w:cs="Times New Roman"/>
        </w:rPr>
        <w:t>%. In contrast, the results for plants showed that the application of biochar significantly benefited the plants by 10%. Regarding the performance of different types of biochar, the application of plant and waste feedstock biochar feedstock did not show statistically significant effects. Biochar with sludge as feedstock showed statistically significant positive effects of 65% (p-value &lt;0.05), and biochar made from feedstock type “mix” showed significant negative effects of -2</w:t>
      </w:r>
      <w:r>
        <w:rPr>
          <w:rFonts w:ascii="Times New Roman" w:hAnsi="Times New Roman" w:cs="Times New Roman"/>
        </w:rPr>
        <w:t>5</w:t>
      </w:r>
      <w:r w:rsidR="00D2244F" w:rsidRPr="00D2244F">
        <w:rPr>
          <w:rFonts w:ascii="Times New Roman" w:hAnsi="Times New Roman" w:cs="Times New Roman"/>
        </w:rPr>
        <w:t>%.</w:t>
      </w:r>
    </w:p>
    <w:p w14:paraId="167148A3" w14:textId="0F6B1B23" w:rsidR="00D2244F" w:rsidRPr="00D2244F" w:rsidRDefault="00D2244F" w:rsidP="00F51957">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Considering the impact </w:t>
      </w:r>
      <w:r w:rsidR="00D16ECA">
        <w:rPr>
          <w:rFonts w:ascii="Times New Roman" w:hAnsi="Times New Roman" w:cs="Times New Roman"/>
        </w:rPr>
        <w:t>of</w:t>
      </w:r>
      <w:r>
        <w:rPr>
          <w:rFonts w:ascii="Times New Roman" w:hAnsi="Times New Roman" w:cs="Times New Roman"/>
        </w:rPr>
        <w:t xml:space="preserve"> biochar properties</w:t>
      </w:r>
      <w:r w:rsidRPr="00D2244F">
        <w:rPr>
          <w:rFonts w:ascii="Times New Roman" w:hAnsi="Times New Roman" w:cs="Times New Roman"/>
        </w:rPr>
        <w:t>, the group with biochar pH &lt;6 showed a statistically significant positive effect of 10%, while the other two groups had CIs overlapping with 0. Based on the grouping of biochar production temperatures, the effect of biochar produced at less than 550 °C showed a statistically significant positive effect, while the effect of biochar produced at greater than 550 °C was statistically significantly negative. According to the grouping by biochar application rates, the group with high application rates showed a statistically significant negative effect of -32%</w:t>
      </w:r>
      <w:r w:rsidR="00F51957">
        <w:rPr>
          <w:rFonts w:ascii="Times New Roman" w:hAnsi="Times New Roman" w:cs="Times New Roman"/>
        </w:rPr>
        <w:t>,</w:t>
      </w:r>
      <w:r w:rsidRPr="00D2244F">
        <w:rPr>
          <w:rFonts w:ascii="Times New Roman" w:hAnsi="Times New Roman" w:cs="Times New Roman"/>
        </w:rPr>
        <w:t xml:space="preserve"> while the group with low application rates showed a statistically significant positive effect of 9.</w:t>
      </w:r>
      <w:r w:rsidR="000028C7">
        <w:rPr>
          <w:rFonts w:ascii="Times New Roman" w:hAnsi="Times New Roman" w:cs="Times New Roman"/>
        </w:rPr>
        <w:t>7</w:t>
      </w:r>
      <w:r w:rsidRPr="00D2244F">
        <w:rPr>
          <w:rFonts w:ascii="Times New Roman" w:hAnsi="Times New Roman" w:cs="Times New Roman"/>
        </w:rPr>
        <w:t xml:space="preserve">%. The group with a medium application rate showed no significant effect. </w:t>
      </w:r>
    </w:p>
    <w:p w14:paraId="12FC5C66" w14:textId="59C36D2F" w:rsidR="00D2244F" w:rsidRDefault="00D2244F" w:rsidP="001135DB">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For</w:t>
      </w:r>
      <w:r w:rsidRPr="00D2244F">
        <w:rPr>
          <w:rFonts w:ascii="Times New Roman" w:hAnsi="Times New Roman" w:cs="Times New Roman"/>
        </w:rPr>
        <w:t xml:space="preserve"> the impact of soil propertie</w:t>
      </w:r>
      <w:r>
        <w:rPr>
          <w:rFonts w:ascii="Times New Roman" w:hAnsi="Times New Roman" w:cs="Times New Roman"/>
        </w:rPr>
        <w:t>s</w:t>
      </w:r>
      <w:r w:rsidRPr="00D2244F">
        <w:rPr>
          <w:rFonts w:ascii="Times New Roman" w:hAnsi="Times New Roman" w:cs="Times New Roman"/>
        </w:rPr>
        <w:t xml:space="preserve">, the grouping based on soil appeared to have insufficient data because of the high number of missing values for soil </w:t>
      </w:r>
      <w:proofErr w:type="spellStart"/>
      <w:r w:rsidRPr="00D2244F">
        <w:rPr>
          <w:rFonts w:ascii="Times New Roman" w:hAnsi="Times New Roman" w:cs="Times New Roman"/>
        </w:rPr>
        <w:t>pH.</w:t>
      </w:r>
      <w:proofErr w:type="spellEnd"/>
      <w:r w:rsidRPr="00D2244F">
        <w:rPr>
          <w:rFonts w:ascii="Times New Roman" w:hAnsi="Times New Roman" w:cs="Times New Roman"/>
        </w:rPr>
        <w:t xml:space="preserve"> Statistically </w:t>
      </w:r>
      <w:r w:rsidRPr="00D2244F">
        <w:rPr>
          <w:rFonts w:ascii="Times New Roman" w:hAnsi="Times New Roman" w:cs="Times New Roman"/>
        </w:rPr>
        <w:lastRenderedPageBreak/>
        <w:t xml:space="preserve">significant positive effects of biochar were observed in the soil pH &lt; 5 and 5 ≤ pH &lt;6 groups. No significant effect was observed in the group with pH ≥ 6. However, the 5 ≤ pH &lt; 6 group contained only 14 data points. </w:t>
      </w:r>
    </w:p>
    <w:p w14:paraId="32B535CD" w14:textId="77777777" w:rsidR="000028C7" w:rsidRPr="00D2244F" w:rsidRDefault="000028C7" w:rsidP="00CB6FD8">
      <w:pPr>
        <w:spacing w:before="100" w:beforeAutospacing="1" w:after="100" w:afterAutospacing="1" w:line="360" w:lineRule="auto"/>
        <w:jc w:val="both"/>
        <w:rPr>
          <w:rFonts w:ascii="Times New Roman" w:hAnsi="Times New Roman" w:cs="Times New Roman"/>
        </w:rPr>
      </w:pPr>
    </w:p>
    <w:p w14:paraId="39C4ABE1" w14:textId="04B89DB6" w:rsidR="00E571BB" w:rsidRPr="00F54291" w:rsidRDefault="00E571BB" w:rsidP="00CB6FD8">
      <w:pPr>
        <w:spacing w:before="100" w:beforeAutospacing="1" w:after="100" w:afterAutospacing="1" w:line="360" w:lineRule="auto"/>
        <w:jc w:val="both"/>
        <w:rPr>
          <w:rFonts w:ascii="Times New Roman" w:hAnsi="Times New Roman" w:cs="Times New Roman"/>
          <w:b/>
          <w:bCs/>
        </w:rPr>
      </w:pPr>
      <w:r>
        <w:rPr>
          <w:rFonts w:ascii="Times New Roman" w:hAnsi="Times New Roman" w:cs="Times New Roman"/>
          <w:b/>
          <w:bCs/>
        </w:rPr>
        <w:t>Performance of binary classification models</w:t>
      </w:r>
    </w:p>
    <w:p w14:paraId="23EB2011" w14:textId="3630BF0C" w:rsidR="00D578D2" w:rsidRPr="0036220B" w:rsidRDefault="00D16ECA" w:rsidP="001135DB">
      <w:pPr>
        <w:pStyle w:val="af2"/>
        <w:spacing w:line="360" w:lineRule="auto"/>
        <w:jc w:val="both"/>
        <w:rPr>
          <w:rFonts w:eastAsiaTheme="minorEastAsia"/>
          <w:kern w:val="2"/>
          <w14:ligatures w14:val="standardContextual"/>
        </w:rPr>
      </w:pPr>
      <w:r w:rsidRPr="0036220B">
        <w:rPr>
          <w:rFonts w:eastAsiaTheme="minorEastAsia"/>
          <w:kern w:val="2"/>
          <w14:ligatures w14:val="standardContextual"/>
        </w:rPr>
        <w:t>F</w:t>
      </w:r>
      <w:r w:rsidR="00D578D2" w:rsidRPr="0036220B">
        <w:rPr>
          <w:rFonts w:eastAsiaTheme="minorEastAsia"/>
          <w:kern w:val="2"/>
          <w14:ligatures w14:val="standardContextual"/>
        </w:rPr>
        <w:t>our models</w:t>
      </w:r>
      <w:r w:rsidRPr="0036220B">
        <w:rPr>
          <w:rFonts w:eastAsiaTheme="minorEastAsia"/>
          <w:kern w:val="2"/>
          <w14:ligatures w14:val="standardContextual"/>
        </w:rPr>
        <w:t xml:space="preserve"> - </w:t>
      </w:r>
      <w:r w:rsidR="00F51957" w:rsidRPr="0036220B">
        <w:rPr>
          <w:rFonts w:eastAsiaTheme="minorEastAsia"/>
          <w:kern w:val="2"/>
          <w14:ligatures w14:val="standardContextual"/>
        </w:rPr>
        <w:t>supporting vector machine (SVM)</w:t>
      </w:r>
      <w:r w:rsidR="00D578D2" w:rsidRPr="0036220B">
        <w:rPr>
          <w:rFonts w:eastAsiaTheme="minorEastAsia"/>
          <w:kern w:val="2"/>
          <w14:ligatures w14:val="standardContextual"/>
        </w:rPr>
        <w:t xml:space="preserve"> (linear), SVM (Gaussian), </w:t>
      </w:r>
      <w:r w:rsidR="00F51957" w:rsidRPr="0036220B">
        <w:rPr>
          <w:rFonts w:eastAsiaTheme="minorEastAsia"/>
          <w:kern w:val="2"/>
          <w14:ligatures w14:val="standardContextual"/>
        </w:rPr>
        <w:t>neural network (NN)</w:t>
      </w:r>
      <w:r w:rsidR="00D578D2" w:rsidRPr="0036220B">
        <w:rPr>
          <w:rFonts w:eastAsiaTheme="minorEastAsia"/>
          <w:kern w:val="2"/>
          <w14:ligatures w14:val="standardContextual"/>
        </w:rPr>
        <w:t xml:space="preserve">, and </w:t>
      </w:r>
      <w:r w:rsidR="00F51957" w:rsidRPr="0036220B">
        <w:rPr>
          <w:rFonts w:eastAsiaTheme="minorEastAsia"/>
          <w:kern w:val="2"/>
          <w14:ligatures w14:val="standardContextual"/>
        </w:rPr>
        <w:t>random forest (RF)</w:t>
      </w:r>
      <w:r w:rsidR="00D578D2" w:rsidRPr="0036220B">
        <w:rPr>
          <w:rFonts w:eastAsiaTheme="minorEastAsia"/>
          <w:kern w:val="2"/>
          <w14:ligatures w14:val="standardContextual"/>
        </w:rPr>
        <w:t xml:space="preserve"> </w:t>
      </w:r>
      <w:r w:rsidRPr="0036220B">
        <w:rPr>
          <w:rFonts w:eastAsiaTheme="minorEastAsia"/>
          <w:kern w:val="2"/>
          <w14:ligatures w14:val="standardContextual"/>
        </w:rPr>
        <w:t xml:space="preserve">- </w:t>
      </w:r>
      <w:r w:rsidR="00D578D2" w:rsidRPr="0036220B">
        <w:rPr>
          <w:rFonts w:eastAsiaTheme="minorEastAsia"/>
          <w:kern w:val="2"/>
          <w14:ligatures w14:val="standardContextual"/>
        </w:rPr>
        <w:t xml:space="preserve">were used </w:t>
      </w:r>
      <w:r w:rsidR="000028C7" w:rsidRPr="0036220B">
        <w:rPr>
          <w:rFonts w:eastAsiaTheme="minorEastAsia"/>
          <w:kern w:val="2"/>
          <w14:ligatures w14:val="standardContextual"/>
        </w:rPr>
        <w:t>for the</w:t>
      </w:r>
      <w:r w:rsidR="00D578D2" w:rsidRPr="0036220B">
        <w:rPr>
          <w:rFonts w:eastAsiaTheme="minorEastAsia"/>
          <w:kern w:val="2"/>
          <w14:ligatures w14:val="standardContextual"/>
        </w:rPr>
        <w:t xml:space="preserve"> binary classification </w:t>
      </w:r>
      <w:r w:rsidR="000028C7" w:rsidRPr="0036220B">
        <w:rPr>
          <w:rFonts w:eastAsiaTheme="minorEastAsia"/>
          <w:kern w:val="2"/>
          <w14:ligatures w14:val="standardContextual"/>
        </w:rPr>
        <w:t xml:space="preserve">of biochar effects into </w:t>
      </w:r>
      <w:r w:rsidR="00D578D2" w:rsidRPr="0036220B">
        <w:rPr>
          <w:rFonts w:eastAsiaTheme="minorEastAsia"/>
          <w:kern w:val="2"/>
          <w14:ligatures w14:val="standardContextual"/>
        </w:rPr>
        <w:t xml:space="preserve">beneficial or hazardous. </w:t>
      </w:r>
      <w:r w:rsidR="000028C7" w:rsidRPr="0036220B">
        <w:rPr>
          <w:rFonts w:eastAsiaTheme="minorEastAsia"/>
          <w:kern w:val="2"/>
          <w14:ligatures w14:val="standardContextual"/>
        </w:rPr>
        <w:t>The models are relating the effect</w:t>
      </w:r>
      <w:r w:rsidR="000F4C3F" w:rsidRPr="0036220B">
        <w:rPr>
          <w:rFonts w:eastAsiaTheme="minorEastAsia"/>
          <w:kern w:val="2"/>
          <w14:ligatures w14:val="standardContextual"/>
        </w:rPr>
        <w:t xml:space="preserve"> (%)</w:t>
      </w:r>
      <w:r w:rsidR="000028C7" w:rsidRPr="0036220B">
        <w:rPr>
          <w:rFonts w:eastAsiaTheme="minorEastAsia"/>
          <w:kern w:val="2"/>
          <w14:ligatures w14:val="standardContextual"/>
        </w:rPr>
        <w:t xml:space="preserve"> compared to the biochar-free control based on </w:t>
      </w:r>
      <w:r w:rsidR="000F4C3F" w:rsidRPr="0036220B">
        <w:rPr>
          <w:rFonts w:eastAsiaTheme="minorEastAsia"/>
          <w:kern w:val="2"/>
          <w14:ligatures w14:val="standardContextual"/>
        </w:rPr>
        <w:t>14</w:t>
      </w:r>
      <w:r w:rsidR="000028C7" w:rsidRPr="0036220B">
        <w:rPr>
          <w:rFonts w:eastAsiaTheme="minorEastAsia"/>
          <w:kern w:val="2"/>
          <w14:ligatures w14:val="standardContextual"/>
        </w:rPr>
        <w:t xml:space="preserve"> biochar properties, </w:t>
      </w:r>
      <w:r w:rsidR="000F4C3F" w:rsidRPr="0036220B">
        <w:rPr>
          <w:rFonts w:eastAsiaTheme="minorEastAsia"/>
          <w:kern w:val="2"/>
          <w14:ligatures w14:val="standardContextual"/>
        </w:rPr>
        <w:t>5</w:t>
      </w:r>
      <w:r w:rsidR="000028C7" w:rsidRPr="0036220B">
        <w:rPr>
          <w:rFonts w:eastAsiaTheme="minorEastAsia"/>
          <w:kern w:val="2"/>
          <w14:ligatures w14:val="standardContextual"/>
        </w:rPr>
        <w:t xml:space="preserve"> soil properties, </w:t>
      </w:r>
      <w:r w:rsidR="000F4C3F" w:rsidRPr="0036220B">
        <w:rPr>
          <w:rFonts w:eastAsiaTheme="minorEastAsia"/>
          <w:kern w:val="2"/>
          <w14:ligatures w14:val="standardContextual"/>
        </w:rPr>
        <w:t>1</w:t>
      </w:r>
      <w:r w:rsidR="000028C7" w:rsidRPr="0036220B">
        <w:rPr>
          <w:rFonts w:eastAsiaTheme="minorEastAsia"/>
          <w:kern w:val="2"/>
          <w14:ligatures w14:val="standardContextual"/>
        </w:rPr>
        <w:t xml:space="preserve"> organism type and </w:t>
      </w:r>
      <w:r w:rsidR="000F4C3F" w:rsidRPr="0036220B">
        <w:rPr>
          <w:rFonts w:eastAsiaTheme="minorEastAsia"/>
          <w:kern w:val="2"/>
          <w14:ligatures w14:val="standardContextual"/>
        </w:rPr>
        <w:t>3</w:t>
      </w:r>
      <w:r w:rsidR="000028C7" w:rsidRPr="0036220B">
        <w:rPr>
          <w:rFonts w:eastAsiaTheme="minorEastAsia"/>
          <w:kern w:val="2"/>
          <w14:ligatures w14:val="standardContextual"/>
        </w:rPr>
        <w:t xml:space="preserve"> endpoint types</w:t>
      </w:r>
      <w:r w:rsidR="00242B38" w:rsidRPr="0036220B">
        <w:rPr>
          <w:rFonts w:eastAsiaTheme="minorEastAsia"/>
          <w:kern w:val="2"/>
          <w14:ligatures w14:val="standardContextual"/>
        </w:rPr>
        <w:t xml:space="preserve">. The details about how </w:t>
      </w:r>
      <w:r w:rsidR="00C662ED" w:rsidRPr="0036220B">
        <w:rPr>
          <w:rFonts w:eastAsiaTheme="minorEastAsia"/>
          <w:kern w:val="2"/>
          <w14:ligatures w14:val="standardContextual"/>
        </w:rPr>
        <w:t xml:space="preserve">the data were </w:t>
      </w:r>
      <w:r w:rsidR="00242B38" w:rsidRPr="0036220B">
        <w:rPr>
          <w:rFonts w:eastAsiaTheme="minorEastAsia"/>
          <w:kern w:val="2"/>
          <w14:ligatures w14:val="standardContextual"/>
        </w:rPr>
        <w:t>pre-process</w:t>
      </w:r>
      <w:r w:rsidR="00C662ED" w:rsidRPr="0036220B">
        <w:rPr>
          <w:rFonts w:eastAsiaTheme="minorEastAsia"/>
          <w:kern w:val="2"/>
          <w14:ligatures w14:val="standardContextual"/>
        </w:rPr>
        <w:t>es</w:t>
      </w:r>
      <w:r w:rsidR="00242B38" w:rsidRPr="0036220B">
        <w:rPr>
          <w:rFonts w:eastAsiaTheme="minorEastAsia"/>
          <w:kern w:val="2"/>
          <w14:ligatures w14:val="standardContextual"/>
        </w:rPr>
        <w:t xml:space="preserve"> can be found in Table S3</w:t>
      </w:r>
      <w:r w:rsidR="000028C7" w:rsidRPr="0036220B">
        <w:rPr>
          <w:rFonts w:eastAsiaTheme="minorEastAsia"/>
          <w:kern w:val="2"/>
          <w14:ligatures w14:val="standardContextual"/>
        </w:rPr>
        <w:t xml:space="preserve">. </w:t>
      </w:r>
      <w:r w:rsidR="00D578D2" w:rsidRPr="0036220B">
        <w:rPr>
          <w:rFonts w:eastAsiaTheme="minorEastAsia"/>
          <w:kern w:val="2"/>
          <w14:ligatures w14:val="standardContextual"/>
        </w:rPr>
        <w:t xml:space="preserve">In Table 1, the results of </w:t>
      </w:r>
      <w:r w:rsidRPr="0036220B">
        <w:rPr>
          <w:rFonts w:eastAsiaTheme="minorEastAsia"/>
          <w:kern w:val="2"/>
          <w14:ligatures w14:val="standardContextual"/>
        </w:rPr>
        <w:t xml:space="preserve">the </w:t>
      </w:r>
      <w:r w:rsidR="00D578D2" w:rsidRPr="0036220B">
        <w:rPr>
          <w:rFonts w:eastAsiaTheme="minorEastAsia"/>
          <w:kern w:val="2"/>
          <w14:ligatures w14:val="standardContextual"/>
        </w:rPr>
        <w:t xml:space="preserve">four models used for </w:t>
      </w:r>
      <w:r w:rsidRPr="0036220B">
        <w:rPr>
          <w:rFonts w:eastAsiaTheme="minorEastAsia"/>
          <w:kern w:val="2"/>
          <w14:ligatures w14:val="standardContextual"/>
        </w:rPr>
        <w:t xml:space="preserve">the </w:t>
      </w:r>
      <w:r w:rsidR="00D578D2" w:rsidRPr="0036220B">
        <w:rPr>
          <w:rFonts w:eastAsiaTheme="minorEastAsia"/>
          <w:kern w:val="2"/>
          <w14:ligatures w14:val="standardContextual"/>
        </w:rPr>
        <w:t xml:space="preserve">binary classification are presented. </w:t>
      </w:r>
    </w:p>
    <w:p w14:paraId="1F649C99" w14:textId="77777777" w:rsidR="000028C7" w:rsidRPr="00D578D2" w:rsidRDefault="000028C7" w:rsidP="00CB6FD8">
      <w:pPr>
        <w:pStyle w:val="af2"/>
        <w:spacing w:line="360" w:lineRule="auto"/>
        <w:jc w:val="both"/>
        <w:rPr>
          <w:rFonts w:eastAsiaTheme="minorEastAsia"/>
          <w:kern w:val="2"/>
          <w:sz w:val="22"/>
          <w14:ligatures w14:val="standardContextual"/>
        </w:rPr>
      </w:pPr>
    </w:p>
    <w:p w14:paraId="5F8DFCBF" w14:textId="3870AC9F" w:rsidR="00FD4FBD" w:rsidRPr="000F4C3F" w:rsidRDefault="00FD4FBD" w:rsidP="00CB6FD8">
      <w:pPr>
        <w:pStyle w:val="af2"/>
        <w:spacing w:line="360" w:lineRule="auto"/>
        <w:jc w:val="center"/>
        <w:rPr>
          <w:rFonts w:eastAsiaTheme="minorEastAsia"/>
          <w:i/>
          <w:iCs/>
          <w:kern w:val="2"/>
          <w:sz w:val="22"/>
          <w14:ligatures w14:val="standardContextual"/>
        </w:rPr>
      </w:pPr>
      <w:r w:rsidRPr="000F4C3F">
        <w:rPr>
          <w:rFonts w:eastAsiaTheme="minorEastAsia"/>
          <w:i/>
          <w:iCs/>
          <w:kern w:val="2"/>
          <w:sz w:val="22"/>
          <w14:ligatures w14:val="standardContextual"/>
        </w:rPr>
        <w:t xml:space="preserve">Table 1 Performance of four binary classification models </w:t>
      </w:r>
      <w:r w:rsidR="000028C7" w:rsidRPr="000F4C3F">
        <w:rPr>
          <w:rFonts w:eastAsiaTheme="minorEastAsia"/>
          <w:i/>
          <w:iCs/>
          <w:kern w:val="2"/>
          <w:sz w:val="22"/>
          <w14:ligatures w14:val="standardContextual"/>
        </w:rPr>
        <w:t>to classify biochar effects into beneficial or hazardous</w:t>
      </w:r>
      <w:r w:rsidR="00A62EAC">
        <w:rPr>
          <w:rFonts w:eastAsiaTheme="minorEastAsia"/>
          <w:i/>
          <w:iCs/>
          <w:kern w:val="2"/>
          <w:sz w:val="22"/>
          <w14:ligatures w14:val="standardContextual"/>
        </w:rPr>
        <w:t>. The values in bold font represent the best performing models.</w:t>
      </w:r>
    </w:p>
    <w:tbl>
      <w:tblPr>
        <w:tblW w:w="8647" w:type="dxa"/>
        <w:tblLook w:val="04A0" w:firstRow="1" w:lastRow="0" w:firstColumn="1" w:lastColumn="0" w:noHBand="0" w:noVBand="1"/>
      </w:tblPr>
      <w:tblGrid>
        <w:gridCol w:w="2038"/>
        <w:gridCol w:w="1256"/>
        <w:gridCol w:w="1384"/>
        <w:gridCol w:w="1418"/>
        <w:gridCol w:w="1275"/>
        <w:gridCol w:w="1276"/>
      </w:tblGrid>
      <w:tr w:rsidR="0027539F" w:rsidRPr="0027539F" w14:paraId="232A62B3" w14:textId="77777777" w:rsidTr="00C04CBC">
        <w:trPr>
          <w:trHeight w:val="320"/>
        </w:trPr>
        <w:tc>
          <w:tcPr>
            <w:tcW w:w="3294" w:type="dxa"/>
            <w:gridSpan w:val="2"/>
            <w:tcBorders>
              <w:top w:val="single" w:sz="4" w:space="0" w:color="auto"/>
              <w:left w:val="nil"/>
              <w:bottom w:val="single" w:sz="4" w:space="0" w:color="auto"/>
              <w:right w:val="nil"/>
            </w:tcBorders>
            <w:shd w:val="clear" w:color="auto" w:fill="auto"/>
            <w:noWrap/>
            <w:vAlign w:val="center"/>
            <w:hideMark/>
          </w:tcPr>
          <w:p w14:paraId="364A744A" w14:textId="77777777" w:rsidR="0027539F" w:rsidRPr="0027539F" w:rsidRDefault="0027539F" w:rsidP="00CB6FD8">
            <w:pPr>
              <w:spacing w:line="360" w:lineRule="auto"/>
              <w:jc w:val="center"/>
              <w:rPr>
                <w:rFonts w:ascii="Times New Roman" w:eastAsia="DengXian" w:hAnsi="Times New Roman" w:cs="Times New Roman"/>
                <w:color w:val="000000"/>
                <w:szCs w:val="22"/>
              </w:rPr>
            </w:pPr>
            <w:bookmarkStart w:id="1" w:name="_Hlk175081390"/>
            <w:r w:rsidRPr="0027539F">
              <w:rPr>
                <w:rFonts w:ascii="Times New Roman" w:eastAsia="DengXian" w:hAnsi="Times New Roman" w:cs="Times New Roman"/>
                <w:color w:val="000000"/>
                <w:szCs w:val="22"/>
              </w:rPr>
              <w:t>Binary Classification Models</w:t>
            </w:r>
          </w:p>
        </w:tc>
        <w:tc>
          <w:tcPr>
            <w:tcW w:w="1384" w:type="dxa"/>
            <w:tcBorders>
              <w:top w:val="single" w:sz="4" w:space="0" w:color="auto"/>
              <w:left w:val="nil"/>
              <w:bottom w:val="single" w:sz="4" w:space="0" w:color="auto"/>
              <w:right w:val="nil"/>
            </w:tcBorders>
            <w:shd w:val="clear" w:color="auto" w:fill="auto"/>
            <w:noWrap/>
            <w:vAlign w:val="center"/>
            <w:hideMark/>
          </w:tcPr>
          <w:p w14:paraId="615C0270"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SVM linear</w:t>
            </w:r>
          </w:p>
        </w:tc>
        <w:tc>
          <w:tcPr>
            <w:tcW w:w="1418" w:type="dxa"/>
            <w:tcBorders>
              <w:top w:val="single" w:sz="4" w:space="0" w:color="auto"/>
              <w:left w:val="nil"/>
              <w:bottom w:val="single" w:sz="4" w:space="0" w:color="auto"/>
              <w:right w:val="nil"/>
            </w:tcBorders>
            <w:shd w:val="clear" w:color="auto" w:fill="auto"/>
            <w:noWrap/>
            <w:vAlign w:val="center"/>
            <w:hideMark/>
          </w:tcPr>
          <w:p w14:paraId="21D66E70"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SVM Gaussian</w:t>
            </w:r>
          </w:p>
        </w:tc>
        <w:tc>
          <w:tcPr>
            <w:tcW w:w="1275" w:type="dxa"/>
            <w:tcBorders>
              <w:top w:val="single" w:sz="4" w:space="0" w:color="auto"/>
              <w:left w:val="nil"/>
              <w:bottom w:val="single" w:sz="4" w:space="0" w:color="auto"/>
              <w:right w:val="nil"/>
            </w:tcBorders>
            <w:shd w:val="clear" w:color="auto" w:fill="auto"/>
            <w:noWrap/>
            <w:vAlign w:val="center"/>
            <w:hideMark/>
          </w:tcPr>
          <w:p w14:paraId="3A5779CE"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NN</w:t>
            </w:r>
          </w:p>
        </w:tc>
        <w:tc>
          <w:tcPr>
            <w:tcW w:w="1276" w:type="dxa"/>
            <w:tcBorders>
              <w:top w:val="single" w:sz="4" w:space="0" w:color="auto"/>
              <w:left w:val="nil"/>
              <w:bottom w:val="single" w:sz="4" w:space="0" w:color="auto"/>
              <w:right w:val="nil"/>
            </w:tcBorders>
            <w:shd w:val="clear" w:color="auto" w:fill="auto"/>
            <w:noWrap/>
            <w:vAlign w:val="center"/>
            <w:hideMark/>
          </w:tcPr>
          <w:p w14:paraId="48E8B9BD"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RF</w:t>
            </w:r>
          </w:p>
        </w:tc>
      </w:tr>
      <w:tr w:rsidR="0027539F" w:rsidRPr="0027539F" w14:paraId="417B7BAD" w14:textId="77777777" w:rsidTr="00C04CBC">
        <w:trPr>
          <w:trHeight w:val="320"/>
        </w:trPr>
        <w:tc>
          <w:tcPr>
            <w:tcW w:w="2038" w:type="dxa"/>
            <w:vMerge w:val="restart"/>
            <w:tcBorders>
              <w:top w:val="nil"/>
              <w:left w:val="nil"/>
              <w:bottom w:val="single" w:sz="4" w:space="0" w:color="000000"/>
              <w:right w:val="nil"/>
            </w:tcBorders>
            <w:shd w:val="clear" w:color="auto" w:fill="auto"/>
            <w:noWrap/>
            <w:vAlign w:val="center"/>
            <w:hideMark/>
          </w:tcPr>
          <w:p w14:paraId="2C193B1B" w14:textId="5164FE26"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Test</w:t>
            </w:r>
            <w:r w:rsidR="00D16ECA">
              <w:rPr>
                <w:rFonts w:ascii="Times New Roman" w:eastAsia="DengXian" w:hAnsi="Times New Roman" w:cs="Times New Roman"/>
                <w:color w:val="000000"/>
                <w:szCs w:val="22"/>
              </w:rPr>
              <w:t xml:space="preserve"> </w:t>
            </w:r>
            <w:r w:rsidRPr="0027539F">
              <w:rPr>
                <w:rFonts w:ascii="Times New Roman" w:eastAsia="DengXian" w:hAnsi="Times New Roman" w:cs="Times New Roman"/>
                <w:color w:val="000000"/>
                <w:szCs w:val="22"/>
              </w:rPr>
              <w:t>set</w:t>
            </w:r>
          </w:p>
        </w:tc>
        <w:tc>
          <w:tcPr>
            <w:tcW w:w="1256" w:type="dxa"/>
            <w:tcBorders>
              <w:top w:val="nil"/>
              <w:left w:val="nil"/>
              <w:bottom w:val="nil"/>
              <w:right w:val="nil"/>
            </w:tcBorders>
            <w:shd w:val="clear" w:color="auto" w:fill="auto"/>
            <w:noWrap/>
            <w:vAlign w:val="center"/>
            <w:hideMark/>
          </w:tcPr>
          <w:p w14:paraId="5EFD389F"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Accuracy</w:t>
            </w:r>
          </w:p>
        </w:tc>
        <w:tc>
          <w:tcPr>
            <w:tcW w:w="1384" w:type="dxa"/>
            <w:tcBorders>
              <w:top w:val="nil"/>
              <w:left w:val="nil"/>
              <w:bottom w:val="nil"/>
              <w:right w:val="nil"/>
            </w:tcBorders>
            <w:shd w:val="clear" w:color="auto" w:fill="auto"/>
            <w:noWrap/>
            <w:vAlign w:val="center"/>
            <w:hideMark/>
          </w:tcPr>
          <w:p w14:paraId="33722658"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0.65</w:t>
            </w:r>
          </w:p>
        </w:tc>
        <w:tc>
          <w:tcPr>
            <w:tcW w:w="1418" w:type="dxa"/>
            <w:tcBorders>
              <w:top w:val="nil"/>
              <w:left w:val="nil"/>
              <w:bottom w:val="nil"/>
              <w:right w:val="nil"/>
            </w:tcBorders>
            <w:shd w:val="clear" w:color="auto" w:fill="auto"/>
            <w:noWrap/>
            <w:vAlign w:val="center"/>
            <w:hideMark/>
          </w:tcPr>
          <w:p w14:paraId="3D35DE1A"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0.71</w:t>
            </w:r>
          </w:p>
        </w:tc>
        <w:tc>
          <w:tcPr>
            <w:tcW w:w="1275" w:type="dxa"/>
            <w:tcBorders>
              <w:top w:val="nil"/>
              <w:left w:val="nil"/>
              <w:bottom w:val="nil"/>
              <w:right w:val="nil"/>
            </w:tcBorders>
            <w:shd w:val="clear" w:color="auto" w:fill="auto"/>
            <w:noWrap/>
            <w:vAlign w:val="center"/>
            <w:hideMark/>
          </w:tcPr>
          <w:p w14:paraId="56966702" w14:textId="18842E5C"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0.7</w:t>
            </w:r>
            <w:r w:rsidR="001C11F5">
              <w:rPr>
                <w:rFonts w:ascii="Times New Roman" w:eastAsia="DengXian" w:hAnsi="Times New Roman" w:cs="Times New Roman"/>
                <w:color w:val="000000"/>
                <w:szCs w:val="22"/>
              </w:rPr>
              <w:t>3</w:t>
            </w:r>
          </w:p>
        </w:tc>
        <w:tc>
          <w:tcPr>
            <w:tcW w:w="1276" w:type="dxa"/>
            <w:tcBorders>
              <w:top w:val="nil"/>
              <w:left w:val="nil"/>
              <w:bottom w:val="nil"/>
              <w:right w:val="nil"/>
            </w:tcBorders>
            <w:shd w:val="clear" w:color="auto" w:fill="auto"/>
            <w:noWrap/>
            <w:vAlign w:val="center"/>
            <w:hideMark/>
          </w:tcPr>
          <w:p w14:paraId="62FA9037" w14:textId="77777777" w:rsidR="0027539F" w:rsidRPr="0027539F" w:rsidRDefault="0027539F" w:rsidP="00CB6FD8">
            <w:pPr>
              <w:spacing w:line="360" w:lineRule="auto"/>
              <w:jc w:val="center"/>
              <w:rPr>
                <w:rFonts w:ascii="Times New Roman" w:eastAsia="DengXian" w:hAnsi="Times New Roman" w:cs="Times New Roman"/>
                <w:b/>
                <w:bCs/>
                <w:color w:val="000000"/>
                <w:szCs w:val="22"/>
              </w:rPr>
            </w:pPr>
            <w:r w:rsidRPr="0027539F">
              <w:rPr>
                <w:rFonts w:ascii="Times New Roman" w:eastAsia="DengXian" w:hAnsi="Times New Roman" w:cs="Times New Roman"/>
                <w:b/>
                <w:bCs/>
                <w:color w:val="000000"/>
                <w:szCs w:val="22"/>
              </w:rPr>
              <w:t>0.76</w:t>
            </w:r>
          </w:p>
        </w:tc>
      </w:tr>
      <w:tr w:rsidR="0027539F" w:rsidRPr="0027539F" w14:paraId="0C538042" w14:textId="77777777" w:rsidTr="00C04CBC">
        <w:trPr>
          <w:trHeight w:val="320"/>
        </w:trPr>
        <w:tc>
          <w:tcPr>
            <w:tcW w:w="2038" w:type="dxa"/>
            <w:vMerge/>
            <w:tcBorders>
              <w:top w:val="nil"/>
              <w:left w:val="nil"/>
              <w:bottom w:val="single" w:sz="4" w:space="0" w:color="000000"/>
              <w:right w:val="nil"/>
            </w:tcBorders>
            <w:vAlign w:val="center"/>
            <w:hideMark/>
          </w:tcPr>
          <w:p w14:paraId="394472B1" w14:textId="77777777" w:rsidR="0027539F" w:rsidRPr="0027539F" w:rsidRDefault="0027539F" w:rsidP="00CB6FD8">
            <w:pPr>
              <w:spacing w:line="360" w:lineRule="auto"/>
              <w:rPr>
                <w:rFonts w:ascii="Times New Roman" w:eastAsia="DengXian" w:hAnsi="Times New Roman" w:cs="Times New Roman"/>
                <w:color w:val="000000"/>
                <w:szCs w:val="22"/>
              </w:rPr>
            </w:pPr>
          </w:p>
        </w:tc>
        <w:tc>
          <w:tcPr>
            <w:tcW w:w="1256" w:type="dxa"/>
            <w:tcBorders>
              <w:top w:val="nil"/>
              <w:left w:val="nil"/>
              <w:bottom w:val="nil"/>
              <w:right w:val="nil"/>
            </w:tcBorders>
            <w:shd w:val="clear" w:color="auto" w:fill="auto"/>
            <w:noWrap/>
            <w:vAlign w:val="center"/>
            <w:hideMark/>
          </w:tcPr>
          <w:p w14:paraId="11F0B7C9"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95% CI</w:t>
            </w:r>
          </w:p>
        </w:tc>
        <w:tc>
          <w:tcPr>
            <w:tcW w:w="1384" w:type="dxa"/>
            <w:tcBorders>
              <w:top w:val="nil"/>
              <w:left w:val="nil"/>
              <w:bottom w:val="nil"/>
              <w:right w:val="nil"/>
            </w:tcBorders>
            <w:shd w:val="clear" w:color="auto" w:fill="auto"/>
            <w:noWrap/>
            <w:vAlign w:val="center"/>
            <w:hideMark/>
          </w:tcPr>
          <w:p w14:paraId="5AC7586F"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0.59 - 0.70</w:t>
            </w:r>
          </w:p>
        </w:tc>
        <w:tc>
          <w:tcPr>
            <w:tcW w:w="1418" w:type="dxa"/>
            <w:tcBorders>
              <w:top w:val="nil"/>
              <w:left w:val="nil"/>
              <w:bottom w:val="nil"/>
              <w:right w:val="nil"/>
            </w:tcBorders>
            <w:shd w:val="clear" w:color="auto" w:fill="auto"/>
            <w:noWrap/>
            <w:vAlign w:val="center"/>
            <w:hideMark/>
          </w:tcPr>
          <w:p w14:paraId="2C987FEE"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0.66 - 0.76</w:t>
            </w:r>
          </w:p>
        </w:tc>
        <w:tc>
          <w:tcPr>
            <w:tcW w:w="1275" w:type="dxa"/>
            <w:tcBorders>
              <w:top w:val="nil"/>
              <w:left w:val="nil"/>
              <w:bottom w:val="nil"/>
              <w:right w:val="nil"/>
            </w:tcBorders>
            <w:shd w:val="clear" w:color="auto" w:fill="auto"/>
            <w:noWrap/>
            <w:vAlign w:val="center"/>
            <w:hideMark/>
          </w:tcPr>
          <w:p w14:paraId="71708C9F"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0.67 - 0.77</w:t>
            </w:r>
          </w:p>
        </w:tc>
        <w:tc>
          <w:tcPr>
            <w:tcW w:w="1276" w:type="dxa"/>
            <w:tcBorders>
              <w:top w:val="nil"/>
              <w:left w:val="nil"/>
              <w:bottom w:val="nil"/>
              <w:right w:val="nil"/>
            </w:tcBorders>
            <w:shd w:val="clear" w:color="auto" w:fill="auto"/>
            <w:noWrap/>
            <w:vAlign w:val="center"/>
            <w:hideMark/>
          </w:tcPr>
          <w:p w14:paraId="05CFB4B0"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0.71 - 0.80</w:t>
            </w:r>
          </w:p>
        </w:tc>
      </w:tr>
      <w:tr w:rsidR="0027539F" w:rsidRPr="0027539F" w14:paraId="6D7D3B65" w14:textId="77777777" w:rsidTr="00C04CBC">
        <w:trPr>
          <w:trHeight w:val="320"/>
        </w:trPr>
        <w:tc>
          <w:tcPr>
            <w:tcW w:w="2038" w:type="dxa"/>
            <w:vMerge/>
            <w:tcBorders>
              <w:top w:val="nil"/>
              <w:left w:val="nil"/>
              <w:bottom w:val="single" w:sz="4" w:space="0" w:color="000000"/>
              <w:right w:val="nil"/>
            </w:tcBorders>
            <w:vAlign w:val="center"/>
            <w:hideMark/>
          </w:tcPr>
          <w:p w14:paraId="7A6C1FEA" w14:textId="77777777" w:rsidR="0027539F" w:rsidRPr="0027539F" w:rsidRDefault="0027539F" w:rsidP="00CB6FD8">
            <w:pPr>
              <w:spacing w:line="360" w:lineRule="auto"/>
              <w:rPr>
                <w:rFonts w:ascii="Times New Roman" w:eastAsia="DengXian" w:hAnsi="Times New Roman" w:cs="Times New Roman"/>
                <w:color w:val="000000"/>
                <w:szCs w:val="22"/>
              </w:rPr>
            </w:pPr>
          </w:p>
        </w:tc>
        <w:tc>
          <w:tcPr>
            <w:tcW w:w="1256" w:type="dxa"/>
            <w:tcBorders>
              <w:top w:val="nil"/>
              <w:left w:val="nil"/>
              <w:bottom w:val="nil"/>
              <w:right w:val="nil"/>
            </w:tcBorders>
            <w:shd w:val="clear" w:color="auto" w:fill="auto"/>
            <w:noWrap/>
            <w:vAlign w:val="center"/>
            <w:hideMark/>
          </w:tcPr>
          <w:p w14:paraId="21116033"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Sensitivity</w:t>
            </w:r>
          </w:p>
        </w:tc>
        <w:tc>
          <w:tcPr>
            <w:tcW w:w="1384" w:type="dxa"/>
            <w:tcBorders>
              <w:top w:val="nil"/>
              <w:left w:val="nil"/>
              <w:bottom w:val="nil"/>
              <w:right w:val="nil"/>
            </w:tcBorders>
            <w:shd w:val="clear" w:color="auto" w:fill="auto"/>
            <w:noWrap/>
            <w:vAlign w:val="center"/>
            <w:hideMark/>
          </w:tcPr>
          <w:p w14:paraId="32A458AC"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0.57</w:t>
            </w:r>
          </w:p>
        </w:tc>
        <w:tc>
          <w:tcPr>
            <w:tcW w:w="1418" w:type="dxa"/>
            <w:tcBorders>
              <w:top w:val="nil"/>
              <w:left w:val="nil"/>
              <w:bottom w:val="nil"/>
              <w:right w:val="nil"/>
            </w:tcBorders>
            <w:shd w:val="clear" w:color="auto" w:fill="auto"/>
            <w:noWrap/>
            <w:vAlign w:val="center"/>
            <w:hideMark/>
          </w:tcPr>
          <w:p w14:paraId="65EA97A6"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0.68</w:t>
            </w:r>
          </w:p>
        </w:tc>
        <w:tc>
          <w:tcPr>
            <w:tcW w:w="1275" w:type="dxa"/>
            <w:tcBorders>
              <w:top w:val="nil"/>
              <w:left w:val="nil"/>
              <w:bottom w:val="nil"/>
              <w:right w:val="nil"/>
            </w:tcBorders>
            <w:shd w:val="clear" w:color="auto" w:fill="auto"/>
            <w:noWrap/>
            <w:vAlign w:val="center"/>
            <w:hideMark/>
          </w:tcPr>
          <w:p w14:paraId="73C89AFC" w14:textId="315DC1C0"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0.6</w:t>
            </w:r>
            <w:r w:rsidR="001C11F5">
              <w:rPr>
                <w:rFonts w:ascii="Times New Roman" w:eastAsia="DengXian" w:hAnsi="Times New Roman" w:cs="Times New Roman"/>
                <w:color w:val="000000"/>
                <w:szCs w:val="22"/>
              </w:rPr>
              <w:t>9</w:t>
            </w:r>
          </w:p>
        </w:tc>
        <w:tc>
          <w:tcPr>
            <w:tcW w:w="1276" w:type="dxa"/>
            <w:tcBorders>
              <w:top w:val="nil"/>
              <w:left w:val="nil"/>
              <w:bottom w:val="nil"/>
              <w:right w:val="nil"/>
            </w:tcBorders>
            <w:shd w:val="clear" w:color="auto" w:fill="auto"/>
            <w:noWrap/>
            <w:vAlign w:val="center"/>
            <w:hideMark/>
          </w:tcPr>
          <w:p w14:paraId="71EEB406" w14:textId="74DEA821" w:rsidR="0027539F" w:rsidRPr="0027539F" w:rsidRDefault="0027539F" w:rsidP="00CB6FD8">
            <w:pPr>
              <w:spacing w:line="360" w:lineRule="auto"/>
              <w:jc w:val="center"/>
              <w:rPr>
                <w:rFonts w:ascii="Times New Roman" w:eastAsia="DengXian" w:hAnsi="Times New Roman" w:cs="Times New Roman"/>
                <w:b/>
                <w:bCs/>
                <w:color w:val="000000"/>
                <w:szCs w:val="22"/>
              </w:rPr>
            </w:pPr>
            <w:r w:rsidRPr="0027539F">
              <w:rPr>
                <w:rFonts w:ascii="Times New Roman" w:eastAsia="DengXian" w:hAnsi="Times New Roman" w:cs="Times New Roman"/>
                <w:b/>
                <w:bCs/>
                <w:color w:val="000000"/>
                <w:szCs w:val="22"/>
              </w:rPr>
              <w:t>0.7</w:t>
            </w:r>
            <w:r w:rsidR="001C11F5">
              <w:rPr>
                <w:rFonts w:ascii="Times New Roman" w:eastAsia="DengXian" w:hAnsi="Times New Roman" w:cs="Times New Roman"/>
                <w:b/>
                <w:bCs/>
                <w:color w:val="000000"/>
                <w:szCs w:val="22"/>
              </w:rPr>
              <w:t>0</w:t>
            </w:r>
          </w:p>
        </w:tc>
      </w:tr>
      <w:tr w:rsidR="0027539F" w:rsidRPr="0027539F" w14:paraId="08084742" w14:textId="77777777" w:rsidTr="00C04CBC">
        <w:trPr>
          <w:trHeight w:val="320"/>
        </w:trPr>
        <w:tc>
          <w:tcPr>
            <w:tcW w:w="2038" w:type="dxa"/>
            <w:vMerge/>
            <w:tcBorders>
              <w:top w:val="nil"/>
              <w:left w:val="nil"/>
              <w:bottom w:val="single" w:sz="4" w:space="0" w:color="000000"/>
              <w:right w:val="nil"/>
            </w:tcBorders>
            <w:vAlign w:val="center"/>
            <w:hideMark/>
          </w:tcPr>
          <w:p w14:paraId="785C7D36" w14:textId="77777777" w:rsidR="0027539F" w:rsidRPr="0027539F" w:rsidRDefault="0027539F" w:rsidP="00CB6FD8">
            <w:pPr>
              <w:spacing w:line="360" w:lineRule="auto"/>
              <w:rPr>
                <w:rFonts w:ascii="Times New Roman" w:eastAsia="DengXian" w:hAnsi="Times New Roman" w:cs="Times New Roman"/>
                <w:color w:val="000000"/>
                <w:szCs w:val="22"/>
              </w:rPr>
            </w:pPr>
          </w:p>
        </w:tc>
        <w:tc>
          <w:tcPr>
            <w:tcW w:w="1256" w:type="dxa"/>
            <w:tcBorders>
              <w:top w:val="nil"/>
              <w:left w:val="nil"/>
              <w:bottom w:val="nil"/>
              <w:right w:val="nil"/>
            </w:tcBorders>
            <w:shd w:val="clear" w:color="auto" w:fill="auto"/>
            <w:noWrap/>
            <w:vAlign w:val="center"/>
            <w:hideMark/>
          </w:tcPr>
          <w:p w14:paraId="0F3C73A3"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Specificity</w:t>
            </w:r>
          </w:p>
        </w:tc>
        <w:tc>
          <w:tcPr>
            <w:tcW w:w="1384" w:type="dxa"/>
            <w:tcBorders>
              <w:top w:val="nil"/>
              <w:left w:val="nil"/>
              <w:bottom w:val="nil"/>
              <w:right w:val="nil"/>
            </w:tcBorders>
            <w:shd w:val="clear" w:color="auto" w:fill="auto"/>
            <w:noWrap/>
            <w:vAlign w:val="center"/>
            <w:hideMark/>
          </w:tcPr>
          <w:p w14:paraId="1D2CE0CD"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0.72</w:t>
            </w:r>
          </w:p>
        </w:tc>
        <w:tc>
          <w:tcPr>
            <w:tcW w:w="1418" w:type="dxa"/>
            <w:tcBorders>
              <w:top w:val="nil"/>
              <w:left w:val="nil"/>
              <w:bottom w:val="nil"/>
              <w:right w:val="nil"/>
            </w:tcBorders>
            <w:shd w:val="clear" w:color="auto" w:fill="auto"/>
            <w:noWrap/>
            <w:vAlign w:val="center"/>
            <w:hideMark/>
          </w:tcPr>
          <w:p w14:paraId="5DB8CEDE"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0.74</w:t>
            </w:r>
          </w:p>
        </w:tc>
        <w:tc>
          <w:tcPr>
            <w:tcW w:w="1275" w:type="dxa"/>
            <w:tcBorders>
              <w:top w:val="nil"/>
              <w:left w:val="nil"/>
              <w:bottom w:val="nil"/>
              <w:right w:val="nil"/>
            </w:tcBorders>
            <w:shd w:val="clear" w:color="auto" w:fill="auto"/>
            <w:noWrap/>
            <w:vAlign w:val="center"/>
            <w:hideMark/>
          </w:tcPr>
          <w:p w14:paraId="15E515E9"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0.76</w:t>
            </w:r>
          </w:p>
        </w:tc>
        <w:tc>
          <w:tcPr>
            <w:tcW w:w="1276" w:type="dxa"/>
            <w:tcBorders>
              <w:top w:val="nil"/>
              <w:left w:val="nil"/>
              <w:bottom w:val="nil"/>
              <w:right w:val="nil"/>
            </w:tcBorders>
            <w:shd w:val="clear" w:color="auto" w:fill="auto"/>
            <w:noWrap/>
            <w:vAlign w:val="center"/>
            <w:hideMark/>
          </w:tcPr>
          <w:p w14:paraId="10863768" w14:textId="77777777" w:rsidR="0027539F" w:rsidRPr="0027539F" w:rsidRDefault="0027539F" w:rsidP="00CB6FD8">
            <w:pPr>
              <w:spacing w:line="360" w:lineRule="auto"/>
              <w:jc w:val="center"/>
              <w:rPr>
                <w:rFonts w:ascii="Times New Roman" w:eastAsia="DengXian" w:hAnsi="Times New Roman" w:cs="Times New Roman"/>
                <w:b/>
                <w:bCs/>
                <w:color w:val="000000"/>
                <w:szCs w:val="22"/>
              </w:rPr>
            </w:pPr>
            <w:r w:rsidRPr="0027539F">
              <w:rPr>
                <w:rFonts w:ascii="Times New Roman" w:eastAsia="DengXian" w:hAnsi="Times New Roman" w:cs="Times New Roman"/>
                <w:b/>
                <w:bCs/>
                <w:color w:val="000000"/>
                <w:szCs w:val="22"/>
              </w:rPr>
              <w:t>0.82</w:t>
            </w:r>
          </w:p>
        </w:tc>
      </w:tr>
      <w:tr w:rsidR="0027539F" w:rsidRPr="0027539F" w14:paraId="7D2129BE" w14:textId="77777777" w:rsidTr="00C04CBC">
        <w:trPr>
          <w:trHeight w:val="320"/>
        </w:trPr>
        <w:tc>
          <w:tcPr>
            <w:tcW w:w="2038" w:type="dxa"/>
            <w:vMerge/>
            <w:tcBorders>
              <w:top w:val="nil"/>
              <w:left w:val="nil"/>
              <w:bottom w:val="single" w:sz="4" w:space="0" w:color="000000"/>
              <w:right w:val="nil"/>
            </w:tcBorders>
            <w:vAlign w:val="center"/>
            <w:hideMark/>
          </w:tcPr>
          <w:p w14:paraId="40A2647A" w14:textId="77777777" w:rsidR="0027539F" w:rsidRPr="0027539F" w:rsidRDefault="0027539F" w:rsidP="00CB6FD8">
            <w:pPr>
              <w:spacing w:line="360" w:lineRule="auto"/>
              <w:rPr>
                <w:rFonts w:ascii="Times New Roman" w:eastAsia="DengXian" w:hAnsi="Times New Roman" w:cs="Times New Roman"/>
                <w:color w:val="000000"/>
                <w:szCs w:val="22"/>
              </w:rPr>
            </w:pPr>
          </w:p>
        </w:tc>
        <w:tc>
          <w:tcPr>
            <w:tcW w:w="1256" w:type="dxa"/>
            <w:tcBorders>
              <w:top w:val="nil"/>
              <w:left w:val="nil"/>
              <w:bottom w:val="single" w:sz="4" w:space="0" w:color="auto"/>
              <w:right w:val="nil"/>
            </w:tcBorders>
            <w:shd w:val="clear" w:color="auto" w:fill="auto"/>
            <w:noWrap/>
            <w:vAlign w:val="center"/>
            <w:hideMark/>
          </w:tcPr>
          <w:p w14:paraId="30F56A52"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Kappa</w:t>
            </w:r>
          </w:p>
        </w:tc>
        <w:tc>
          <w:tcPr>
            <w:tcW w:w="1384" w:type="dxa"/>
            <w:tcBorders>
              <w:top w:val="nil"/>
              <w:left w:val="nil"/>
              <w:bottom w:val="single" w:sz="4" w:space="0" w:color="auto"/>
              <w:right w:val="nil"/>
            </w:tcBorders>
            <w:shd w:val="clear" w:color="auto" w:fill="auto"/>
            <w:noWrap/>
            <w:vAlign w:val="center"/>
            <w:hideMark/>
          </w:tcPr>
          <w:p w14:paraId="51FCA900"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0.29</w:t>
            </w:r>
          </w:p>
        </w:tc>
        <w:tc>
          <w:tcPr>
            <w:tcW w:w="1418" w:type="dxa"/>
            <w:tcBorders>
              <w:top w:val="nil"/>
              <w:left w:val="nil"/>
              <w:bottom w:val="single" w:sz="4" w:space="0" w:color="auto"/>
              <w:right w:val="nil"/>
            </w:tcBorders>
            <w:shd w:val="clear" w:color="auto" w:fill="auto"/>
            <w:noWrap/>
            <w:vAlign w:val="center"/>
            <w:hideMark/>
          </w:tcPr>
          <w:p w14:paraId="64EC3D57"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0.42</w:t>
            </w:r>
          </w:p>
        </w:tc>
        <w:tc>
          <w:tcPr>
            <w:tcW w:w="1275" w:type="dxa"/>
            <w:tcBorders>
              <w:top w:val="nil"/>
              <w:left w:val="nil"/>
              <w:bottom w:val="single" w:sz="4" w:space="0" w:color="auto"/>
              <w:right w:val="nil"/>
            </w:tcBorders>
            <w:shd w:val="clear" w:color="auto" w:fill="auto"/>
            <w:noWrap/>
            <w:vAlign w:val="center"/>
            <w:hideMark/>
          </w:tcPr>
          <w:p w14:paraId="55FA125D"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0.44</w:t>
            </w:r>
          </w:p>
        </w:tc>
        <w:tc>
          <w:tcPr>
            <w:tcW w:w="1276" w:type="dxa"/>
            <w:tcBorders>
              <w:top w:val="nil"/>
              <w:left w:val="nil"/>
              <w:bottom w:val="single" w:sz="4" w:space="0" w:color="auto"/>
              <w:right w:val="nil"/>
            </w:tcBorders>
            <w:shd w:val="clear" w:color="auto" w:fill="auto"/>
            <w:noWrap/>
            <w:vAlign w:val="center"/>
            <w:hideMark/>
          </w:tcPr>
          <w:p w14:paraId="759F58DE" w14:textId="77777777" w:rsidR="0027539F" w:rsidRPr="0027539F" w:rsidRDefault="0027539F" w:rsidP="00CB6FD8">
            <w:pPr>
              <w:spacing w:line="360" w:lineRule="auto"/>
              <w:jc w:val="center"/>
              <w:rPr>
                <w:rFonts w:ascii="Times New Roman" w:eastAsia="DengXian" w:hAnsi="Times New Roman" w:cs="Times New Roman"/>
                <w:b/>
                <w:bCs/>
                <w:color w:val="000000"/>
                <w:szCs w:val="22"/>
              </w:rPr>
            </w:pPr>
            <w:r w:rsidRPr="0027539F">
              <w:rPr>
                <w:rFonts w:ascii="Times New Roman" w:eastAsia="DengXian" w:hAnsi="Times New Roman" w:cs="Times New Roman"/>
                <w:b/>
                <w:bCs/>
                <w:color w:val="000000"/>
                <w:szCs w:val="22"/>
              </w:rPr>
              <w:t>0.51</w:t>
            </w:r>
          </w:p>
        </w:tc>
      </w:tr>
      <w:tr w:rsidR="0027539F" w:rsidRPr="0027539F" w14:paraId="44279C60" w14:textId="77777777" w:rsidTr="00C04CBC">
        <w:trPr>
          <w:trHeight w:val="320"/>
        </w:trPr>
        <w:tc>
          <w:tcPr>
            <w:tcW w:w="2038" w:type="dxa"/>
            <w:vMerge w:val="restart"/>
            <w:tcBorders>
              <w:top w:val="nil"/>
              <w:left w:val="nil"/>
              <w:bottom w:val="single" w:sz="4" w:space="0" w:color="000000"/>
              <w:right w:val="nil"/>
            </w:tcBorders>
            <w:shd w:val="clear" w:color="auto" w:fill="auto"/>
            <w:noWrap/>
            <w:vAlign w:val="center"/>
            <w:hideMark/>
          </w:tcPr>
          <w:p w14:paraId="7C4B49D8"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Training Set</w:t>
            </w:r>
          </w:p>
        </w:tc>
        <w:tc>
          <w:tcPr>
            <w:tcW w:w="1256" w:type="dxa"/>
            <w:tcBorders>
              <w:top w:val="nil"/>
              <w:left w:val="nil"/>
              <w:bottom w:val="nil"/>
              <w:right w:val="nil"/>
            </w:tcBorders>
            <w:shd w:val="clear" w:color="auto" w:fill="auto"/>
            <w:noWrap/>
            <w:vAlign w:val="center"/>
            <w:hideMark/>
          </w:tcPr>
          <w:p w14:paraId="6F5CCBFE"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Accuracy</w:t>
            </w:r>
          </w:p>
        </w:tc>
        <w:tc>
          <w:tcPr>
            <w:tcW w:w="1384" w:type="dxa"/>
            <w:tcBorders>
              <w:top w:val="nil"/>
              <w:left w:val="nil"/>
              <w:bottom w:val="nil"/>
              <w:right w:val="nil"/>
            </w:tcBorders>
            <w:shd w:val="clear" w:color="auto" w:fill="auto"/>
            <w:noWrap/>
            <w:vAlign w:val="center"/>
            <w:hideMark/>
          </w:tcPr>
          <w:p w14:paraId="560AB819"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0.65</w:t>
            </w:r>
          </w:p>
        </w:tc>
        <w:tc>
          <w:tcPr>
            <w:tcW w:w="1418" w:type="dxa"/>
            <w:tcBorders>
              <w:top w:val="nil"/>
              <w:left w:val="nil"/>
              <w:bottom w:val="nil"/>
              <w:right w:val="nil"/>
            </w:tcBorders>
            <w:shd w:val="clear" w:color="auto" w:fill="auto"/>
            <w:noWrap/>
            <w:vAlign w:val="center"/>
            <w:hideMark/>
          </w:tcPr>
          <w:p w14:paraId="7445756A"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0.73</w:t>
            </w:r>
          </w:p>
        </w:tc>
        <w:tc>
          <w:tcPr>
            <w:tcW w:w="1275" w:type="dxa"/>
            <w:tcBorders>
              <w:top w:val="nil"/>
              <w:left w:val="nil"/>
              <w:bottom w:val="nil"/>
              <w:right w:val="nil"/>
            </w:tcBorders>
            <w:shd w:val="clear" w:color="auto" w:fill="auto"/>
            <w:noWrap/>
            <w:vAlign w:val="center"/>
            <w:hideMark/>
          </w:tcPr>
          <w:p w14:paraId="27B657A6" w14:textId="77777777" w:rsidR="0027539F" w:rsidRPr="0027539F" w:rsidRDefault="0027539F" w:rsidP="00CB6FD8">
            <w:pPr>
              <w:spacing w:line="360" w:lineRule="auto"/>
              <w:jc w:val="center"/>
              <w:rPr>
                <w:rFonts w:ascii="Times New Roman" w:eastAsia="DengXian" w:hAnsi="Times New Roman" w:cs="Times New Roman"/>
                <w:b/>
                <w:bCs/>
                <w:color w:val="000000"/>
                <w:szCs w:val="22"/>
              </w:rPr>
            </w:pPr>
            <w:r w:rsidRPr="0027539F">
              <w:rPr>
                <w:rFonts w:ascii="Times New Roman" w:eastAsia="DengXian" w:hAnsi="Times New Roman" w:cs="Times New Roman"/>
                <w:b/>
                <w:bCs/>
                <w:color w:val="000000"/>
                <w:szCs w:val="22"/>
              </w:rPr>
              <w:t>0.85</w:t>
            </w:r>
          </w:p>
        </w:tc>
        <w:tc>
          <w:tcPr>
            <w:tcW w:w="1276" w:type="dxa"/>
            <w:tcBorders>
              <w:top w:val="nil"/>
              <w:left w:val="nil"/>
              <w:bottom w:val="nil"/>
              <w:right w:val="nil"/>
            </w:tcBorders>
            <w:shd w:val="clear" w:color="auto" w:fill="auto"/>
            <w:noWrap/>
            <w:vAlign w:val="center"/>
            <w:hideMark/>
          </w:tcPr>
          <w:p w14:paraId="194D439D"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0.8</w:t>
            </w:r>
          </w:p>
        </w:tc>
      </w:tr>
      <w:tr w:rsidR="0027539F" w:rsidRPr="0027539F" w14:paraId="67777C00" w14:textId="77777777" w:rsidTr="00C04CBC">
        <w:trPr>
          <w:trHeight w:val="320"/>
        </w:trPr>
        <w:tc>
          <w:tcPr>
            <w:tcW w:w="2038" w:type="dxa"/>
            <w:vMerge/>
            <w:tcBorders>
              <w:top w:val="nil"/>
              <w:left w:val="nil"/>
              <w:bottom w:val="single" w:sz="4" w:space="0" w:color="000000"/>
              <w:right w:val="nil"/>
            </w:tcBorders>
            <w:vAlign w:val="center"/>
            <w:hideMark/>
          </w:tcPr>
          <w:p w14:paraId="3EA6ED83" w14:textId="77777777" w:rsidR="0027539F" w:rsidRPr="0027539F" w:rsidRDefault="0027539F" w:rsidP="00CB6FD8">
            <w:pPr>
              <w:spacing w:line="360" w:lineRule="auto"/>
              <w:rPr>
                <w:rFonts w:ascii="Times New Roman" w:eastAsia="DengXian" w:hAnsi="Times New Roman" w:cs="Times New Roman"/>
                <w:color w:val="000000"/>
                <w:szCs w:val="22"/>
              </w:rPr>
            </w:pPr>
          </w:p>
        </w:tc>
        <w:tc>
          <w:tcPr>
            <w:tcW w:w="1256" w:type="dxa"/>
            <w:tcBorders>
              <w:top w:val="nil"/>
              <w:left w:val="nil"/>
              <w:bottom w:val="nil"/>
              <w:right w:val="nil"/>
            </w:tcBorders>
            <w:shd w:val="clear" w:color="auto" w:fill="auto"/>
            <w:noWrap/>
            <w:vAlign w:val="center"/>
            <w:hideMark/>
          </w:tcPr>
          <w:p w14:paraId="24F27DE1"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95% CI</w:t>
            </w:r>
          </w:p>
        </w:tc>
        <w:tc>
          <w:tcPr>
            <w:tcW w:w="1384" w:type="dxa"/>
            <w:tcBorders>
              <w:top w:val="nil"/>
              <w:left w:val="nil"/>
              <w:bottom w:val="nil"/>
              <w:right w:val="nil"/>
            </w:tcBorders>
            <w:shd w:val="clear" w:color="auto" w:fill="auto"/>
            <w:noWrap/>
            <w:vAlign w:val="center"/>
            <w:hideMark/>
          </w:tcPr>
          <w:p w14:paraId="05D3D890"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0.62 - 0.68</w:t>
            </w:r>
          </w:p>
        </w:tc>
        <w:tc>
          <w:tcPr>
            <w:tcW w:w="1418" w:type="dxa"/>
            <w:tcBorders>
              <w:top w:val="nil"/>
              <w:left w:val="nil"/>
              <w:bottom w:val="nil"/>
              <w:right w:val="nil"/>
            </w:tcBorders>
            <w:shd w:val="clear" w:color="auto" w:fill="auto"/>
            <w:noWrap/>
            <w:vAlign w:val="center"/>
            <w:hideMark/>
          </w:tcPr>
          <w:p w14:paraId="2B27CC27"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0.70 - 0.76</w:t>
            </w:r>
          </w:p>
        </w:tc>
        <w:tc>
          <w:tcPr>
            <w:tcW w:w="1275" w:type="dxa"/>
            <w:tcBorders>
              <w:top w:val="nil"/>
              <w:left w:val="nil"/>
              <w:bottom w:val="nil"/>
              <w:right w:val="nil"/>
            </w:tcBorders>
            <w:shd w:val="clear" w:color="auto" w:fill="auto"/>
            <w:noWrap/>
            <w:vAlign w:val="center"/>
            <w:hideMark/>
          </w:tcPr>
          <w:p w14:paraId="30CFC4B8"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0.83 - 0.87</w:t>
            </w:r>
          </w:p>
        </w:tc>
        <w:tc>
          <w:tcPr>
            <w:tcW w:w="1276" w:type="dxa"/>
            <w:tcBorders>
              <w:top w:val="nil"/>
              <w:left w:val="nil"/>
              <w:bottom w:val="nil"/>
              <w:right w:val="nil"/>
            </w:tcBorders>
            <w:shd w:val="clear" w:color="auto" w:fill="auto"/>
            <w:noWrap/>
            <w:vAlign w:val="center"/>
            <w:hideMark/>
          </w:tcPr>
          <w:p w14:paraId="2DBA8470"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0.77 - 0.82</w:t>
            </w:r>
          </w:p>
        </w:tc>
      </w:tr>
      <w:tr w:rsidR="0027539F" w:rsidRPr="0027539F" w14:paraId="5BA6E812" w14:textId="77777777" w:rsidTr="00C04CBC">
        <w:trPr>
          <w:trHeight w:val="320"/>
        </w:trPr>
        <w:tc>
          <w:tcPr>
            <w:tcW w:w="2038" w:type="dxa"/>
            <w:vMerge/>
            <w:tcBorders>
              <w:top w:val="nil"/>
              <w:left w:val="nil"/>
              <w:bottom w:val="single" w:sz="4" w:space="0" w:color="000000"/>
              <w:right w:val="nil"/>
            </w:tcBorders>
            <w:vAlign w:val="center"/>
            <w:hideMark/>
          </w:tcPr>
          <w:p w14:paraId="6DDCF87E" w14:textId="77777777" w:rsidR="0027539F" w:rsidRPr="0027539F" w:rsidRDefault="0027539F" w:rsidP="00CB6FD8">
            <w:pPr>
              <w:spacing w:line="360" w:lineRule="auto"/>
              <w:rPr>
                <w:rFonts w:ascii="Times New Roman" w:eastAsia="DengXian" w:hAnsi="Times New Roman" w:cs="Times New Roman"/>
                <w:color w:val="000000"/>
                <w:szCs w:val="22"/>
              </w:rPr>
            </w:pPr>
          </w:p>
        </w:tc>
        <w:tc>
          <w:tcPr>
            <w:tcW w:w="1256" w:type="dxa"/>
            <w:tcBorders>
              <w:top w:val="nil"/>
              <w:left w:val="nil"/>
              <w:bottom w:val="nil"/>
              <w:right w:val="nil"/>
            </w:tcBorders>
            <w:shd w:val="clear" w:color="auto" w:fill="auto"/>
            <w:noWrap/>
            <w:vAlign w:val="center"/>
            <w:hideMark/>
          </w:tcPr>
          <w:p w14:paraId="5135FA93"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Sensitivity</w:t>
            </w:r>
          </w:p>
        </w:tc>
        <w:tc>
          <w:tcPr>
            <w:tcW w:w="1384" w:type="dxa"/>
            <w:tcBorders>
              <w:top w:val="nil"/>
              <w:left w:val="nil"/>
              <w:bottom w:val="nil"/>
              <w:right w:val="nil"/>
            </w:tcBorders>
            <w:shd w:val="clear" w:color="auto" w:fill="auto"/>
            <w:noWrap/>
            <w:vAlign w:val="center"/>
            <w:hideMark/>
          </w:tcPr>
          <w:p w14:paraId="1EDABC89"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0.56</w:t>
            </w:r>
          </w:p>
        </w:tc>
        <w:tc>
          <w:tcPr>
            <w:tcW w:w="1418" w:type="dxa"/>
            <w:tcBorders>
              <w:top w:val="nil"/>
              <w:left w:val="nil"/>
              <w:bottom w:val="nil"/>
              <w:right w:val="nil"/>
            </w:tcBorders>
            <w:shd w:val="clear" w:color="auto" w:fill="auto"/>
            <w:noWrap/>
            <w:vAlign w:val="center"/>
            <w:hideMark/>
          </w:tcPr>
          <w:p w14:paraId="487F9329"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0.71</w:t>
            </w:r>
          </w:p>
        </w:tc>
        <w:tc>
          <w:tcPr>
            <w:tcW w:w="1275" w:type="dxa"/>
            <w:tcBorders>
              <w:top w:val="nil"/>
              <w:left w:val="nil"/>
              <w:bottom w:val="nil"/>
              <w:right w:val="nil"/>
            </w:tcBorders>
            <w:shd w:val="clear" w:color="auto" w:fill="auto"/>
            <w:noWrap/>
            <w:vAlign w:val="center"/>
            <w:hideMark/>
          </w:tcPr>
          <w:p w14:paraId="613D58FE" w14:textId="7D644A8B" w:rsidR="0027539F" w:rsidRPr="0027539F" w:rsidRDefault="0027539F" w:rsidP="00CB6FD8">
            <w:pPr>
              <w:spacing w:line="360" w:lineRule="auto"/>
              <w:jc w:val="center"/>
              <w:rPr>
                <w:rFonts w:ascii="Times New Roman" w:eastAsia="DengXian" w:hAnsi="Times New Roman" w:cs="Times New Roman"/>
                <w:b/>
                <w:bCs/>
                <w:color w:val="000000"/>
                <w:szCs w:val="22"/>
              </w:rPr>
            </w:pPr>
            <w:r w:rsidRPr="0027539F">
              <w:rPr>
                <w:rFonts w:ascii="Times New Roman" w:eastAsia="DengXian" w:hAnsi="Times New Roman" w:cs="Times New Roman"/>
                <w:b/>
                <w:bCs/>
                <w:color w:val="000000"/>
                <w:szCs w:val="22"/>
              </w:rPr>
              <w:t>0.8</w:t>
            </w:r>
            <w:r w:rsidR="001C11F5">
              <w:rPr>
                <w:rFonts w:ascii="Times New Roman" w:eastAsia="DengXian" w:hAnsi="Times New Roman" w:cs="Times New Roman"/>
                <w:b/>
                <w:bCs/>
                <w:color w:val="000000"/>
                <w:szCs w:val="22"/>
              </w:rPr>
              <w:t>5</w:t>
            </w:r>
          </w:p>
        </w:tc>
        <w:tc>
          <w:tcPr>
            <w:tcW w:w="1276" w:type="dxa"/>
            <w:tcBorders>
              <w:top w:val="nil"/>
              <w:left w:val="nil"/>
              <w:bottom w:val="nil"/>
              <w:right w:val="nil"/>
            </w:tcBorders>
            <w:shd w:val="clear" w:color="auto" w:fill="auto"/>
            <w:noWrap/>
            <w:vAlign w:val="center"/>
            <w:hideMark/>
          </w:tcPr>
          <w:p w14:paraId="098C04F5"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0.77</w:t>
            </w:r>
          </w:p>
        </w:tc>
      </w:tr>
      <w:tr w:rsidR="0027539F" w:rsidRPr="0027539F" w14:paraId="559ED8A7" w14:textId="77777777" w:rsidTr="00C04CBC">
        <w:trPr>
          <w:trHeight w:val="320"/>
        </w:trPr>
        <w:tc>
          <w:tcPr>
            <w:tcW w:w="2038" w:type="dxa"/>
            <w:vMerge/>
            <w:tcBorders>
              <w:top w:val="nil"/>
              <w:left w:val="nil"/>
              <w:bottom w:val="single" w:sz="4" w:space="0" w:color="000000"/>
              <w:right w:val="nil"/>
            </w:tcBorders>
            <w:vAlign w:val="center"/>
            <w:hideMark/>
          </w:tcPr>
          <w:p w14:paraId="2D21D5CE" w14:textId="77777777" w:rsidR="0027539F" w:rsidRPr="0027539F" w:rsidRDefault="0027539F" w:rsidP="00CB6FD8">
            <w:pPr>
              <w:spacing w:line="360" w:lineRule="auto"/>
              <w:rPr>
                <w:rFonts w:ascii="Times New Roman" w:eastAsia="DengXian" w:hAnsi="Times New Roman" w:cs="Times New Roman"/>
                <w:color w:val="000000"/>
                <w:szCs w:val="22"/>
              </w:rPr>
            </w:pPr>
          </w:p>
        </w:tc>
        <w:tc>
          <w:tcPr>
            <w:tcW w:w="1256" w:type="dxa"/>
            <w:tcBorders>
              <w:top w:val="nil"/>
              <w:left w:val="nil"/>
              <w:bottom w:val="nil"/>
              <w:right w:val="nil"/>
            </w:tcBorders>
            <w:shd w:val="clear" w:color="auto" w:fill="auto"/>
            <w:noWrap/>
            <w:vAlign w:val="center"/>
            <w:hideMark/>
          </w:tcPr>
          <w:p w14:paraId="0613FC75"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Specificity</w:t>
            </w:r>
          </w:p>
        </w:tc>
        <w:tc>
          <w:tcPr>
            <w:tcW w:w="1384" w:type="dxa"/>
            <w:tcBorders>
              <w:top w:val="nil"/>
              <w:left w:val="nil"/>
              <w:bottom w:val="nil"/>
              <w:right w:val="nil"/>
            </w:tcBorders>
            <w:shd w:val="clear" w:color="auto" w:fill="auto"/>
            <w:noWrap/>
            <w:vAlign w:val="center"/>
            <w:hideMark/>
          </w:tcPr>
          <w:p w14:paraId="47C8C5F5"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0.73</w:t>
            </w:r>
          </w:p>
        </w:tc>
        <w:tc>
          <w:tcPr>
            <w:tcW w:w="1418" w:type="dxa"/>
            <w:tcBorders>
              <w:top w:val="nil"/>
              <w:left w:val="nil"/>
              <w:bottom w:val="nil"/>
              <w:right w:val="nil"/>
            </w:tcBorders>
            <w:shd w:val="clear" w:color="auto" w:fill="auto"/>
            <w:noWrap/>
            <w:vAlign w:val="center"/>
            <w:hideMark/>
          </w:tcPr>
          <w:p w14:paraId="7C5F1D58"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0.75</w:t>
            </w:r>
          </w:p>
        </w:tc>
        <w:tc>
          <w:tcPr>
            <w:tcW w:w="1275" w:type="dxa"/>
            <w:tcBorders>
              <w:top w:val="nil"/>
              <w:left w:val="nil"/>
              <w:bottom w:val="nil"/>
              <w:right w:val="nil"/>
            </w:tcBorders>
            <w:shd w:val="clear" w:color="auto" w:fill="auto"/>
            <w:noWrap/>
            <w:vAlign w:val="center"/>
            <w:hideMark/>
          </w:tcPr>
          <w:p w14:paraId="67F5B4E6" w14:textId="16DEE93A" w:rsidR="0027539F" w:rsidRPr="0027539F" w:rsidRDefault="0027539F" w:rsidP="00CB6FD8">
            <w:pPr>
              <w:spacing w:line="360" w:lineRule="auto"/>
              <w:jc w:val="center"/>
              <w:rPr>
                <w:rFonts w:ascii="Times New Roman" w:eastAsia="DengXian" w:hAnsi="Times New Roman" w:cs="Times New Roman"/>
                <w:b/>
                <w:bCs/>
                <w:color w:val="000000"/>
                <w:szCs w:val="22"/>
              </w:rPr>
            </w:pPr>
            <w:r w:rsidRPr="0027539F">
              <w:rPr>
                <w:rFonts w:ascii="Times New Roman" w:eastAsia="DengXian" w:hAnsi="Times New Roman" w:cs="Times New Roman"/>
                <w:b/>
                <w:bCs/>
                <w:color w:val="000000"/>
                <w:szCs w:val="22"/>
              </w:rPr>
              <w:t>0.8</w:t>
            </w:r>
            <w:r w:rsidR="001C11F5">
              <w:rPr>
                <w:rFonts w:ascii="Times New Roman" w:eastAsia="DengXian" w:hAnsi="Times New Roman" w:cs="Times New Roman"/>
                <w:b/>
                <w:bCs/>
                <w:color w:val="000000"/>
                <w:szCs w:val="22"/>
              </w:rPr>
              <w:t>5</w:t>
            </w:r>
          </w:p>
        </w:tc>
        <w:tc>
          <w:tcPr>
            <w:tcW w:w="1276" w:type="dxa"/>
            <w:tcBorders>
              <w:top w:val="nil"/>
              <w:left w:val="nil"/>
              <w:bottom w:val="nil"/>
              <w:right w:val="nil"/>
            </w:tcBorders>
            <w:shd w:val="clear" w:color="auto" w:fill="auto"/>
            <w:noWrap/>
            <w:vAlign w:val="center"/>
            <w:hideMark/>
          </w:tcPr>
          <w:p w14:paraId="5829C607"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0.8</w:t>
            </w:r>
          </w:p>
        </w:tc>
      </w:tr>
      <w:tr w:rsidR="0027539F" w:rsidRPr="0027539F" w14:paraId="7CFF580F" w14:textId="77777777" w:rsidTr="00C04CBC">
        <w:trPr>
          <w:trHeight w:val="320"/>
        </w:trPr>
        <w:tc>
          <w:tcPr>
            <w:tcW w:w="2038" w:type="dxa"/>
            <w:vMerge/>
            <w:tcBorders>
              <w:top w:val="nil"/>
              <w:left w:val="nil"/>
              <w:bottom w:val="single" w:sz="4" w:space="0" w:color="000000"/>
              <w:right w:val="nil"/>
            </w:tcBorders>
            <w:vAlign w:val="center"/>
            <w:hideMark/>
          </w:tcPr>
          <w:p w14:paraId="49EA5DE7" w14:textId="77777777" w:rsidR="0027539F" w:rsidRPr="0027539F" w:rsidRDefault="0027539F" w:rsidP="00CB6FD8">
            <w:pPr>
              <w:spacing w:line="360" w:lineRule="auto"/>
              <w:rPr>
                <w:rFonts w:ascii="Times New Roman" w:eastAsia="DengXian" w:hAnsi="Times New Roman" w:cs="Times New Roman"/>
                <w:color w:val="000000"/>
                <w:szCs w:val="22"/>
              </w:rPr>
            </w:pPr>
          </w:p>
        </w:tc>
        <w:tc>
          <w:tcPr>
            <w:tcW w:w="1256" w:type="dxa"/>
            <w:tcBorders>
              <w:top w:val="nil"/>
              <w:left w:val="nil"/>
              <w:bottom w:val="single" w:sz="4" w:space="0" w:color="auto"/>
              <w:right w:val="nil"/>
            </w:tcBorders>
            <w:shd w:val="clear" w:color="auto" w:fill="auto"/>
            <w:noWrap/>
            <w:vAlign w:val="center"/>
            <w:hideMark/>
          </w:tcPr>
          <w:p w14:paraId="3F213B96"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Kappa</w:t>
            </w:r>
          </w:p>
        </w:tc>
        <w:tc>
          <w:tcPr>
            <w:tcW w:w="1384" w:type="dxa"/>
            <w:tcBorders>
              <w:top w:val="nil"/>
              <w:left w:val="nil"/>
              <w:bottom w:val="single" w:sz="4" w:space="0" w:color="auto"/>
              <w:right w:val="nil"/>
            </w:tcBorders>
            <w:shd w:val="clear" w:color="auto" w:fill="auto"/>
            <w:noWrap/>
            <w:vAlign w:val="center"/>
            <w:hideMark/>
          </w:tcPr>
          <w:p w14:paraId="78F7CD12"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0.29</w:t>
            </w:r>
          </w:p>
        </w:tc>
        <w:tc>
          <w:tcPr>
            <w:tcW w:w="1418" w:type="dxa"/>
            <w:tcBorders>
              <w:top w:val="nil"/>
              <w:left w:val="nil"/>
              <w:bottom w:val="single" w:sz="4" w:space="0" w:color="auto"/>
              <w:right w:val="nil"/>
            </w:tcBorders>
            <w:shd w:val="clear" w:color="auto" w:fill="auto"/>
            <w:noWrap/>
            <w:vAlign w:val="center"/>
            <w:hideMark/>
          </w:tcPr>
          <w:p w14:paraId="558314BD" w14:textId="77777777"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0.46</w:t>
            </w:r>
          </w:p>
        </w:tc>
        <w:tc>
          <w:tcPr>
            <w:tcW w:w="1275" w:type="dxa"/>
            <w:tcBorders>
              <w:top w:val="nil"/>
              <w:left w:val="nil"/>
              <w:bottom w:val="single" w:sz="4" w:space="0" w:color="auto"/>
              <w:right w:val="nil"/>
            </w:tcBorders>
            <w:shd w:val="clear" w:color="auto" w:fill="auto"/>
            <w:noWrap/>
            <w:vAlign w:val="center"/>
            <w:hideMark/>
          </w:tcPr>
          <w:p w14:paraId="20BF7167" w14:textId="7474EA94" w:rsidR="0027539F" w:rsidRPr="0027539F" w:rsidRDefault="0027539F" w:rsidP="00CB6FD8">
            <w:pPr>
              <w:spacing w:line="360" w:lineRule="auto"/>
              <w:jc w:val="center"/>
              <w:rPr>
                <w:rFonts w:ascii="Times New Roman" w:eastAsia="DengXian" w:hAnsi="Times New Roman" w:cs="Times New Roman"/>
                <w:b/>
                <w:bCs/>
                <w:color w:val="000000"/>
                <w:szCs w:val="22"/>
              </w:rPr>
            </w:pPr>
            <w:r w:rsidRPr="0027539F">
              <w:rPr>
                <w:rFonts w:ascii="Times New Roman" w:eastAsia="DengXian" w:hAnsi="Times New Roman" w:cs="Times New Roman"/>
                <w:b/>
                <w:bCs/>
                <w:color w:val="000000"/>
                <w:szCs w:val="22"/>
              </w:rPr>
              <w:t>0.7</w:t>
            </w:r>
            <w:r w:rsidR="001C11F5">
              <w:rPr>
                <w:rFonts w:ascii="Times New Roman" w:eastAsia="DengXian" w:hAnsi="Times New Roman" w:cs="Times New Roman"/>
                <w:b/>
                <w:bCs/>
                <w:color w:val="000000"/>
                <w:szCs w:val="22"/>
              </w:rPr>
              <w:t>0</w:t>
            </w:r>
          </w:p>
        </w:tc>
        <w:tc>
          <w:tcPr>
            <w:tcW w:w="1276" w:type="dxa"/>
            <w:tcBorders>
              <w:top w:val="nil"/>
              <w:left w:val="nil"/>
              <w:bottom w:val="single" w:sz="4" w:space="0" w:color="auto"/>
              <w:right w:val="nil"/>
            </w:tcBorders>
            <w:shd w:val="clear" w:color="auto" w:fill="auto"/>
            <w:noWrap/>
            <w:vAlign w:val="center"/>
            <w:hideMark/>
          </w:tcPr>
          <w:p w14:paraId="6B6E2E9E" w14:textId="44582F98" w:rsidR="0027539F" w:rsidRPr="0027539F" w:rsidRDefault="0027539F" w:rsidP="00CB6FD8">
            <w:pPr>
              <w:spacing w:line="360" w:lineRule="auto"/>
              <w:jc w:val="center"/>
              <w:rPr>
                <w:rFonts w:ascii="Times New Roman" w:eastAsia="DengXian" w:hAnsi="Times New Roman" w:cs="Times New Roman"/>
                <w:color w:val="000000"/>
                <w:szCs w:val="22"/>
              </w:rPr>
            </w:pPr>
            <w:r w:rsidRPr="0027539F">
              <w:rPr>
                <w:rFonts w:ascii="Times New Roman" w:eastAsia="DengXian" w:hAnsi="Times New Roman" w:cs="Times New Roman"/>
                <w:color w:val="000000"/>
                <w:szCs w:val="22"/>
              </w:rPr>
              <w:t>0.6</w:t>
            </w:r>
            <w:r w:rsidR="001C11F5">
              <w:rPr>
                <w:rFonts w:ascii="Times New Roman" w:eastAsia="DengXian" w:hAnsi="Times New Roman" w:cs="Times New Roman"/>
                <w:color w:val="000000"/>
                <w:szCs w:val="22"/>
              </w:rPr>
              <w:t>0</w:t>
            </w:r>
          </w:p>
        </w:tc>
      </w:tr>
      <w:bookmarkEnd w:id="1"/>
    </w:tbl>
    <w:p w14:paraId="729FBF9A" w14:textId="77777777" w:rsidR="000028C7" w:rsidRDefault="000028C7" w:rsidP="001135DB">
      <w:pPr>
        <w:pStyle w:val="af2"/>
        <w:spacing w:line="360" w:lineRule="auto"/>
        <w:jc w:val="both"/>
        <w:rPr>
          <w:rFonts w:eastAsia="宋体"/>
          <w:sz w:val="22"/>
          <w:szCs w:val="22"/>
        </w:rPr>
      </w:pPr>
    </w:p>
    <w:p w14:paraId="764D47D7" w14:textId="728E3825" w:rsidR="00344E2A" w:rsidRPr="0036220B" w:rsidRDefault="00344E2A" w:rsidP="000F4C3F">
      <w:pPr>
        <w:pStyle w:val="af2"/>
        <w:spacing w:line="360" w:lineRule="auto"/>
        <w:jc w:val="both"/>
        <w:rPr>
          <w:rFonts w:eastAsiaTheme="minorEastAsia"/>
          <w:kern w:val="2"/>
          <w14:ligatures w14:val="standardContextual"/>
        </w:rPr>
      </w:pPr>
      <w:r w:rsidRPr="0036220B">
        <w:rPr>
          <w:rFonts w:eastAsia="宋体"/>
          <w:szCs w:val="22"/>
        </w:rPr>
        <w:t>W</w:t>
      </w:r>
      <w:r w:rsidRPr="0036220B">
        <w:rPr>
          <w:rFonts w:eastAsiaTheme="minorEastAsia"/>
          <w:kern w:val="2"/>
          <w:szCs w:val="22"/>
          <w14:ligatures w14:val="standardContextual"/>
        </w:rPr>
        <w:t>hen comp</w:t>
      </w:r>
      <w:r w:rsidRPr="0036220B">
        <w:rPr>
          <w:rFonts w:eastAsiaTheme="minorEastAsia"/>
          <w:kern w:val="2"/>
          <w14:ligatures w14:val="standardContextual"/>
        </w:rPr>
        <w:t xml:space="preserve">aring linear SVM with Gaussian SVM, the performance of the former was relatively poor. The classification accuracy of the linear SVM remains almost the same between the training and test sets. The CI 95% for the training set is even slightly smaller than the test sets. The prediction accuracy of the linear SVM was only 0.65. </w:t>
      </w:r>
      <w:r w:rsidR="00AC27F4" w:rsidRPr="0036220B">
        <w:rPr>
          <w:rFonts w:eastAsiaTheme="minorEastAsia"/>
          <w:kern w:val="2"/>
          <w14:ligatures w14:val="standardContextual"/>
        </w:rPr>
        <w:t xml:space="preserve">The </w:t>
      </w:r>
      <w:r w:rsidRPr="0036220B">
        <w:rPr>
          <w:rFonts w:eastAsiaTheme="minorEastAsia"/>
          <w:kern w:val="2"/>
          <w14:ligatures w14:val="standardContextual"/>
        </w:rPr>
        <w:t>Kappa</w:t>
      </w:r>
      <w:r w:rsidR="00A62EAC" w:rsidRPr="0036220B">
        <w:rPr>
          <w:rFonts w:eastAsiaTheme="minorEastAsia"/>
          <w:kern w:val="2"/>
          <w14:ligatures w14:val="standardContextual"/>
        </w:rPr>
        <w:t xml:space="preserve"> value</w:t>
      </w:r>
      <w:r w:rsidRPr="0036220B">
        <w:rPr>
          <w:rFonts w:eastAsiaTheme="minorEastAsia"/>
          <w:kern w:val="2"/>
          <w14:ligatures w14:val="standardContextual"/>
        </w:rPr>
        <w:t xml:space="preserve"> </w:t>
      </w:r>
      <w:r w:rsidR="00AC27F4" w:rsidRPr="0036220B">
        <w:rPr>
          <w:rFonts w:eastAsiaTheme="minorEastAsia"/>
          <w:kern w:val="2"/>
          <w14:ligatures w14:val="standardContextual"/>
        </w:rPr>
        <w:t>indicates</w:t>
      </w:r>
      <w:r w:rsidRPr="0036220B">
        <w:rPr>
          <w:rFonts w:eastAsiaTheme="minorEastAsia"/>
          <w:kern w:val="2"/>
          <w14:ligatures w14:val="standardContextual"/>
        </w:rPr>
        <w:t xml:space="preserve"> that the prediction results </w:t>
      </w:r>
      <w:r w:rsidR="00462718" w:rsidRPr="0036220B">
        <w:rPr>
          <w:rFonts w:eastAsiaTheme="minorEastAsia"/>
          <w:kern w:val="2"/>
          <w14:ligatures w14:val="standardContextual"/>
        </w:rPr>
        <w:t>are not better compared with the random gues</w:t>
      </w:r>
      <w:r w:rsidRPr="0036220B">
        <w:rPr>
          <w:rFonts w:eastAsiaTheme="minorEastAsia"/>
          <w:kern w:val="2"/>
          <w14:ligatures w14:val="standardContextual"/>
        </w:rPr>
        <w:t xml:space="preserve">sing. The specificity of the linear SVM is higher compared to the sensitivity, suggesting </w:t>
      </w:r>
      <w:r w:rsidR="00A62EAC" w:rsidRPr="0036220B">
        <w:rPr>
          <w:rFonts w:eastAsiaTheme="minorEastAsia"/>
          <w:kern w:val="2"/>
          <w14:ligatures w14:val="standardContextual"/>
        </w:rPr>
        <w:t>a</w:t>
      </w:r>
      <w:r w:rsidRPr="0036220B">
        <w:rPr>
          <w:rFonts w:eastAsiaTheme="minorEastAsia"/>
          <w:kern w:val="2"/>
          <w14:ligatures w14:val="standardContextual"/>
        </w:rPr>
        <w:t xml:space="preserve"> model with a better recognition of the category “hazardous”. The Gaussian SVM ha</w:t>
      </w:r>
      <w:r w:rsidR="0038068B" w:rsidRPr="0036220B">
        <w:rPr>
          <w:rFonts w:eastAsiaTheme="minorEastAsia"/>
          <w:kern w:val="2"/>
          <w14:ligatures w14:val="standardContextual"/>
        </w:rPr>
        <w:t>s a better value in all the parameters, except the CI 95%,</w:t>
      </w:r>
      <w:r w:rsidRPr="0036220B">
        <w:rPr>
          <w:rFonts w:eastAsiaTheme="minorEastAsia"/>
          <w:kern w:val="2"/>
          <w14:ligatures w14:val="standardContextual"/>
        </w:rPr>
        <w:t xml:space="preserve"> slightly overlapping with SVM linear.</w:t>
      </w:r>
    </w:p>
    <w:p w14:paraId="5F8CD2E5" w14:textId="2F207B85" w:rsidR="00E571BB" w:rsidRPr="0036220B" w:rsidRDefault="00AC27F4" w:rsidP="000F4C3F">
      <w:pPr>
        <w:pStyle w:val="af2"/>
        <w:spacing w:line="360" w:lineRule="auto"/>
        <w:jc w:val="both"/>
        <w:rPr>
          <w:rFonts w:eastAsiaTheme="minorEastAsia"/>
          <w:kern w:val="2"/>
          <w14:ligatures w14:val="standardContextual"/>
        </w:rPr>
      </w:pPr>
      <w:bookmarkStart w:id="2" w:name="OLE_LINK7"/>
      <w:bookmarkStart w:id="3" w:name="OLE_LINK8"/>
      <w:r w:rsidRPr="0036220B">
        <w:rPr>
          <w:rFonts w:eastAsiaTheme="minorEastAsia"/>
          <w:kern w:val="2"/>
          <w14:ligatures w14:val="standardContextual"/>
        </w:rPr>
        <w:t>T</w:t>
      </w:r>
      <w:r w:rsidR="00344E2A" w:rsidRPr="0036220B">
        <w:rPr>
          <w:rFonts w:eastAsiaTheme="minorEastAsia"/>
          <w:kern w:val="2"/>
          <w14:ligatures w14:val="standardContextual"/>
        </w:rPr>
        <w:t>he overall performance of the</w:t>
      </w:r>
      <w:r w:rsidRPr="0036220B">
        <w:rPr>
          <w:rFonts w:eastAsiaTheme="minorEastAsia"/>
          <w:kern w:val="2"/>
          <w14:ligatures w14:val="standardContextual"/>
        </w:rPr>
        <w:t xml:space="preserve"> NN and RF</w:t>
      </w:r>
      <w:r w:rsidR="00344E2A" w:rsidRPr="0036220B">
        <w:rPr>
          <w:rFonts w:eastAsiaTheme="minorEastAsia"/>
          <w:kern w:val="2"/>
          <w14:ligatures w14:val="standardContextual"/>
        </w:rPr>
        <w:t xml:space="preserve"> models is better than that of the two SVMs</w:t>
      </w:r>
      <w:r w:rsidRPr="0036220B">
        <w:rPr>
          <w:rFonts w:eastAsiaTheme="minorEastAsia"/>
          <w:kern w:val="2"/>
          <w14:ligatures w14:val="standardContextual"/>
        </w:rPr>
        <w:t>, with</w:t>
      </w:r>
      <w:r w:rsidR="00344E2A" w:rsidRPr="0036220B">
        <w:rPr>
          <w:rFonts w:eastAsiaTheme="minorEastAsia"/>
          <w:kern w:val="2"/>
          <w14:ligatures w14:val="standardContextual"/>
        </w:rPr>
        <w:t xml:space="preserve"> NN achiev</w:t>
      </w:r>
      <w:r w:rsidRPr="0036220B">
        <w:rPr>
          <w:rFonts w:eastAsiaTheme="minorEastAsia"/>
          <w:kern w:val="2"/>
          <w14:ligatures w14:val="standardContextual"/>
        </w:rPr>
        <w:t>ing</w:t>
      </w:r>
      <w:r w:rsidR="00344E2A" w:rsidRPr="0036220B">
        <w:rPr>
          <w:rFonts w:eastAsiaTheme="minorEastAsia"/>
          <w:kern w:val="2"/>
          <w14:ligatures w14:val="standardContextual"/>
        </w:rPr>
        <w:t xml:space="preserve"> an accuracy of 0.85 and a kappa value of 0.7 for the training set, illustrating the excellence of NN for classifying the training set. While the perf</w:t>
      </w:r>
      <w:r w:rsidR="00967A9F" w:rsidRPr="0036220B">
        <w:rPr>
          <w:rFonts w:eastAsiaTheme="minorEastAsia"/>
          <w:kern w:val="2"/>
          <w14:ligatures w14:val="standardContextual"/>
        </w:rPr>
        <w:t>ormance of NN in the training set is better than RF, the performance of NN in the</w:t>
      </w:r>
      <w:r w:rsidR="00344E2A" w:rsidRPr="0036220B">
        <w:rPr>
          <w:rFonts w:eastAsiaTheme="minorEastAsia"/>
          <w:kern w:val="2"/>
          <w14:ligatures w14:val="standardContextual"/>
        </w:rPr>
        <w:t xml:space="preserve"> test set is lower than RF. Also, </w:t>
      </w:r>
      <w:r w:rsidR="00967A9F" w:rsidRPr="0036220B">
        <w:rPr>
          <w:rFonts w:eastAsiaTheme="minorEastAsia"/>
          <w:kern w:val="2"/>
          <w14:ligatures w14:val="standardContextual"/>
        </w:rPr>
        <w:t>NN and RF</w:t>
      </w:r>
      <w:r w:rsidR="00344E2A" w:rsidRPr="0036220B">
        <w:rPr>
          <w:rFonts w:eastAsiaTheme="minorEastAsia"/>
          <w:kern w:val="2"/>
          <w14:ligatures w14:val="standardContextual"/>
        </w:rPr>
        <w:t xml:space="preserve"> </w:t>
      </w:r>
      <w:r w:rsidR="00394074" w:rsidRPr="0036220B">
        <w:rPr>
          <w:rFonts w:eastAsiaTheme="minorEastAsia"/>
          <w:kern w:val="2"/>
          <w14:ligatures w14:val="standardContextual"/>
        </w:rPr>
        <w:t>both</w:t>
      </w:r>
      <w:r w:rsidR="00344E2A" w:rsidRPr="0036220B">
        <w:rPr>
          <w:rFonts w:eastAsiaTheme="minorEastAsia"/>
          <w:kern w:val="2"/>
          <w14:ligatures w14:val="standardContextual"/>
        </w:rPr>
        <w:t xml:space="preserve"> showed better specificity compared to sensitivity.</w:t>
      </w:r>
    </w:p>
    <w:p w14:paraId="1C554BED" w14:textId="7F17765F" w:rsidR="0038068B" w:rsidRPr="0036220B" w:rsidRDefault="00AC27F4" w:rsidP="001135DB">
      <w:pPr>
        <w:pStyle w:val="af2"/>
        <w:spacing w:line="360" w:lineRule="auto"/>
        <w:jc w:val="both"/>
        <w:rPr>
          <w:rFonts w:eastAsiaTheme="minorEastAsia"/>
          <w:kern w:val="2"/>
          <w14:ligatures w14:val="standardContextual"/>
        </w:rPr>
      </w:pPr>
      <w:r w:rsidRPr="0036220B">
        <w:rPr>
          <w:rFonts w:eastAsiaTheme="minorEastAsia"/>
          <w:kern w:val="2"/>
          <w14:ligatures w14:val="standardContextual"/>
        </w:rPr>
        <w:t xml:space="preserve">We also </w:t>
      </w:r>
      <w:r w:rsidR="00A62EAC" w:rsidRPr="0036220B">
        <w:rPr>
          <w:rFonts w:eastAsiaTheme="minorEastAsia"/>
          <w:kern w:val="2"/>
          <w14:ligatures w14:val="standardContextual"/>
        </w:rPr>
        <w:t>aimed</w:t>
      </w:r>
      <w:r w:rsidRPr="0036220B">
        <w:rPr>
          <w:rFonts w:eastAsiaTheme="minorEastAsia"/>
          <w:kern w:val="2"/>
          <w14:ligatures w14:val="standardContextual"/>
        </w:rPr>
        <w:t xml:space="preserve"> to develop </w:t>
      </w:r>
      <w:r w:rsidR="00A62EAC" w:rsidRPr="0036220B">
        <w:rPr>
          <w:rFonts w:eastAsiaTheme="minorEastAsia"/>
          <w:kern w:val="2"/>
          <w14:ligatures w14:val="standardContextual"/>
        </w:rPr>
        <w:t xml:space="preserve">a </w:t>
      </w:r>
      <w:r w:rsidRPr="0036220B">
        <w:rPr>
          <w:rFonts w:eastAsiaTheme="minorEastAsia"/>
          <w:kern w:val="2"/>
          <w14:ligatures w14:val="standardContextual"/>
        </w:rPr>
        <w:t>ternary classifier including a “neutral group” with effects between -10% and +10%</w:t>
      </w:r>
      <w:r w:rsidR="00D16ECA" w:rsidRPr="0036220B">
        <w:rPr>
          <w:rFonts w:eastAsiaTheme="minorEastAsia"/>
          <w:kern w:val="2"/>
          <w14:ligatures w14:val="standardContextual"/>
        </w:rPr>
        <w:t xml:space="preserve"> </w:t>
      </w:r>
      <w:r w:rsidR="00E85DB6" w:rsidRPr="0036220B">
        <w:rPr>
          <w:rFonts w:eastAsiaTheme="minorEastAsia"/>
          <w:kern w:val="2"/>
          <w14:ligatures w14:val="standardContextual"/>
        </w:rPr>
        <w:t>b</w:t>
      </w:r>
      <w:r w:rsidR="00FE77FF" w:rsidRPr="0036220B">
        <w:rPr>
          <w:rFonts w:eastAsiaTheme="minorEastAsia"/>
          <w:kern w:val="2"/>
          <w14:ligatures w14:val="standardContextual"/>
        </w:rPr>
        <w:t xml:space="preserve">ased on the sensitivity result </w:t>
      </w:r>
      <w:r w:rsidRPr="0036220B">
        <w:rPr>
          <w:rFonts w:eastAsiaTheme="minorEastAsia"/>
          <w:kern w:val="2"/>
          <w14:ligatures w14:val="standardContextual"/>
        </w:rPr>
        <w:t xml:space="preserve">shown in </w:t>
      </w:r>
      <w:r w:rsidR="00362B19" w:rsidRPr="0036220B">
        <w:rPr>
          <w:rFonts w:eastAsiaTheme="minorEastAsia"/>
          <w:kern w:val="2"/>
          <w14:ligatures w14:val="standardContextual"/>
        </w:rPr>
        <w:t>Table S</w:t>
      </w:r>
      <w:r w:rsidR="00091D0F" w:rsidRPr="0036220B">
        <w:rPr>
          <w:rFonts w:eastAsiaTheme="minorEastAsia"/>
          <w:kern w:val="2"/>
          <w14:ligatures w14:val="standardContextual"/>
        </w:rPr>
        <w:t>4</w:t>
      </w:r>
      <w:r w:rsidRPr="0036220B">
        <w:rPr>
          <w:rFonts w:eastAsiaTheme="minorEastAsia"/>
          <w:kern w:val="2"/>
          <w14:ligatures w14:val="standardContextual"/>
        </w:rPr>
        <w:t>. An</w:t>
      </w:r>
      <w:r w:rsidR="00FE77FF" w:rsidRPr="0036220B">
        <w:rPr>
          <w:rFonts w:eastAsiaTheme="minorEastAsia"/>
          <w:kern w:val="2"/>
          <w14:ligatures w14:val="standardContextual"/>
        </w:rPr>
        <w:t xml:space="preserve"> optimized RF was trained by a training set selected from the dataset without a neutral category. The optimized RF was found to have better accuracy in performing the binary classification task with the test set selected from a comprehensive dataset. The optimized RF had an accuracy of 0.7</w:t>
      </w:r>
      <w:r w:rsidR="009204F2" w:rsidRPr="0036220B">
        <w:rPr>
          <w:rFonts w:eastAsiaTheme="minorEastAsia"/>
          <w:kern w:val="2"/>
          <w14:ligatures w14:val="standardContextual"/>
        </w:rPr>
        <w:t>9</w:t>
      </w:r>
      <w:r w:rsidR="00FE77FF" w:rsidRPr="0036220B">
        <w:rPr>
          <w:rFonts w:eastAsiaTheme="minorEastAsia"/>
          <w:kern w:val="2"/>
          <w14:ligatures w14:val="standardContextual"/>
        </w:rPr>
        <w:t>, while the binary RF had an accuracy of 0.76.</w:t>
      </w:r>
    </w:p>
    <w:p w14:paraId="03DCD304" w14:textId="77777777" w:rsidR="00AC27F4" w:rsidRPr="00344E2A" w:rsidRDefault="00AC27F4" w:rsidP="00CB6FD8">
      <w:pPr>
        <w:pStyle w:val="af2"/>
        <w:spacing w:line="360" w:lineRule="auto"/>
        <w:jc w:val="both"/>
        <w:rPr>
          <w:rFonts w:eastAsiaTheme="minorEastAsia"/>
          <w:kern w:val="2"/>
          <w:sz w:val="22"/>
          <w14:ligatures w14:val="standardContextual"/>
        </w:rPr>
      </w:pPr>
    </w:p>
    <w:p w14:paraId="652A52CF" w14:textId="679C4F8C" w:rsidR="008F4358" w:rsidRDefault="008F4358" w:rsidP="000F4C3F">
      <w:pPr>
        <w:pStyle w:val="af2"/>
        <w:spacing w:line="360" w:lineRule="auto"/>
        <w:jc w:val="both"/>
        <w:rPr>
          <w:rFonts w:eastAsiaTheme="minorEastAsia"/>
          <w:b/>
          <w:bCs/>
          <w:kern w:val="2"/>
          <w:sz w:val="22"/>
          <w14:ligatures w14:val="standardContextual"/>
        </w:rPr>
      </w:pPr>
      <w:bookmarkStart w:id="4" w:name="OLE_LINK9"/>
      <w:bookmarkStart w:id="5" w:name="OLE_LINK10"/>
      <w:bookmarkEnd w:id="2"/>
      <w:bookmarkEnd w:id="3"/>
      <w:r w:rsidRPr="008F4358">
        <w:rPr>
          <w:rFonts w:eastAsiaTheme="minorEastAsia"/>
          <w:b/>
          <w:bCs/>
          <w:kern w:val="2"/>
          <w:sz w:val="22"/>
          <w14:ligatures w14:val="standardContextual"/>
        </w:rPr>
        <w:t xml:space="preserve">Performance of </w:t>
      </w:r>
      <w:r w:rsidR="00AC27F4">
        <w:rPr>
          <w:rFonts w:eastAsiaTheme="minorEastAsia"/>
          <w:b/>
          <w:bCs/>
          <w:kern w:val="2"/>
          <w:sz w:val="22"/>
          <w14:ligatures w14:val="standardContextual"/>
        </w:rPr>
        <w:t xml:space="preserve">the </w:t>
      </w:r>
      <w:r w:rsidRPr="008F4358">
        <w:rPr>
          <w:rFonts w:eastAsiaTheme="minorEastAsia"/>
          <w:b/>
          <w:bCs/>
          <w:kern w:val="2"/>
          <w:sz w:val="22"/>
          <w14:ligatures w14:val="standardContextual"/>
        </w:rPr>
        <w:t>quantitative random forest model</w:t>
      </w:r>
    </w:p>
    <w:bookmarkEnd w:id="4"/>
    <w:bookmarkEnd w:id="5"/>
    <w:p w14:paraId="0FD8A61F" w14:textId="451A4154" w:rsidR="007F3004" w:rsidRPr="0036220B" w:rsidRDefault="00861A69" w:rsidP="000F4C3F">
      <w:pPr>
        <w:pStyle w:val="af2"/>
        <w:spacing w:line="360" w:lineRule="auto"/>
        <w:jc w:val="both"/>
        <w:rPr>
          <w:rFonts w:eastAsia="宋体"/>
          <w:sz w:val="28"/>
        </w:rPr>
      </w:pPr>
      <w:r w:rsidRPr="0036220B">
        <w:rPr>
          <w:rFonts w:eastAsiaTheme="minorEastAsia"/>
          <w:kern w:val="2"/>
          <w14:ligatures w14:val="standardContextual"/>
        </w:rPr>
        <w:lastRenderedPageBreak/>
        <w:t xml:space="preserve">RF </w:t>
      </w:r>
      <w:r w:rsidR="00D14FAA" w:rsidRPr="0036220B">
        <w:rPr>
          <w:rFonts w:eastAsiaTheme="minorEastAsia"/>
          <w:kern w:val="2"/>
          <w14:ligatures w14:val="standardContextual"/>
        </w:rPr>
        <w:t xml:space="preserve">as best-performing method </w:t>
      </w:r>
      <w:r w:rsidRPr="0036220B">
        <w:rPr>
          <w:rFonts w:eastAsiaTheme="minorEastAsia"/>
          <w:kern w:val="2"/>
          <w14:ligatures w14:val="standardContextual"/>
        </w:rPr>
        <w:t xml:space="preserve">was selected for quantitatively predicting the biochar effect. The comparison between predicted and measured values </w:t>
      </w:r>
      <w:r w:rsidR="00D14FAA" w:rsidRPr="0036220B">
        <w:rPr>
          <w:rFonts w:eastAsiaTheme="minorEastAsia"/>
          <w:kern w:val="2"/>
          <w14:ligatures w14:val="standardContextual"/>
        </w:rPr>
        <w:t xml:space="preserve">for the optimum model is </w:t>
      </w:r>
      <w:r w:rsidRPr="0036220B">
        <w:rPr>
          <w:rFonts w:eastAsiaTheme="minorEastAsia"/>
          <w:kern w:val="2"/>
          <w14:ligatures w14:val="standardContextual"/>
        </w:rPr>
        <w:t xml:space="preserve">shown in Figure </w:t>
      </w:r>
      <w:r w:rsidR="00D14FAA" w:rsidRPr="0036220B">
        <w:rPr>
          <w:rFonts w:eastAsiaTheme="minorEastAsia"/>
          <w:kern w:val="2"/>
          <w14:ligatures w14:val="standardContextual"/>
        </w:rPr>
        <w:t>3</w:t>
      </w:r>
      <w:r w:rsidRPr="0036220B">
        <w:rPr>
          <w:rFonts w:eastAsiaTheme="minorEastAsia"/>
          <w:kern w:val="2"/>
          <w14:ligatures w14:val="standardContextual"/>
        </w:rPr>
        <w:t xml:space="preserve">. </w:t>
      </w:r>
    </w:p>
    <w:p w14:paraId="4B17005E" w14:textId="36C4589C" w:rsidR="001736CD" w:rsidRPr="000F4C3F" w:rsidRDefault="00A8193A" w:rsidP="000F4C3F">
      <w:pPr>
        <w:pStyle w:val="af2"/>
        <w:spacing w:line="360" w:lineRule="auto"/>
        <w:jc w:val="both"/>
        <w:rPr>
          <w:rFonts w:eastAsiaTheme="minorEastAsia"/>
          <w:i/>
          <w:iCs/>
          <w:kern w:val="2"/>
          <w:sz w:val="22"/>
          <w14:ligatures w14:val="standardContextual"/>
        </w:rPr>
      </w:pPr>
      <w:r w:rsidRPr="00A8193A">
        <w:rPr>
          <w:noProof/>
          <w:lang w:eastAsia="en-US"/>
        </w:rPr>
        <w:drawing>
          <wp:inline distT="0" distB="0" distL="0" distR="0" wp14:anchorId="4CDFBB6C" wp14:editId="0B2D5EA3">
            <wp:extent cx="5274310" cy="2294890"/>
            <wp:effectExtent l="0" t="0" r="0" b="0"/>
            <wp:docPr id="43" name="图片 42">
              <a:extLst xmlns:a="http://schemas.openxmlformats.org/drawingml/2006/main">
                <a:ext uri="{FF2B5EF4-FFF2-40B4-BE49-F238E27FC236}">
                  <a16:creationId xmlns:a16="http://schemas.microsoft.com/office/drawing/2014/main" id="{ACA5DBD2-1EE8-6C9F-1539-303E82863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a:extLst>
                        <a:ext uri="{FF2B5EF4-FFF2-40B4-BE49-F238E27FC236}">
                          <a16:creationId xmlns:a16="http://schemas.microsoft.com/office/drawing/2014/main" id="{ACA5DBD2-1EE8-6C9F-1539-303E82863C06}"/>
                        </a:ext>
                      </a:extLst>
                    </pic:cNvPr>
                    <pic:cNvPicPr>
                      <a:picLocks noChangeAspect="1"/>
                    </pic:cNvPicPr>
                  </pic:nvPicPr>
                  <pic:blipFill>
                    <a:blip r:embed="rId12"/>
                    <a:stretch>
                      <a:fillRect/>
                    </a:stretch>
                  </pic:blipFill>
                  <pic:spPr>
                    <a:xfrm>
                      <a:off x="0" y="0"/>
                      <a:ext cx="5274310" cy="2294890"/>
                    </a:xfrm>
                    <a:prstGeom prst="rect">
                      <a:avLst/>
                    </a:prstGeom>
                  </pic:spPr>
                </pic:pic>
              </a:graphicData>
            </a:graphic>
          </wp:inline>
        </w:drawing>
      </w:r>
      <w:r w:rsidR="001736CD" w:rsidRPr="000F4C3F">
        <w:rPr>
          <w:rFonts w:eastAsiaTheme="minorEastAsia"/>
          <w:i/>
          <w:iCs/>
          <w:kern w:val="2"/>
          <w:sz w:val="22"/>
          <w14:ligatures w14:val="standardContextual"/>
        </w:rPr>
        <w:t xml:space="preserve">Figure </w:t>
      </w:r>
      <w:r w:rsidR="00D14FAA" w:rsidRPr="000F4C3F">
        <w:rPr>
          <w:rFonts w:eastAsiaTheme="minorEastAsia"/>
          <w:i/>
          <w:iCs/>
          <w:kern w:val="2"/>
          <w:sz w:val="22"/>
          <w14:ligatures w14:val="standardContextual"/>
        </w:rPr>
        <w:t>3</w:t>
      </w:r>
      <w:r w:rsidR="001736CD" w:rsidRPr="000F4C3F">
        <w:rPr>
          <w:rFonts w:eastAsiaTheme="minorEastAsia"/>
          <w:i/>
          <w:iCs/>
          <w:kern w:val="2"/>
          <w:sz w:val="22"/>
          <w14:ligatures w14:val="standardContextual"/>
        </w:rPr>
        <w:t>:</w:t>
      </w:r>
      <w:r w:rsidR="00E85DB6">
        <w:rPr>
          <w:rFonts w:eastAsiaTheme="minorEastAsia"/>
          <w:i/>
          <w:iCs/>
          <w:kern w:val="2"/>
          <w:sz w:val="22"/>
          <w14:ligatures w14:val="standardContextual"/>
        </w:rPr>
        <w:t xml:space="preserve"> </w:t>
      </w:r>
      <w:r w:rsidR="00D14FAA" w:rsidRPr="000F4C3F">
        <w:rPr>
          <w:rFonts w:eastAsiaTheme="minorEastAsia"/>
          <w:i/>
          <w:iCs/>
          <w:kern w:val="2"/>
          <w:sz w:val="22"/>
          <w14:ligatures w14:val="standardContextual"/>
        </w:rPr>
        <w:t>Quantitative R</w:t>
      </w:r>
      <w:r w:rsidR="002F12B9" w:rsidRPr="000F4C3F">
        <w:rPr>
          <w:rFonts w:eastAsiaTheme="minorEastAsia"/>
          <w:i/>
          <w:iCs/>
          <w:kern w:val="2"/>
          <w:sz w:val="22"/>
          <w14:ligatures w14:val="standardContextual"/>
        </w:rPr>
        <w:t>F</w:t>
      </w:r>
      <w:r w:rsidR="00D14FAA" w:rsidRPr="000F4C3F">
        <w:rPr>
          <w:rFonts w:eastAsiaTheme="minorEastAsia"/>
          <w:i/>
          <w:iCs/>
          <w:kern w:val="2"/>
          <w:sz w:val="22"/>
          <w14:ligatures w14:val="standardContextual"/>
        </w:rPr>
        <w:t xml:space="preserve"> model to predict the effect in % to the control based on biochar and soil properties</w:t>
      </w:r>
      <w:r w:rsidR="002F12B9" w:rsidRPr="000F4C3F">
        <w:rPr>
          <w:rFonts w:eastAsiaTheme="minorEastAsia"/>
          <w:i/>
          <w:iCs/>
          <w:kern w:val="2"/>
          <w:sz w:val="22"/>
          <w14:ligatures w14:val="standardContextual"/>
        </w:rPr>
        <w:t xml:space="preserve"> and</w:t>
      </w:r>
      <w:r w:rsidR="00D14FAA" w:rsidRPr="000F4C3F">
        <w:rPr>
          <w:rFonts w:eastAsiaTheme="minorEastAsia"/>
          <w:i/>
          <w:iCs/>
          <w:kern w:val="2"/>
          <w:sz w:val="22"/>
          <w14:ligatures w14:val="standardContextual"/>
        </w:rPr>
        <w:t xml:space="preserve"> </w:t>
      </w:r>
      <w:r w:rsidR="002F12B9" w:rsidRPr="000F4C3F">
        <w:rPr>
          <w:rFonts w:eastAsiaTheme="minorEastAsia"/>
          <w:i/>
          <w:iCs/>
          <w:kern w:val="2"/>
          <w:sz w:val="22"/>
          <w14:ligatures w14:val="standardContextual"/>
        </w:rPr>
        <w:t>organisms and endpoint type</w:t>
      </w:r>
      <w:r w:rsidR="00610D1C">
        <w:rPr>
          <w:rFonts w:eastAsiaTheme="minorEastAsia"/>
          <w:i/>
          <w:iCs/>
          <w:kern w:val="2"/>
          <w:sz w:val="22"/>
          <w14:ligatures w14:val="standardContextual"/>
        </w:rPr>
        <w:t xml:space="preserve">. </w:t>
      </w:r>
      <w:r w:rsidR="004006E2">
        <w:rPr>
          <w:rFonts w:eastAsiaTheme="minorEastAsia"/>
          <w:i/>
          <w:iCs/>
          <w:kern w:val="2"/>
          <w:sz w:val="22"/>
          <w14:ligatures w14:val="standardContextual"/>
        </w:rPr>
        <w:t>The two dashed line</w:t>
      </w:r>
      <w:r w:rsidR="00C50FF0">
        <w:rPr>
          <w:rFonts w:eastAsiaTheme="minorEastAsia"/>
          <w:i/>
          <w:iCs/>
          <w:kern w:val="2"/>
          <w:sz w:val="22"/>
          <w14:ligatures w14:val="standardContextual"/>
        </w:rPr>
        <w:t>s</w:t>
      </w:r>
      <w:r w:rsidR="004006E2">
        <w:rPr>
          <w:rFonts w:eastAsiaTheme="minorEastAsia"/>
          <w:i/>
          <w:iCs/>
          <w:kern w:val="2"/>
          <w:sz w:val="22"/>
          <w14:ligatures w14:val="standardContextual"/>
        </w:rPr>
        <w:t xml:space="preserve"> in the figure stand for y = x + </w:t>
      </w:r>
      <w:r w:rsidR="007223EC">
        <w:rPr>
          <w:rFonts w:eastAsiaTheme="minorEastAsia"/>
          <w:i/>
          <w:iCs/>
          <w:kern w:val="2"/>
          <w:sz w:val="22"/>
          <w14:ligatures w14:val="standardContextual"/>
        </w:rPr>
        <w:t>root mean square error (</w:t>
      </w:r>
      <w:r w:rsidR="007223EC">
        <w:rPr>
          <w:rFonts w:eastAsiaTheme="minorEastAsia" w:hint="eastAsia"/>
          <w:i/>
          <w:iCs/>
          <w:kern w:val="2"/>
          <w:sz w:val="22"/>
          <w14:ligatures w14:val="standardContextual"/>
        </w:rPr>
        <w:t>RMSE</w:t>
      </w:r>
      <w:r w:rsidR="007223EC">
        <w:rPr>
          <w:rFonts w:eastAsiaTheme="minorEastAsia"/>
          <w:i/>
          <w:iCs/>
          <w:kern w:val="2"/>
          <w:sz w:val="22"/>
          <w14:ligatures w14:val="standardContextual"/>
        </w:rPr>
        <w:t>)</w:t>
      </w:r>
      <w:r w:rsidR="004006E2">
        <w:rPr>
          <w:rFonts w:eastAsiaTheme="minorEastAsia"/>
          <w:i/>
          <w:iCs/>
          <w:kern w:val="2"/>
          <w:sz w:val="22"/>
          <w14:ligatures w14:val="standardContextual"/>
        </w:rPr>
        <w:t xml:space="preserve"> and y = x – </w:t>
      </w:r>
      <w:r w:rsidR="007223EC">
        <w:rPr>
          <w:rFonts w:eastAsiaTheme="minorEastAsia" w:hint="eastAsia"/>
          <w:i/>
          <w:iCs/>
          <w:kern w:val="2"/>
          <w:sz w:val="22"/>
          <w14:ligatures w14:val="standardContextual"/>
        </w:rPr>
        <w:t>RMS</w:t>
      </w:r>
      <w:r w:rsidR="007223EC">
        <w:rPr>
          <w:rFonts w:eastAsiaTheme="minorEastAsia"/>
          <w:i/>
          <w:iCs/>
          <w:kern w:val="2"/>
          <w:sz w:val="22"/>
          <w14:ligatures w14:val="standardContextual"/>
        </w:rPr>
        <w:t>E (</w:t>
      </w:r>
      <w:proofErr w:type="spellStart"/>
      <w:r w:rsidR="007223EC">
        <w:rPr>
          <w:rFonts w:eastAsiaTheme="minorEastAsia"/>
          <w:i/>
          <w:iCs/>
          <w:kern w:val="2"/>
          <w:sz w:val="22"/>
          <w14:ligatures w14:val="standardContextual"/>
        </w:rPr>
        <w:t>RMSE</w:t>
      </w:r>
      <w:r w:rsidR="007223EC" w:rsidRPr="00800A7C">
        <w:rPr>
          <w:rFonts w:eastAsiaTheme="minorEastAsia"/>
          <w:i/>
          <w:iCs/>
          <w:kern w:val="2"/>
          <w:sz w:val="22"/>
          <w:vertAlign w:val="subscript"/>
          <w14:ligatures w14:val="standardContextual"/>
        </w:rPr>
        <w:t>train</w:t>
      </w:r>
      <w:proofErr w:type="spellEnd"/>
      <w:r w:rsidR="007223EC" w:rsidRPr="00800A7C">
        <w:rPr>
          <w:rFonts w:eastAsiaTheme="minorEastAsia"/>
          <w:i/>
          <w:iCs/>
          <w:kern w:val="2"/>
          <w:sz w:val="22"/>
          <w:vertAlign w:val="superscript"/>
          <w14:ligatures w14:val="standardContextual"/>
        </w:rPr>
        <w:t xml:space="preserve"> </w:t>
      </w:r>
      <w:r w:rsidR="007223EC">
        <w:rPr>
          <w:rFonts w:eastAsiaTheme="minorEastAsia"/>
          <w:i/>
          <w:iCs/>
          <w:kern w:val="2"/>
          <w:sz w:val="22"/>
          <w14:ligatures w14:val="standardContextual"/>
        </w:rPr>
        <w:t xml:space="preserve">= 49% and </w:t>
      </w:r>
      <w:proofErr w:type="spellStart"/>
      <w:r w:rsidR="007223EC">
        <w:rPr>
          <w:rFonts w:eastAsiaTheme="minorEastAsia"/>
          <w:i/>
          <w:iCs/>
          <w:kern w:val="2"/>
          <w:sz w:val="22"/>
          <w14:ligatures w14:val="standardContextual"/>
        </w:rPr>
        <w:t>RMSE</w:t>
      </w:r>
      <w:r w:rsidR="007223EC" w:rsidRPr="00800A7C">
        <w:rPr>
          <w:rFonts w:eastAsiaTheme="minorEastAsia"/>
          <w:i/>
          <w:iCs/>
          <w:kern w:val="2"/>
          <w:sz w:val="22"/>
          <w:vertAlign w:val="subscript"/>
          <w14:ligatures w14:val="standardContextual"/>
        </w:rPr>
        <w:t>test</w:t>
      </w:r>
      <w:proofErr w:type="spellEnd"/>
      <w:r w:rsidR="007223EC">
        <w:rPr>
          <w:rFonts w:eastAsiaTheme="minorEastAsia"/>
          <w:i/>
          <w:iCs/>
          <w:kern w:val="2"/>
          <w:sz w:val="22"/>
          <w14:ligatures w14:val="standardContextual"/>
        </w:rPr>
        <w:t xml:space="preserve"> = 38%)</w:t>
      </w:r>
      <w:r w:rsidR="004006E2">
        <w:rPr>
          <w:rFonts w:eastAsiaTheme="minorEastAsia"/>
          <w:i/>
          <w:iCs/>
          <w:kern w:val="2"/>
          <w:sz w:val="22"/>
          <w14:ligatures w14:val="standardContextual"/>
        </w:rPr>
        <w:t xml:space="preserve">. </w:t>
      </w:r>
      <w:r w:rsidR="0054017B" w:rsidRPr="0054017B">
        <w:rPr>
          <w:rFonts w:eastAsiaTheme="minorEastAsia"/>
          <w:i/>
          <w:iCs/>
          <w:kern w:val="2"/>
          <w:sz w:val="22"/>
          <w14:ligatures w14:val="standardContextual"/>
        </w:rPr>
        <w:t xml:space="preserve">The points falling in </w:t>
      </w:r>
      <w:r w:rsidR="0054017B">
        <w:rPr>
          <w:rFonts w:eastAsiaTheme="minorEastAsia" w:hint="eastAsia"/>
          <w:i/>
          <w:iCs/>
          <w:kern w:val="2"/>
          <w:sz w:val="22"/>
          <w14:ligatures w14:val="standardContextual"/>
        </w:rPr>
        <w:t xml:space="preserve">between </w:t>
      </w:r>
      <w:r w:rsidR="0054017B">
        <w:rPr>
          <w:rFonts w:eastAsiaTheme="minorEastAsia"/>
          <w:i/>
          <w:iCs/>
          <w:kern w:val="2"/>
          <w:sz w:val="22"/>
          <w14:ligatures w14:val="standardContextual"/>
        </w:rPr>
        <w:t>two lines</w:t>
      </w:r>
      <w:r w:rsidR="0054017B" w:rsidRPr="0054017B">
        <w:rPr>
          <w:rFonts w:eastAsiaTheme="minorEastAsia"/>
          <w:i/>
          <w:iCs/>
          <w:kern w:val="2"/>
          <w:sz w:val="22"/>
          <w14:ligatures w14:val="standardContextual"/>
        </w:rPr>
        <w:t xml:space="preserve"> indicate that the deviation of quantitative prediction is</w:t>
      </w:r>
      <w:r w:rsidR="007223EC">
        <w:rPr>
          <w:rFonts w:eastAsiaTheme="minorEastAsia"/>
          <w:i/>
          <w:iCs/>
          <w:kern w:val="2"/>
          <w:sz w:val="22"/>
          <w14:ligatures w14:val="standardContextual"/>
        </w:rPr>
        <w:t xml:space="preserve"> within the range of RMSE</w:t>
      </w:r>
      <w:r w:rsidR="002F12B9" w:rsidRPr="000F4C3F">
        <w:rPr>
          <w:rFonts w:eastAsiaTheme="minorEastAsia"/>
          <w:i/>
          <w:iCs/>
          <w:kern w:val="2"/>
          <w:sz w:val="22"/>
          <w14:ligatures w14:val="standardContextual"/>
        </w:rPr>
        <w:t>.</w:t>
      </w:r>
      <w:r w:rsidR="001736CD" w:rsidRPr="000F4C3F">
        <w:rPr>
          <w:rFonts w:eastAsiaTheme="minorEastAsia"/>
          <w:i/>
          <w:iCs/>
          <w:kern w:val="2"/>
          <w:sz w:val="22"/>
          <w14:ligatures w14:val="standardContextual"/>
        </w:rPr>
        <w:t xml:space="preserve"> a) The correlation between the predicted and measured values for the training set. b)</w:t>
      </w:r>
      <w:r w:rsidR="00D46F86" w:rsidRPr="000F4C3F">
        <w:rPr>
          <w:rFonts w:eastAsiaTheme="minorEastAsia"/>
          <w:i/>
          <w:iCs/>
          <w:kern w:val="2"/>
          <w:sz w:val="22"/>
          <w14:ligatures w14:val="standardContextual"/>
        </w:rPr>
        <w:t xml:space="preserve"> The correlation between the predicted and measured values for the test set.</w:t>
      </w:r>
      <w:r w:rsidR="001736CD" w:rsidRPr="000F4C3F">
        <w:rPr>
          <w:rFonts w:eastAsiaTheme="minorEastAsia"/>
          <w:i/>
          <w:iCs/>
          <w:kern w:val="2"/>
          <w:sz w:val="22"/>
          <w14:ligatures w14:val="standardContextual"/>
        </w:rPr>
        <w:t xml:space="preserve"> </w:t>
      </w:r>
    </w:p>
    <w:p w14:paraId="3B86FF65" w14:textId="3786C75A" w:rsidR="00C84437" w:rsidRDefault="002F12B9" w:rsidP="001135DB">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We reached an </w:t>
      </w:r>
      <w:r w:rsidR="00A77335">
        <w:rPr>
          <w:rFonts w:ascii="Times New Roman" w:hAnsi="Times New Roman" w:cs="Times New Roman"/>
        </w:rPr>
        <w:t>R</w:t>
      </w:r>
      <w:r w:rsidR="00A77335" w:rsidRPr="00A77335">
        <w:rPr>
          <w:rFonts w:ascii="Times New Roman" w:hAnsi="Times New Roman" w:cs="Times New Roman"/>
          <w:vertAlign w:val="superscript"/>
        </w:rPr>
        <w:t>2</w:t>
      </w:r>
      <w:r w:rsidR="00C84437" w:rsidRPr="00A85887">
        <w:rPr>
          <w:rFonts w:ascii="Times New Roman" w:hAnsi="Times New Roman" w:cs="Times New Roman" w:hint="eastAsia"/>
          <w:position w:val="8"/>
        </w:rPr>
        <w:t xml:space="preserve"> </w:t>
      </w:r>
      <w:r>
        <w:rPr>
          <w:rFonts w:ascii="Times New Roman" w:hAnsi="Times New Roman" w:cs="Times New Roman"/>
        </w:rPr>
        <w:t xml:space="preserve">of </w:t>
      </w:r>
      <w:r w:rsidR="00C84437" w:rsidRPr="00A85887">
        <w:rPr>
          <w:rFonts w:ascii="Times New Roman" w:hAnsi="Times New Roman" w:cs="Times New Roman" w:hint="eastAsia"/>
        </w:rPr>
        <w:t xml:space="preserve">0.74 for the training set and 0.48 for the test set. </w:t>
      </w:r>
      <w:r>
        <w:rPr>
          <w:rFonts w:ascii="Times New Roman" w:hAnsi="Times New Roman" w:cs="Times New Roman"/>
        </w:rPr>
        <w:t>T</w:t>
      </w:r>
      <w:r w:rsidR="00C84437" w:rsidRPr="00A85887">
        <w:rPr>
          <w:rFonts w:ascii="Times New Roman" w:hAnsi="Times New Roman" w:cs="Times New Roman" w:hint="eastAsia"/>
        </w:rPr>
        <w:t>he RMSE for the test set was 49</w:t>
      </w:r>
      <w:r w:rsidR="001C11F5">
        <w:rPr>
          <w:rFonts w:ascii="Times New Roman" w:hAnsi="Times New Roman" w:cs="Times New Roman"/>
        </w:rPr>
        <w:t>%</w:t>
      </w:r>
      <w:r w:rsidR="00C84437" w:rsidRPr="00A85887">
        <w:rPr>
          <w:rFonts w:ascii="Times New Roman" w:hAnsi="Times New Roman" w:cs="Times New Roman" w:hint="eastAsia"/>
        </w:rPr>
        <w:t>, while the RMSE for the training set was 38</w:t>
      </w:r>
      <w:r w:rsidR="001C11F5">
        <w:rPr>
          <w:rFonts w:ascii="Times New Roman" w:hAnsi="Times New Roman" w:cs="Times New Roman"/>
        </w:rPr>
        <w:t>%</w:t>
      </w:r>
      <w:r w:rsidR="00C84437" w:rsidRPr="00A85887">
        <w:rPr>
          <w:rFonts w:ascii="Times New Roman" w:hAnsi="Times New Roman" w:cs="Times New Roman" w:hint="eastAsia"/>
        </w:rPr>
        <w:t xml:space="preserve">. The results suggested a </w:t>
      </w:r>
      <w:r>
        <w:rPr>
          <w:rFonts w:ascii="Times New Roman" w:hAnsi="Times New Roman" w:cs="Times New Roman"/>
        </w:rPr>
        <w:t xml:space="preserve">certain </w:t>
      </w:r>
      <w:r w:rsidR="00C84437" w:rsidRPr="00A85887">
        <w:rPr>
          <w:rFonts w:ascii="Times New Roman" w:hAnsi="Times New Roman" w:cs="Times New Roman" w:hint="eastAsia"/>
        </w:rPr>
        <w:t>difference between the accuracy in t</w:t>
      </w:r>
      <w:r w:rsidR="00C84437">
        <w:rPr>
          <w:rFonts w:ascii="Times New Roman" w:hAnsi="Times New Roman" w:cs="Times New Roman" w:hint="eastAsia"/>
        </w:rPr>
        <w:t xml:space="preserve">he training set and the test set. It can also be seen from the distribution of points in </w:t>
      </w:r>
      <w:r w:rsidR="003D054A">
        <w:rPr>
          <w:rFonts w:ascii="Times New Roman" w:hAnsi="Times New Roman" w:cs="Times New Roman"/>
        </w:rPr>
        <w:t>F</w:t>
      </w:r>
      <w:r w:rsidR="00C84437">
        <w:rPr>
          <w:rFonts w:ascii="Times New Roman" w:hAnsi="Times New Roman" w:cs="Times New Roman" w:hint="eastAsia"/>
        </w:rPr>
        <w:t>igure</w:t>
      </w:r>
      <w:r w:rsidR="003D054A">
        <w:rPr>
          <w:rFonts w:ascii="Times New Roman" w:hAnsi="Times New Roman" w:cs="Times New Roman"/>
        </w:rPr>
        <w:t xml:space="preserve"> 3</w:t>
      </w:r>
      <w:r w:rsidR="00C84437">
        <w:rPr>
          <w:rFonts w:ascii="Times New Roman" w:hAnsi="Times New Roman" w:cs="Times New Roman" w:hint="eastAsia"/>
        </w:rPr>
        <w:t xml:space="preserve"> that the points</w:t>
      </w:r>
      <w:r w:rsidR="000F4C3F">
        <w:rPr>
          <w:rFonts w:ascii="Times New Roman" w:hAnsi="Times New Roman" w:cs="Times New Roman"/>
        </w:rPr>
        <w:t xml:space="preserve"> are not </w:t>
      </w:r>
      <w:r w:rsidR="000F4C3F" w:rsidRPr="000F4C3F">
        <w:rPr>
          <w:rFonts w:ascii="Times New Roman" w:hAnsi="Times New Roman" w:cs="Times New Roman"/>
        </w:rPr>
        <w:t>intensively</w:t>
      </w:r>
      <w:r w:rsidR="000F4C3F">
        <w:rPr>
          <w:rFonts w:ascii="Times New Roman" w:hAnsi="Times New Roman" w:cs="Times New Roman" w:hint="eastAsia"/>
        </w:rPr>
        <w:t xml:space="preserve"> </w:t>
      </w:r>
      <w:r w:rsidR="000F4C3F">
        <w:rPr>
          <w:rFonts w:ascii="Times New Roman" w:hAnsi="Times New Roman" w:cs="Times New Roman"/>
        </w:rPr>
        <w:t>located</w:t>
      </w:r>
      <w:r w:rsidR="000F4C3F">
        <w:rPr>
          <w:rFonts w:ascii="Times New Roman" w:hAnsi="Times New Roman" w:cs="Times New Roman" w:hint="eastAsia"/>
        </w:rPr>
        <w:t xml:space="preserve"> near the </w:t>
      </w:r>
      <w:r w:rsidR="000F4C3F">
        <w:rPr>
          <w:rFonts w:ascii="Times New Roman" w:hAnsi="Times New Roman" w:cs="Times New Roman"/>
        </w:rPr>
        <w:t>y = x line</w:t>
      </w:r>
      <w:r w:rsidR="00C84437" w:rsidRPr="00A85887">
        <w:rPr>
          <w:rFonts w:ascii="Times New Roman" w:hAnsi="Times New Roman" w:cs="Times New Roman" w:hint="eastAsia"/>
        </w:rPr>
        <w:t>,</w:t>
      </w:r>
      <w:r w:rsidR="0054017B">
        <w:rPr>
          <w:rFonts w:ascii="Times New Roman" w:hAnsi="Times New Roman" w:cs="Times New Roman"/>
        </w:rPr>
        <w:t xml:space="preserve"> but most of the error are </w:t>
      </w:r>
      <w:r w:rsidR="007223EC">
        <w:rPr>
          <w:rFonts w:ascii="Times New Roman" w:hAnsi="Times New Roman" w:cs="Times New Roman" w:hint="eastAsia"/>
        </w:rPr>
        <w:t>located wit</w:t>
      </w:r>
      <w:r w:rsidR="000007AD">
        <w:rPr>
          <w:rFonts w:ascii="Times New Roman" w:hAnsi="Times New Roman" w:cs="Times New Roman"/>
        </w:rPr>
        <w:t>hin one RMSE</w:t>
      </w:r>
      <w:r w:rsidR="007223EC">
        <w:rPr>
          <w:rFonts w:ascii="Times New Roman" w:hAnsi="Times New Roman" w:cs="Times New Roman"/>
        </w:rPr>
        <w:t>.</w:t>
      </w:r>
    </w:p>
    <w:p w14:paraId="02086287" w14:textId="77777777" w:rsidR="002F12B9" w:rsidRDefault="002F12B9" w:rsidP="00CB6FD8">
      <w:pPr>
        <w:spacing w:before="100" w:beforeAutospacing="1" w:after="100" w:afterAutospacing="1" w:line="360" w:lineRule="auto"/>
        <w:jc w:val="both"/>
        <w:rPr>
          <w:rFonts w:ascii="Times New Roman" w:hAnsi="Times New Roman" w:cs="Times New Roman"/>
        </w:rPr>
      </w:pPr>
    </w:p>
    <w:p w14:paraId="6BA2CEB7" w14:textId="3C3EB0CF" w:rsidR="00CF1A1B" w:rsidRDefault="00CF1A1B" w:rsidP="00CB6FD8">
      <w:pPr>
        <w:pStyle w:val="af2"/>
        <w:spacing w:line="360" w:lineRule="auto"/>
        <w:jc w:val="both"/>
        <w:rPr>
          <w:rFonts w:eastAsiaTheme="minorEastAsia"/>
          <w:b/>
          <w:bCs/>
          <w:kern w:val="2"/>
          <w:sz w:val="22"/>
          <w14:ligatures w14:val="standardContextual"/>
        </w:rPr>
      </w:pPr>
      <w:r>
        <w:rPr>
          <w:rFonts w:eastAsiaTheme="minorEastAsia"/>
          <w:b/>
          <w:bCs/>
          <w:kern w:val="2"/>
          <w:sz w:val="22"/>
          <w14:ligatures w14:val="standardContextual"/>
        </w:rPr>
        <w:t>Feature importance of binary random forest and quantitative random forest</w:t>
      </w:r>
    </w:p>
    <w:p w14:paraId="606C3A0F" w14:textId="611C8E49" w:rsidR="00B302E4" w:rsidRDefault="009B6D2F" w:rsidP="00CB6FD8">
      <w:pPr>
        <w:spacing w:before="100" w:beforeAutospacing="1" w:after="100" w:afterAutospacing="1" w:line="360" w:lineRule="auto"/>
        <w:jc w:val="both"/>
        <w:rPr>
          <w:rFonts w:ascii="Times New Roman" w:hAnsi="Times New Roman" w:cs="Times New Roman"/>
        </w:rPr>
      </w:pPr>
      <w:r w:rsidRPr="009B6D2F">
        <w:rPr>
          <w:rFonts w:ascii="Times New Roman" w:hAnsi="Times New Roman" w:cs="Times New Roman"/>
        </w:rPr>
        <w:lastRenderedPageBreak/>
        <w:t xml:space="preserve">In this section, the feature importance of </w:t>
      </w:r>
      <w:r w:rsidR="002F12B9">
        <w:rPr>
          <w:rFonts w:ascii="Times New Roman" w:hAnsi="Times New Roman" w:cs="Times New Roman"/>
        </w:rPr>
        <w:t>optimized RF and the quantitative RF</w:t>
      </w:r>
      <w:r w:rsidRPr="009B6D2F">
        <w:rPr>
          <w:rFonts w:ascii="Times New Roman" w:hAnsi="Times New Roman" w:cs="Times New Roman"/>
        </w:rPr>
        <w:t xml:space="preserve"> </w:t>
      </w:r>
      <w:r w:rsidR="002F12B9">
        <w:rPr>
          <w:rFonts w:ascii="Times New Roman" w:hAnsi="Times New Roman" w:cs="Times New Roman"/>
        </w:rPr>
        <w:t>is</w:t>
      </w:r>
      <w:r w:rsidRPr="009B6D2F">
        <w:rPr>
          <w:rFonts w:ascii="Times New Roman" w:hAnsi="Times New Roman" w:cs="Times New Roman"/>
        </w:rPr>
        <w:t xml:space="preserve"> </w:t>
      </w:r>
      <w:r w:rsidR="002F12B9">
        <w:rPr>
          <w:rFonts w:ascii="Times New Roman" w:hAnsi="Times New Roman" w:cs="Times New Roman"/>
        </w:rPr>
        <w:t>presented</w:t>
      </w:r>
      <w:r w:rsidR="00BD64F8">
        <w:rPr>
          <w:rFonts w:ascii="Times New Roman" w:hAnsi="Times New Roman" w:cs="Times New Roman"/>
        </w:rPr>
        <w:t>.</w:t>
      </w:r>
      <w:r w:rsidR="002F12B9" w:rsidRPr="002F12B9">
        <w:rPr>
          <w:rFonts w:ascii="Times New Roman" w:hAnsi="Times New Roman" w:cs="Times New Roman"/>
        </w:rPr>
        <w:t xml:space="preserve"> </w:t>
      </w:r>
      <w:r w:rsidR="000F4C3F">
        <w:rPr>
          <w:rFonts w:ascii="Times New Roman" w:hAnsi="Times New Roman" w:cs="Times New Roman"/>
        </w:rPr>
        <w:t xml:space="preserve">Figure </w:t>
      </w:r>
      <w:r w:rsidR="008823E5">
        <w:rPr>
          <w:rFonts w:ascii="Times New Roman" w:hAnsi="Times New Roman" w:cs="Times New Roman"/>
        </w:rPr>
        <w:t>4</w:t>
      </w:r>
      <w:r w:rsidR="000F4C3F">
        <w:rPr>
          <w:rFonts w:ascii="Times New Roman" w:hAnsi="Times New Roman" w:cs="Times New Roman"/>
        </w:rPr>
        <w:t xml:space="preserve"> shows </w:t>
      </w:r>
      <w:r w:rsidR="0030229D">
        <w:rPr>
          <w:rFonts w:ascii="Times New Roman" w:hAnsi="Times New Roman" w:cs="Times New Roman"/>
        </w:rPr>
        <w:t>the four</w:t>
      </w:r>
      <w:r w:rsidR="000F4C3F">
        <w:rPr>
          <w:rFonts w:ascii="Times New Roman" w:hAnsi="Times New Roman" w:cs="Times New Roman"/>
        </w:rPr>
        <w:t xml:space="preserve"> most important descriptors ranked by two different ways</w:t>
      </w:r>
      <w:r w:rsidR="0030229D">
        <w:rPr>
          <w:rFonts w:ascii="Times New Roman" w:hAnsi="Times New Roman" w:cs="Times New Roman"/>
        </w:rPr>
        <w:t xml:space="preserve">: </w:t>
      </w:r>
      <w:r w:rsidR="000F4C3F">
        <w:rPr>
          <w:rFonts w:ascii="Times New Roman" w:hAnsi="Times New Roman" w:cs="Times New Roman"/>
        </w:rPr>
        <w:t xml:space="preserve">the one in </w:t>
      </w:r>
      <w:r w:rsidR="000F4C3F">
        <w:rPr>
          <w:rFonts w:ascii="Times New Roman" w:hAnsi="Times New Roman" w:cs="Times New Roman" w:hint="eastAsia"/>
        </w:rPr>
        <w:t xml:space="preserve">Figure </w:t>
      </w:r>
      <w:r w:rsidR="008823E5">
        <w:rPr>
          <w:rFonts w:ascii="Times New Roman" w:hAnsi="Times New Roman" w:cs="Times New Roman"/>
        </w:rPr>
        <w:t>4</w:t>
      </w:r>
      <w:r w:rsidR="000F4C3F">
        <w:rPr>
          <w:rFonts w:ascii="Times New Roman" w:hAnsi="Times New Roman" w:cs="Times New Roman"/>
        </w:rPr>
        <w:t xml:space="preserve">a and </w:t>
      </w:r>
      <w:r w:rsidR="000F4C3F">
        <w:rPr>
          <w:rFonts w:ascii="Times New Roman" w:hAnsi="Times New Roman" w:cs="Times New Roman" w:hint="eastAsia"/>
        </w:rPr>
        <w:t>F</w:t>
      </w:r>
      <w:r w:rsidR="000F4C3F">
        <w:rPr>
          <w:rFonts w:ascii="Times New Roman" w:hAnsi="Times New Roman" w:cs="Times New Roman"/>
        </w:rPr>
        <w:t xml:space="preserve">igure </w:t>
      </w:r>
      <w:r w:rsidR="008823E5">
        <w:rPr>
          <w:rFonts w:ascii="Times New Roman" w:hAnsi="Times New Roman" w:cs="Times New Roman"/>
        </w:rPr>
        <w:t>4</w:t>
      </w:r>
      <w:r w:rsidR="005E4622">
        <w:rPr>
          <w:rFonts w:ascii="Times New Roman" w:hAnsi="Times New Roman" w:cs="Times New Roman"/>
        </w:rPr>
        <w:t>c</w:t>
      </w:r>
      <w:r w:rsidR="000F4C3F">
        <w:rPr>
          <w:rFonts w:ascii="Times New Roman" w:hAnsi="Times New Roman" w:cs="Times New Roman"/>
        </w:rPr>
        <w:t xml:space="preserve"> is ranked by </w:t>
      </w:r>
      <w:r w:rsidR="0030229D">
        <w:rPr>
          <w:rFonts w:ascii="Times New Roman" w:hAnsi="Times New Roman" w:cs="Times New Roman"/>
        </w:rPr>
        <w:t xml:space="preserve">the </w:t>
      </w:r>
      <w:r w:rsidR="000F4C3F">
        <w:rPr>
          <w:rFonts w:ascii="Times New Roman" w:hAnsi="Times New Roman" w:cs="Times New Roman"/>
        </w:rPr>
        <w:t>mean accuracy decrease</w:t>
      </w:r>
      <w:r w:rsidR="005F745D">
        <w:rPr>
          <w:rFonts w:ascii="Times New Roman" w:hAnsi="Times New Roman" w:cs="Times New Roman"/>
        </w:rPr>
        <w:t xml:space="preserve"> (for quantitative model: RMSE increase)</w:t>
      </w:r>
      <w:r w:rsidR="000F4C3F">
        <w:rPr>
          <w:rFonts w:ascii="Times New Roman" w:hAnsi="Times New Roman" w:cs="Times New Roman"/>
        </w:rPr>
        <w:t xml:space="preserve"> </w:t>
      </w:r>
      <w:r w:rsidR="005E4622">
        <w:rPr>
          <w:rFonts w:ascii="Times New Roman" w:hAnsi="Times New Roman" w:cs="Times New Roman"/>
        </w:rPr>
        <w:t xml:space="preserve">and </w:t>
      </w:r>
      <w:proofErr w:type="spellStart"/>
      <w:r w:rsidR="005E4622">
        <w:rPr>
          <w:rFonts w:ascii="Times New Roman" w:hAnsi="Times New Roman" w:cs="Times New Roman"/>
        </w:rPr>
        <w:t>gini</w:t>
      </w:r>
      <w:proofErr w:type="spellEnd"/>
      <w:r w:rsidR="005E4622">
        <w:rPr>
          <w:rFonts w:ascii="Times New Roman" w:hAnsi="Times New Roman" w:cs="Times New Roman" w:hint="eastAsia"/>
        </w:rPr>
        <w:t xml:space="preserve"> decrease </w:t>
      </w:r>
      <w:r w:rsidR="005E4622">
        <w:rPr>
          <w:rFonts w:ascii="Times New Roman" w:hAnsi="Times New Roman" w:cs="Times New Roman"/>
        </w:rPr>
        <w:t>(for quantitative model</w:t>
      </w:r>
      <w:r w:rsidR="005F745D">
        <w:rPr>
          <w:rFonts w:ascii="Times New Roman" w:hAnsi="Times New Roman" w:cs="Times New Roman"/>
        </w:rPr>
        <w:t xml:space="preserve">: </w:t>
      </w:r>
      <w:r w:rsidR="005E4622">
        <w:rPr>
          <w:rFonts w:ascii="Times New Roman" w:hAnsi="Times New Roman" w:cs="Times New Roman"/>
        </w:rPr>
        <w:t xml:space="preserve">node purity </w:t>
      </w:r>
      <w:proofErr w:type="gramStart"/>
      <w:r w:rsidR="005E4622">
        <w:rPr>
          <w:rFonts w:ascii="Times New Roman" w:hAnsi="Times New Roman" w:cs="Times New Roman"/>
        </w:rPr>
        <w:t>decrease</w:t>
      </w:r>
      <w:proofErr w:type="gramEnd"/>
      <w:r w:rsidR="005E4622">
        <w:rPr>
          <w:rFonts w:ascii="Times New Roman" w:hAnsi="Times New Roman" w:cs="Times New Roman"/>
        </w:rPr>
        <w:t xml:space="preserve">) </w:t>
      </w:r>
      <w:r w:rsidR="000F4C3F">
        <w:rPr>
          <w:rFonts w:ascii="Times New Roman" w:hAnsi="Times New Roman" w:cs="Times New Roman"/>
        </w:rPr>
        <w:t xml:space="preserve">while the one in Figure </w:t>
      </w:r>
      <w:r w:rsidR="008823E5">
        <w:rPr>
          <w:rFonts w:ascii="Times New Roman" w:hAnsi="Times New Roman" w:cs="Times New Roman"/>
        </w:rPr>
        <w:t>4</w:t>
      </w:r>
      <w:r w:rsidR="000F4C3F">
        <w:rPr>
          <w:rFonts w:ascii="Times New Roman" w:hAnsi="Times New Roman" w:cs="Times New Roman"/>
        </w:rPr>
        <w:t xml:space="preserve">b and Figure </w:t>
      </w:r>
      <w:r w:rsidR="008823E5">
        <w:rPr>
          <w:rFonts w:ascii="Times New Roman" w:hAnsi="Times New Roman" w:cs="Times New Roman"/>
        </w:rPr>
        <w:t>4</w:t>
      </w:r>
      <w:r w:rsidR="000F4C3F">
        <w:rPr>
          <w:rFonts w:ascii="Times New Roman" w:hAnsi="Times New Roman" w:cs="Times New Roman"/>
        </w:rPr>
        <w:t>d is ranked by</w:t>
      </w:r>
      <w:r w:rsidR="0030229D">
        <w:rPr>
          <w:rFonts w:ascii="Times New Roman" w:hAnsi="Times New Roman" w:cs="Times New Roman"/>
        </w:rPr>
        <w:t xml:space="preserve"> the</w:t>
      </w:r>
      <w:r w:rsidR="000F4C3F">
        <w:rPr>
          <w:rFonts w:ascii="Times New Roman" w:hAnsi="Times New Roman" w:cs="Times New Roman"/>
        </w:rPr>
        <w:t xml:space="preserve"> </w:t>
      </w:r>
      <w:r w:rsidR="000F4C3F">
        <w:rPr>
          <w:rFonts w:ascii="Times New Roman" w:hAnsi="Times New Roman" w:cs="Times New Roman" w:hint="eastAsia"/>
        </w:rPr>
        <w:t xml:space="preserve">distribution of </w:t>
      </w:r>
      <w:r w:rsidR="000F4C3F">
        <w:rPr>
          <w:rFonts w:ascii="Times New Roman" w:hAnsi="Times New Roman" w:cs="Times New Roman"/>
        </w:rPr>
        <w:t>minimal depth.</w:t>
      </w:r>
    </w:p>
    <w:p w14:paraId="351409B4" w14:textId="6E00B627" w:rsidR="005E4622" w:rsidRDefault="005F745D" w:rsidP="00CB6FD8">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The accuracy decrease (RMSE decrease) means </w:t>
      </w:r>
      <w:r w:rsidRPr="005F745D">
        <w:rPr>
          <w:rFonts w:ascii="Times New Roman" w:hAnsi="Times New Roman" w:cs="Times New Roman"/>
        </w:rPr>
        <w:t>when a descriptor is removed</w:t>
      </w:r>
      <w:r>
        <w:rPr>
          <w:rFonts w:ascii="Times New Roman" w:hAnsi="Times New Roman" w:cs="Times New Roman"/>
        </w:rPr>
        <w:t xml:space="preserve">, the decrease of model accuracy (the increase of RMSE). The </w:t>
      </w:r>
      <w:proofErr w:type="spellStart"/>
      <w:r>
        <w:rPr>
          <w:rFonts w:ascii="Times New Roman" w:hAnsi="Times New Roman" w:cs="Times New Roman"/>
        </w:rPr>
        <w:t>gini</w:t>
      </w:r>
      <w:proofErr w:type="spellEnd"/>
      <w:r>
        <w:rPr>
          <w:rFonts w:ascii="Times New Roman" w:hAnsi="Times New Roman" w:cs="Times New Roman"/>
        </w:rPr>
        <w:t xml:space="preserve"> decrease (node purity decrease) </w:t>
      </w:r>
      <w:r w:rsidRPr="005F745D">
        <w:rPr>
          <w:rFonts w:ascii="Times New Roman" w:hAnsi="Times New Roman" w:cs="Times New Roman"/>
        </w:rPr>
        <w:t>is a measure of how each variable contributes to the homogeneity of the nodes</w:t>
      </w:r>
      <w:r>
        <w:rPr>
          <w:rFonts w:ascii="Times New Roman" w:hAnsi="Times New Roman" w:cs="Times New Roman"/>
        </w:rPr>
        <w:t>, t</w:t>
      </w:r>
      <w:r w:rsidRPr="005F745D">
        <w:rPr>
          <w:rFonts w:ascii="Times New Roman" w:hAnsi="Times New Roman" w:cs="Times New Roman"/>
        </w:rPr>
        <w:t>he higher the value</w:t>
      </w:r>
      <w:r>
        <w:rPr>
          <w:rFonts w:ascii="Times New Roman" w:hAnsi="Times New Roman" w:cs="Times New Roman"/>
        </w:rPr>
        <w:t xml:space="preserve">, the more important the descriptors. </w:t>
      </w:r>
      <w:r>
        <w:rPr>
          <w:rFonts w:ascii="Times New Roman" w:hAnsi="Times New Roman" w:cs="Times New Roman" w:hint="eastAsia"/>
        </w:rPr>
        <w:t xml:space="preserve">For </w:t>
      </w:r>
      <w:r>
        <w:rPr>
          <w:rFonts w:ascii="Times New Roman" w:hAnsi="Times New Roman" w:cs="Times New Roman"/>
        </w:rPr>
        <w:t xml:space="preserve">the distribution of minimal depth, </w:t>
      </w:r>
      <w:r w:rsidR="005468B2">
        <w:rPr>
          <w:rFonts w:ascii="Times New Roman" w:hAnsi="Times New Roman" w:cs="Times New Roman" w:hint="eastAsia"/>
        </w:rPr>
        <w:t>it</w:t>
      </w:r>
      <w:r w:rsidR="005468B2" w:rsidRPr="005468B2">
        <w:rPr>
          <w:rFonts w:ascii="Times New Roman" w:hAnsi="Times New Roman" w:cs="Times New Roman"/>
        </w:rPr>
        <w:t xml:space="preserve"> indicates how early or late the decision tree makes a judgment. The smaller it is, the more important the descriptor is.</w:t>
      </w:r>
    </w:p>
    <w:p w14:paraId="3650C03B" w14:textId="67B667C5" w:rsidR="00971CC6" w:rsidRPr="00BD64F8" w:rsidRDefault="00971CC6" w:rsidP="00A10F69">
      <w:pPr>
        <w:spacing w:before="100" w:beforeAutospacing="1" w:after="100" w:afterAutospacing="1" w:line="360" w:lineRule="auto"/>
        <w:jc w:val="center"/>
        <w:rPr>
          <w:rFonts w:ascii="Times New Roman" w:hAnsi="Times New Roman" w:cs="Times New Roman"/>
        </w:rPr>
      </w:pPr>
      <w:r w:rsidRPr="00971CC6">
        <w:rPr>
          <w:rFonts w:ascii="Times New Roman" w:hAnsi="Times New Roman" w:cs="Times New Roman"/>
          <w:noProof/>
          <w:lang w:eastAsia="en-US"/>
        </w:rPr>
        <w:drawing>
          <wp:inline distT="0" distB="0" distL="0" distR="0" wp14:anchorId="5BB7F09E" wp14:editId="1AD1A26B">
            <wp:extent cx="5274310" cy="3684905"/>
            <wp:effectExtent l="0" t="0" r="0" b="0"/>
            <wp:docPr id="88" name="图形 87">
              <a:extLst xmlns:a="http://schemas.openxmlformats.org/drawingml/2006/main">
                <a:ext uri="{FF2B5EF4-FFF2-40B4-BE49-F238E27FC236}">
                  <a16:creationId xmlns:a16="http://schemas.microsoft.com/office/drawing/2014/main" id="{AA49553F-D2EA-7841-668F-8F1394FC5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形 87">
                      <a:extLst>
                        <a:ext uri="{FF2B5EF4-FFF2-40B4-BE49-F238E27FC236}">
                          <a16:creationId xmlns:a16="http://schemas.microsoft.com/office/drawing/2014/main" id="{AA49553F-D2EA-7841-668F-8F1394FC50C7}"/>
                        </a:ext>
                      </a:extLst>
                    </pic:cNvPr>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274310" cy="3684905"/>
                    </a:xfrm>
                    <a:prstGeom prst="rect">
                      <a:avLst/>
                    </a:prstGeom>
                  </pic:spPr>
                </pic:pic>
              </a:graphicData>
            </a:graphic>
          </wp:inline>
        </w:drawing>
      </w:r>
    </w:p>
    <w:p w14:paraId="61918654" w14:textId="02180CE3" w:rsidR="001844FD" w:rsidRDefault="001844FD" w:rsidP="001135DB">
      <w:pPr>
        <w:spacing w:before="100" w:beforeAutospacing="1" w:after="100" w:afterAutospacing="1" w:line="360" w:lineRule="auto"/>
        <w:jc w:val="both"/>
        <w:rPr>
          <w:rFonts w:ascii="Times New Roman" w:hAnsi="Times New Roman" w:cs="Times New Roman"/>
          <w:i/>
          <w:iCs/>
        </w:rPr>
      </w:pPr>
      <w:r w:rsidRPr="000F4C3F">
        <w:rPr>
          <w:rFonts w:ascii="Times New Roman" w:hAnsi="Times New Roman" w:cs="Times New Roman"/>
          <w:i/>
          <w:iCs/>
        </w:rPr>
        <w:t xml:space="preserve">Figure </w:t>
      </w:r>
      <w:r w:rsidR="008823E5">
        <w:rPr>
          <w:rFonts w:ascii="Times New Roman" w:hAnsi="Times New Roman" w:cs="Times New Roman"/>
          <w:i/>
          <w:iCs/>
        </w:rPr>
        <w:t>4</w:t>
      </w:r>
      <w:r w:rsidRPr="000F4C3F">
        <w:rPr>
          <w:rFonts w:ascii="Times New Roman" w:hAnsi="Times New Roman" w:cs="Times New Roman"/>
          <w:i/>
          <w:iCs/>
        </w:rPr>
        <w:t>. a)</w:t>
      </w:r>
      <w:r w:rsidR="00AE248B" w:rsidRPr="000F4C3F">
        <w:rPr>
          <w:rFonts w:ascii="Times New Roman" w:hAnsi="Times New Roman" w:cs="Times New Roman"/>
          <w:i/>
          <w:iCs/>
        </w:rPr>
        <w:t xml:space="preserve"> Feature importance of</w:t>
      </w:r>
      <w:r w:rsidR="0044008D" w:rsidRPr="000F4C3F">
        <w:rPr>
          <w:rFonts w:ascii="Times New Roman" w:hAnsi="Times New Roman" w:cs="Times New Roman"/>
          <w:i/>
          <w:iCs/>
        </w:rPr>
        <w:t xml:space="preserve"> descriptors in</w:t>
      </w:r>
      <w:r w:rsidR="00AE248B" w:rsidRPr="000F4C3F">
        <w:rPr>
          <w:rFonts w:ascii="Times New Roman" w:hAnsi="Times New Roman" w:cs="Times New Roman"/>
          <w:i/>
          <w:iCs/>
        </w:rPr>
        <w:t xml:space="preserve"> </w:t>
      </w:r>
      <w:r w:rsidR="008E1F6A">
        <w:rPr>
          <w:rFonts w:ascii="Times New Roman" w:hAnsi="Times New Roman" w:cs="Times New Roman"/>
          <w:i/>
          <w:iCs/>
        </w:rPr>
        <w:t xml:space="preserve">the </w:t>
      </w:r>
      <w:r w:rsidR="00AE248B" w:rsidRPr="000F4C3F">
        <w:rPr>
          <w:rFonts w:ascii="Times New Roman" w:hAnsi="Times New Roman" w:cs="Times New Roman"/>
          <w:i/>
          <w:iCs/>
        </w:rPr>
        <w:t xml:space="preserve">optimized </w:t>
      </w:r>
      <w:r w:rsidR="008E1F6A">
        <w:rPr>
          <w:rFonts w:ascii="Times New Roman" w:hAnsi="Times New Roman" w:cs="Times New Roman"/>
          <w:i/>
          <w:iCs/>
        </w:rPr>
        <w:t xml:space="preserve">classifier </w:t>
      </w:r>
      <w:r w:rsidR="00AE248B" w:rsidRPr="000F4C3F">
        <w:rPr>
          <w:rFonts w:ascii="Times New Roman" w:hAnsi="Times New Roman" w:cs="Times New Roman"/>
          <w:i/>
          <w:iCs/>
        </w:rPr>
        <w:t>RF</w:t>
      </w:r>
      <w:r w:rsidR="00B55897" w:rsidRPr="000F4C3F">
        <w:rPr>
          <w:rFonts w:ascii="Times New Roman" w:hAnsi="Times New Roman" w:cs="Times New Roman"/>
          <w:i/>
          <w:iCs/>
        </w:rPr>
        <w:t xml:space="preserve"> </w:t>
      </w:r>
      <w:r w:rsidR="008E1F6A">
        <w:rPr>
          <w:rFonts w:ascii="Times New Roman" w:hAnsi="Times New Roman" w:cs="Times New Roman"/>
          <w:i/>
          <w:iCs/>
        </w:rPr>
        <w:t>model</w:t>
      </w:r>
      <w:r w:rsidR="00E933C9">
        <w:rPr>
          <w:rFonts w:ascii="Times New Roman" w:hAnsi="Times New Roman" w:cs="Times New Roman"/>
          <w:i/>
          <w:iCs/>
        </w:rPr>
        <w:t xml:space="preserve">, described by accuracy decrease and </w:t>
      </w:r>
      <w:proofErr w:type="spellStart"/>
      <w:r w:rsidR="00E933C9">
        <w:rPr>
          <w:rFonts w:ascii="Times New Roman" w:hAnsi="Times New Roman" w:cs="Times New Roman"/>
          <w:i/>
          <w:iCs/>
        </w:rPr>
        <w:t>gini</w:t>
      </w:r>
      <w:proofErr w:type="spellEnd"/>
      <w:r w:rsidR="00E933C9">
        <w:rPr>
          <w:rFonts w:ascii="Times New Roman" w:hAnsi="Times New Roman" w:cs="Times New Roman"/>
          <w:i/>
          <w:iCs/>
        </w:rPr>
        <w:t xml:space="preserve"> decrease </w:t>
      </w:r>
      <w:r w:rsidR="008E1F6A">
        <w:rPr>
          <w:rFonts w:ascii="Times New Roman" w:hAnsi="Times New Roman" w:cs="Times New Roman"/>
          <w:i/>
          <w:iCs/>
        </w:rPr>
        <w:t>and</w:t>
      </w:r>
      <w:r w:rsidRPr="000F4C3F">
        <w:rPr>
          <w:rFonts w:ascii="Times New Roman" w:hAnsi="Times New Roman" w:cs="Times New Roman"/>
          <w:i/>
          <w:iCs/>
        </w:rPr>
        <w:t xml:space="preserve"> b)</w:t>
      </w:r>
      <w:r w:rsidR="008E1F6A" w:rsidRPr="008E1F6A">
        <w:rPr>
          <w:rFonts w:ascii="Times New Roman" w:hAnsi="Times New Roman" w:cs="Times New Roman"/>
          <w:i/>
          <w:iCs/>
        </w:rPr>
        <w:t xml:space="preserve"> </w:t>
      </w:r>
      <w:r w:rsidR="008E1F6A">
        <w:rPr>
          <w:rFonts w:ascii="Times New Roman" w:hAnsi="Times New Roman" w:cs="Times New Roman"/>
          <w:i/>
          <w:iCs/>
        </w:rPr>
        <w:t>by m</w:t>
      </w:r>
      <w:r w:rsidR="008E1F6A" w:rsidRPr="00E159F8">
        <w:rPr>
          <w:rFonts w:ascii="Times New Roman" w:hAnsi="Times New Roman" w:cs="Times New Roman"/>
          <w:i/>
          <w:iCs/>
        </w:rPr>
        <w:t>inimal depth of descriptors</w:t>
      </w:r>
      <w:r w:rsidR="008E1F6A">
        <w:rPr>
          <w:rFonts w:ascii="Times New Roman" w:hAnsi="Times New Roman" w:cs="Times New Roman"/>
          <w:i/>
          <w:iCs/>
        </w:rPr>
        <w:t>.</w:t>
      </w:r>
      <w:r w:rsidR="000F4C3F">
        <w:rPr>
          <w:rFonts w:ascii="Times New Roman" w:hAnsi="Times New Roman" w:cs="Times New Roman"/>
          <w:i/>
          <w:iCs/>
        </w:rPr>
        <w:t xml:space="preserve"> </w:t>
      </w:r>
      <w:r w:rsidR="008E1F6A">
        <w:rPr>
          <w:rFonts w:ascii="Times New Roman" w:hAnsi="Times New Roman" w:cs="Times New Roman"/>
          <w:i/>
          <w:iCs/>
        </w:rPr>
        <w:t xml:space="preserve">c) </w:t>
      </w:r>
      <w:r w:rsidR="00AE248B" w:rsidRPr="000F4C3F">
        <w:rPr>
          <w:rFonts w:ascii="Times New Roman" w:hAnsi="Times New Roman" w:cs="Times New Roman"/>
          <w:i/>
          <w:iCs/>
        </w:rPr>
        <w:t xml:space="preserve">Feature importance of </w:t>
      </w:r>
      <w:r w:rsidR="0044008D" w:rsidRPr="000F4C3F">
        <w:rPr>
          <w:rFonts w:ascii="Times New Roman" w:hAnsi="Times New Roman" w:cs="Times New Roman"/>
          <w:i/>
          <w:iCs/>
        </w:rPr>
        <w:t xml:space="preserve">descriptors in </w:t>
      </w:r>
      <w:r w:rsidR="008E1F6A">
        <w:rPr>
          <w:rFonts w:ascii="Times New Roman" w:hAnsi="Times New Roman" w:cs="Times New Roman"/>
          <w:i/>
          <w:iCs/>
        </w:rPr>
        <w:t xml:space="preserve">the </w:t>
      </w:r>
      <w:r w:rsidR="00AE248B" w:rsidRPr="000F4C3F">
        <w:rPr>
          <w:rFonts w:ascii="Times New Roman" w:hAnsi="Times New Roman" w:cs="Times New Roman"/>
          <w:i/>
          <w:iCs/>
        </w:rPr>
        <w:t>quantitative RF</w:t>
      </w:r>
      <w:r w:rsidR="00B55897" w:rsidRPr="000F4C3F">
        <w:rPr>
          <w:rFonts w:ascii="Times New Roman" w:hAnsi="Times New Roman" w:cs="Times New Roman"/>
          <w:i/>
          <w:iCs/>
        </w:rPr>
        <w:t xml:space="preserve"> by </w:t>
      </w:r>
      <w:r w:rsidR="00E933C9">
        <w:rPr>
          <w:rFonts w:ascii="Times New Roman" w:hAnsi="Times New Roman" w:cs="Times New Roman"/>
          <w:i/>
          <w:iCs/>
        </w:rPr>
        <w:t xml:space="preserve">mean square </w:t>
      </w:r>
      <w:r w:rsidR="00E933C9">
        <w:rPr>
          <w:rFonts w:ascii="Times New Roman" w:hAnsi="Times New Roman" w:cs="Times New Roman"/>
          <w:i/>
          <w:iCs/>
        </w:rPr>
        <w:lastRenderedPageBreak/>
        <w:t>error decrease and node purity decrease</w:t>
      </w:r>
      <w:r w:rsidR="008E1F6A">
        <w:rPr>
          <w:rFonts w:ascii="Times New Roman" w:hAnsi="Times New Roman" w:cs="Times New Roman"/>
          <w:i/>
          <w:iCs/>
        </w:rPr>
        <w:t xml:space="preserve"> </w:t>
      </w:r>
      <w:r w:rsidRPr="000F4C3F">
        <w:rPr>
          <w:rFonts w:ascii="Times New Roman" w:hAnsi="Times New Roman" w:cs="Times New Roman"/>
          <w:i/>
          <w:iCs/>
        </w:rPr>
        <w:t>d)</w:t>
      </w:r>
      <w:r w:rsidR="0044008D" w:rsidRPr="000F4C3F">
        <w:rPr>
          <w:rFonts w:ascii="Times New Roman" w:hAnsi="Times New Roman" w:cs="Times New Roman"/>
          <w:i/>
          <w:iCs/>
        </w:rPr>
        <w:t xml:space="preserve"> </w:t>
      </w:r>
      <w:r w:rsidR="008E1F6A">
        <w:rPr>
          <w:rFonts w:ascii="Times New Roman" w:hAnsi="Times New Roman" w:cs="Times New Roman"/>
          <w:i/>
          <w:iCs/>
        </w:rPr>
        <w:t>by m</w:t>
      </w:r>
      <w:r w:rsidR="0044008D" w:rsidRPr="000F4C3F">
        <w:rPr>
          <w:rFonts w:ascii="Times New Roman" w:hAnsi="Times New Roman" w:cs="Times New Roman"/>
          <w:i/>
          <w:iCs/>
        </w:rPr>
        <w:t xml:space="preserve">inimal depth of descriptors in </w:t>
      </w:r>
      <w:r w:rsidR="00387E57" w:rsidRPr="000F4C3F">
        <w:rPr>
          <w:rFonts w:ascii="Times New Roman" w:hAnsi="Times New Roman" w:cs="Times New Roman"/>
          <w:i/>
          <w:iCs/>
        </w:rPr>
        <w:t>quantitative</w:t>
      </w:r>
      <w:r w:rsidR="0044008D" w:rsidRPr="000F4C3F">
        <w:rPr>
          <w:rFonts w:ascii="Times New Roman" w:hAnsi="Times New Roman" w:cs="Times New Roman"/>
          <w:i/>
          <w:iCs/>
        </w:rPr>
        <w:t xml:space="preserve"> RF</w:t>
      </w:r>
      <w:r w:rsidR="00B55897" w:rsidRPr="000F4C3F">
        <w:rPr>
          <w:rFonts w:ascii="Times New Roman" w:hAnsi="Times New Roman" w:cs="Times New Roman"/>
          <w:i/>
          <w:iCs/>
        </w:rPr>
        <w:t xml:space="preserve"> by the distribution of minimal depth</w:t>
      </w:r>
      <w:r w:rsidRPr="00CB6FD8">
        <w:rPr>
          <w:rFonts w:ascii="Times New Roman" w:hAnsi="Times New Roman" w:cs="Times New Roman"/>
          <w:i/>
          <w:iCs/>
        </w:rPr>
        <w:t xml:space="preserve">. </w:t>
      </w:r>
    </w:p>
    <w:p w14:paraId="19D36F0D" w14:textId="77777777" w:rsidR="00883161" w:rsidRDefault="00883161" w:rsidP="001135DB">
      <w:pPr>
        <w:spacing w:before="100" w:beforeAutospacing="1" w:after="100" w:afterAutospacing="1" w:line="360" w:lineRule="auto"/>
        <w:jc w:val="both"/>
        <w:rPr>
          <w:rFonts w:ascii="Times New Roman" w:hAnsi="Times New Roman" w:cs="Times New Roman"/>
          <w:i/>
          <w:iCs/>
        </w:rPr>
      </w:pPr>
    </w:p>
    <w:p w14:paraId="614F41A1" w14:textId="3732ED62" w:rsidR="002F12B9" w:rsidRPr="00CB6FD8" w:rsidRDefault="000F4C3F" w:rsidP="00CB6FD8">
      <w:pPr>
        <w:spacing w:before="100" w:beforeAutospacing="1" w:after="100" w:afterAutospacing="1" w:line="360" w:lineRule="auto"/>
        <w:jc w:val="both"/>
        <w:rPr>
          <w:rFonts w:ascii="Times New Roman" w:hAnsi="Times New Roman" w:cs="Times New Roman"/>
          <w:i/>
          <w:iCs/>
        </w:rPr>
      </w:pPr>
      <w:r w:rsidRPr="000F4C3F">
        <w:rPr>
          <w:rFonts w:ascii="Times New Roman" w:hAnsi="Times New Roman" w:cs="Times New Roman"/>
        </w:rPr>
        <w:t xml:space="preserve">As </w:t>
      </w:r>
      <w:r w:rsidRPr="000F4C3F">
        <w:rPr>
          <w:rFonts w:ascii="Times New Roman" w:hAnsi="Times New Roman" w:cs="Times New Roman" w:hint="eastAsia"/>
        </w:rPr>
        <w:t>shown in</w:t>
      </w:r>
      <w:r w:rsidRPr="000F4C3F">
        <w:rPr>
          <w:rFonts w:ascii="Times New Roman" w:hAnsi="Times New Roman" w:cs="Times New Roman"/>
        </w:rPr>
        <w:t xml:space="preserve"> Figure </w:t>
      </w:r>
      <w:r w:rsidR="008823E5">
        <w:rPr>
          <w:rFonts w:ascii="Times New Roman" w:hAnsi="Times New Roman" w:cs="Times New Roman"/>
        </w:rPr>
        <w:t>4</w:t>
      </w:r>
      <w:r w:rsidRPr="000F4C3F">
        <w:rPr>
          <w:rFonts w:ascii="Times New Roman" w:hAnsi="Times New Roman" w:cs="Times New Roman"/>
        </w:rPr>
        <w:t xml:space="preserve">a and Figure </w:t>
      </w:r>
      <w:r w:rsidR="008823E5">
        <w:rPr>
          <w:rFonts w:ascii="Times New Roman" w:hAnsi="Times New Roman" w:cs="Times New Roman"/>
        </w:rPr>
        <w:t>4</w:t>
      </w:r>
      <w:r>
        <w:rPr>
          <w:rFonts w:ascii="Times New Roman" w:hAnsi="Times New Roman" w:cs="Times New Roman" w:hint="eastAsia"/>
        </w:rPr>
        <w:t>b</w:t>
      </w:r>
      <w:r w:rsidR="00AC7790">
        <w:rPr>
          <w:rFonts w:ascii="Times New Roman" w:hAnsi="Times New Roman" w:cs="Times New Roman"/>
        </w:rPr>
        <w:t>,</w:t>
      </w:r>
      <w:r>
        <w:rPr>
          <w:rFonts w:ascii="Times New Roman" w:hAnsi="Times New Roman" w:cs="Times New Roman"/>
        </w:rPr>
        <w:t xml:space="preserve"> for </w:t>
      </w:r>
      <w:r w:rsidR="00AC7790">
        <w:rPr>
          <w:rFonts w:ascii="Times New Roman" w:hAnsi="Times New Roman" w:cs="Times New Roman"/>
        </w:rPr>
        <w:t xml:space="preserve">the </w:t>
      </w:r>
      <w:r>
        <w:rPr>
          <w:rFonts w:ascii="Times New Roman" w:hAnsi="Times New Roman" w:cs="Times New Roman"/>
        </w:rPr>
        <w:t>binary classification RF</w:t>
      </w:r>
      <w:r w:rsidR="00E933C9">
        <w:rPr>
          <w:rFonts w:ascii="Times New Roman" w:hAnsi="Times New Roman" w:cs="Times New Roman"/>
        </w:rPr>
        <w:t xml:space="preserve"> the same five descriptors</w:t>
      </w:r>
      <w:r w:rsidR="00AC7790">
        <w:rPr>
          <w:rFonts w:ascii="Times New Roman" w:hAnsi="Times New Roman" w:cs="Times New Roman"/>
        </w:rPr>
        <w:t xml:space="preserve"> appear in both evaluations</w:t>
      </w:r>
      <w:r w:rsidRPr="000F4C3F">
        <w:rPr>
          <w:rFonts w:ascii="Times New Roman" w:hAnsi="Times New Roman" w:cs="Times New Roman"/>
        </w:rPr>
        <w:t>.</w:t>
      </w:r>
      <w:r w:rsidRPr="000F4C3F">
        <w:rPr>
          <w:rFonts w:ascii="Times New Roman" w:hAnsi="Times New Roman" w:cs="Times New Roman" w:hint="eastAsia"/>
        </w:rPr>
        <w:t xml:space="preserve"> The </w:t>
      </w:r>
      <w:r w:rsidRPr="000F4C3F">
        <w:rPr>
          <w:rFonts w:ascii="Times New Roman" w:hAnsi="Times New Roman" w:cs="Times New Roman"/>
        </w:rPr>
        <w:t>f</w:t>
      </w:r>
      <w:r w:rsidR="00E933C9">
        <w:rPr>
          <w:rFonts w:ascii="Times New Roman" w:hAnsi="Times New Roman" w:cs="Times New Roman"/>
        </w:rPr>
        <w:t>ive</w:t>
      </w:r>
      <w:r w:rsidRPr="000F4C3F">
        <w:rPr>
          <w:rFonts w:ascii="Times New Roman" w:hAnsi="Times New Roman" w:cs="Times New Roman"/>
        </w:rPr>
        <w:t xml:space="preserve"> descriptors </w:t>
      </w:r>
      <w:r w:rsidR="00E933C9">
        <w:rPr>
          <w:rFonts w:ascii="Times New Roman" w:hAnsi="Times New Roman" w:cs="Times New Roman"/>
        </w:rPr>
        <w:t>ar</w:t>
      </w:r>
      <w:r w:rsidRPr="000F4C3F">
        <w:rPr>
          <w:rFonts w:ascii="Times New Roman" w:hAnsi="Times New Roman" w:cs="Times New Roman"/>
        </w:rPr>
        <w:t>e “Biochar pH”, “Pyrolysis Temperature”, “Soil pH”</w:t>
      </w:r>
      <w:r w:rsidR="00E933C9">
        <w:rPr>
          <w:rFonts w:ascii="Times New Roman" w:hAnsi="Times New Roman" w:cs="Times New Roman"/>
        </w:rPr>
        <w:t>, “Temperature”</w:t>
      </w:r>
      <w:r w:rsidRPr="000F4C3F">
        <w:rPr>
          <w:rFonts w:ascii="Times New Roman" w:hAnsi="Times New Roman" w:cs="Times New Roman"/>
        </w:rPr>
        <w:t>, and “Biochar Electrical Conductivity.”</w:t>
      </w:r>
      <w:r w:rsidR="008823E5">
        <w:rPr>
          <w:rFonts w:ascii="Times New Roman" w:hAnsi="Times New Roman" w:cs="Times New Roman"/>
        </w:rPr>
        <w:t xml:space="preserve"> For </w:t>
      </w:r>
      <w:r w:rsidR="00AC7790">
        <w:rPr>
          <w:rFonts w:ascii="Times New Roman" w:hAnsi="Times New Roman" w:cs="Times New Roman"/>
        </w:rPr>
        <w:t xml:space="preserve">the </w:t>
      </w:r>
      <w:r w:rsidR="008823E5">
        <w:rPr>
          <w:rFonts w:ascii="Times New Roman" w:hAnsi="Times New Roman" w:cs="Times New Roman"/>
        </w:rPr>
        <w:t xml:space="preserve">quantitative RF, </w:t>
      </w:r>
      <w:r w:rsidR="00AC7790">
        <w:rPr>
          <w:rFonts w:ascii="Times New Roman" w:hAnsi="Times New Roman" w:cs="Times New Roman"/>
        </w:rPr>
        <w:t xml:space="preserve">both </w:t>
      </w:r>
      <w:r w:rsidR="008823E5">
        <w:rPr>
          <w:rFonts w:ascii="Times New Roman" w:hAnsi="Times New Roman" w:cs="Times New Roman"/>
        </w:rPr>
        <w:t xml:space="preserve">“Biochar pH” and “Soil pH” appeared </w:t>
      </w:r>
      <w:r w:rsidR="00AC7790">
        <w:rPr>
          <w:rFonts w:ascii="Times New Roman" w:hAnsi="Times New Roman" w:cs="Times New Roman"/>
        </w:rPr>
        <w:t xml:space="preserve">as important parameters in both </w:t>
      </w:r>
      <w:r w:rsidR="00EB1093">
        <w:rPr>
          <w:rFonts w:ascii="Times New Roman" w:hAnsi="Times New Roman" w:cs="Times New Roman"/>
        </w:rPr>
        <w:t>evaluations (</w:t>
      </w:r>
      <w:r w:rsidR="008823E5">
        <w:rPr>
          <w:rFonts w:ascii="Times New Roman" w:hAnsi="Times New Roman" w:cs="Times New Roman"/>
        </w:rPr>
        <w:t>Figure 4c and Figure 4d</w:t>
      </w:r>
      <w:r w:rsidR="00EB1093">
        <w:rPr>
          <w:rFonts w:ascii="Times New Roman" w:hAnsi="Times New Roman" w:cs="Times New Roman"/>
        </w:rPr>
        <w:t>)</w:t>
      </w:r>
      <w:r w:rsidR="008823E5">
        <w:rPr>
          <w:rFonts w:ascii="Times New Roman" w:hAnsi="Times New Roman" w:cs="Times New Roman"/>
        </w:rPr>
        <w:t xml:space="preserve">.  </w:t>
      </w:r>
    </w:p>
    <w:p w14:paraId="06608834" w14:textId="423BD1BF" w:rsidR="00E77F5C" w:rsidRDefault="008823E5" w:rsidP="008823E5">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For</w:t>
      </w:r>
      <w:r w:rsidR="005729A7">
        <w:rPr>
          <w:rFonts w:ascii="Times New Roman" w:hAnsi="Times New Roman" w:cs="Times New Roman"/>
        </w:rPr>
        <w:t xml:space="preserve"> su</w:t>
      </w:r>
      <w:r>
        <w:rPr>
          <w:rFonts w:ascii="Times New Roman" w:hAnsi="Times New Roman" w:cs="Times New Roman"/>
        </w:rPr>
        <w:t>mmarizing</w:t>
      </w:r>
      <w:r w:rsidR="005729A7">
        <w:rPr>
          <w:rFonts w:ascii="Times New Roman" w:hAnsi="Times New Roman" w:cs="Times New Roman"/>
        </w:rPr>
        <w:t xml:space="preserve"> </w:t>
      </w:r>
      <w:r w:rsidR="00270B16">
        <w:rPr>
          <w:rFonts w:ascii="Times New Roman" w:hAnsi="Times New Roman" w:cs="Times New Roman"/>
        </w:rPr>
        <w:t xml:space="preserve">the </w:t>
      </w:r>
      <w:r w:rsidR="005729A7">
        <w:rPr>
          <w:rFonts w:ascii="Times New Roman" w:hAnsi="Times New Roman" w:cs="Times New Roman"/>
        </w:rPr>
        <w:t xml:space="preserve">importance </w:t>
      </w:r>
      <w:r w:rsidR="00270B16">
        <w:rPr>
          <w:rFonts w:ascii="Times New Roman" w:hAnsi="Times New Roman" w:cs="Times New Roman"/>
        </w:rPr>
        <w:t xml:space="preserve">of the main descriptors </w:t>
      </w:r>
      <w:r w:rsidR="005729A7">
        <w:rPr>
          <w:rFonts w:ascii="Times New Roman" w:hAnsi="Times New Roman" w:cs="Times New Roman"/>
        </w:rPr>
        <w:t xml:space="preserve">in all </w:t>
      </w:r>
      <w:r w:rsidR="00C067BB">
        <w:rPr>
          <w:rFonts w:ascii="Times New Roman" w:hAnsi="Times New Roman" w:cs="Times New Roman"/>
        </w:rPr>
        <w:t>models</w:t>
      </w:r>
      <w:r>
        <w:rPr>
          <w:rFonts w:ascii="Times New Roman" w:hAnsi="Times New Roman" w:cs="Times New Roman"/>
        </w:rPr>
        <w:t xml:space="preserve"> (binary classification models, ternary classification models and quantitative models)</w:t>
      </w:r>
      <w:r w:rsidR="00472389">
        <w:rPr>
          <w:rFonts w:ascii="Times New Roman" w:hAnsi="Times New Roman" w:cs="Times New Roman"/>
        </w:rPr>
        <w:t xml:space="preserve">, </w:t>
      </w:r>
      <w:r w:rsidR="00701A9B" w:rsidRPr="00E77F5C">
        <w:rPr>
          <w:rFonts w:ascii="Times New Roman" w:hAnsi="Times New Roman" w:cs="Times New Roman"/>
        </w:rPr>
        <w:t>the</w:t>
      </w:r>
      <w:r w:rsidR="00E77F5C" w:rsidRPr="00E77F5C">
        <w:rPr>
          <w:rFonts w:ascii="Times New Roman" w:hAnsi="Times New Roman" w:cs="Times New Roman"/>
        </w:rPr>
        <w:t xml:space="preserve"> top five importan</w:t>
      </w:r>
      <w:r>
        <w:rPr>
          <w:rFonts w:ascii="Times New Roman" w:hAnsi="Times New Roman" w:cs="Times New Roman"/>
        </w:rPr>
        <w:t>t descriptors assessed by</w:t>
      </w:r>
      <w:r w:rsidR="00E77F5C" w:rsidRPr="00E77F5C">
        <w:rPr>
          <w:rFonts w:ascii="Times New Roman" w:hAnsi="Times New Roman" w:cs="Times New Roman"/>
        </w:rPr>
        <w:t xml:space="preserve"> </w:t>
      </w:r>
      <w:r>
        <w:rPr>
          <w:rFonts w:ascii="Times New Roman" w:hAnsi="Times New Roman" w:cs="Times New Roman"/>
        </w:rPr>
        <w:t xml:space="preserve">times of appearance </w:t>
      </w:r>
      <w:r w:rsidR="00883161">
        <w:rPr>
          <w:rFonts w:ascii="Times New Roman" w:hAnsi="Times New Roman" w:cs="Times New Roman"/>
        </w:rPr>
        <w:t xml:space="preserve">are shown </w:t>
      </w:r>
      <w:r w:rsidR="00E77F5C" w:rsidRPr="00E77F5C">
        <w:rPr>
          <w:rFonts w:ascii="Times New Roman" w:hAnsi="Times New Roman" w:cs="Times New Roman"/>
        </w:rPr>
        <w:t xml:space="preserve">in Figure </w:t>
      </w:r>
      <w:r>
        <w:rPr>
          <w:rFonts w:ascii="Times New Roman" w:hAnsi="Times New Roman" w:cs="Times New Roman"/>
        </w:rPr>
        <w:t>5</w:t>
      </w:r>
      <w:r w:rsidR="00E77F5C" w:rsidRPr="00E77F5C">
        <w:rPr>
          <w:rFonts w:ascii="Times New Roman" w:hAnsi="Times New Roman" w:cs="Times New Roman"/>
        </w:rPr>
        <w:t xml:space="preserve">. </w:t>
      </w:r>
      <w:r w:rsidR="001A0B8F">
        <w:rPr>
          <w:rFonts w:ascii="Times New Roman" w:hAnsi="Times New Roman" w:cs="Times New Roman"/>
        </w:rPr>
        <w:t>The</w:t>
      </w:r>
      <w:r w:rsidR="00E77F5C" w:rsidRPr="00E77F5C">
        <w:rPr>
          <w:rFonts w:ascii="Times New Roman" w:hAnsi="Times New Roman" w:cs="Times New Roman"/>
        </w:rPr>
        <w:t xml:space="preserve"> descriptors ranked first to fifth in the model </w:t>
      </w:r>
      <w:r w:rsidR="00883161">
        <w:rPr>
          <w:rFonts w:ascii="Times New Roman" w:hAnsi="Times New Roman" w:cs="Times New Roman"/>
        </w:rPr>
        <w:t>were</w:t>
      </w:r>
      <w:r w:rsidR="00E77F5C" w:rsidRPr="00E77F5C">
        <w:rPr>
          <w:rFonts w:ascii="Times New Roman" w:hAnsi="Times New Roman" w:cs="Times New Roman"/>
        </w:rPr>
        <w:t xml:space="preserve"> </w:t>
      </w:r>
      <w:r w:rsidR="001A0B8F">
        <w:rPr>
          <w:rFonts w:ascii="Times New Roman" w:hAnsi="Times New Roman" w:cs="Times New Roman"/>
        </w:rPr>
        <w:t xml:space="preserve">also </w:t>
      </w:r>
      <w:r w:rsidR="00E77F5C" w:rsidRPr="00E77F5C">
        <w:rPr>
          <w:rFonts w:ascii="Times New Roman" w:hAnsi="Times New Roman" w:cs="Times New Roman"/>
        </w:rPr>
        <w:t>assigned values</w:t>
      </w:r>
      <w:r w:rsidR="00883161">
        <w:rPr>
          <w:rFonts w:ascii="Times New Roman" w:hAnsi="Times New Roman" w:cs="Times New Roman"/>
        </w:rPr>
        <w:t xml:space="preserve"> </w:t>
      </w:r>
      <w:r w:rsidR="00E77F5C" w:rsidRPr="00E77F5C">
        <w:rPr>
          <w:rFonts w:ascii="Times New Roman" w:hAnsi="Times New Roman" w:cs="Times New Roman"/>
        </w:rPr>
        <w:t xml:space="preserve">from 5 to 1, and the total scores of each descriptor </w:t>
      </w:r>
      <w:r>
        <w:rPr>
          <w:rFonts w:ascii="Times New Roman" w:hAnsi="Times New Roman" w:cs="Times New Roman"/>
        </w:rPr>
        <w:t>we</w:t>
      </w:r>
      <w:r w:rsidR="00E77F5C" w:rsidRPr="00E77F5C">
        <w:rPr>
          <w:rFonts w:ascii="Times New Roman" w:hAnsi="Times New Roman" w:cs="Times New Roman"/>
        </w:rPr>
        <w:t xml:space="preserve">re added up. The </w:t>
      </w:r>
      <w:r>
        <w:rPr>
          <w:rFonts w:ascii="Times New Roman" w:hAnsi="Times New Roman" w:cs="Times New Roman"/>
        </w:rPr>
        <w:t xml:space="preserve">descriptors with five highest score </w:t>
      </w:r>
      <w:r w:rsidR="001A0B8F">
        <w:rPr>
          <w:rFonts w:ascii="Times New Roman" w:hAnsi="Times New Roman" w:cs="Times New Roman"/>
        </w:rPr>
        <w:t>are</w:t>
      </w:r>
      <w:r w:rsidR="00E77F5C" w:rsidRPr="00E77F5C">
        <w:rPr>
          <w:rFonts w:ascii="Times New Roman" w:hAnsi="Times New Roman" w:cs="Times New Roman"/>
        </w:rPr>
        <w:t xml:space="preserve"> also </w:t>
      </w:r>
      <w:r w:rsidR="00883161">
        <w:rPr>
          <w:rFonts w:ascii="Times New Roman" w:hAnsi="Times New Roman" w:cs="Times New Roman"/>
        </w:rPr>
        <w:t>shown</w:t>
      </w:r>
      <w:r w:rsidR="00E77F5C" w:rsidRPr="00E77F5C">
        <w:rPr>
          <w:rFonts w:ascii="Times New Roman" w:hAnsi="Times New Roman" w:cs="Times New Roman"/>
        </w:rPr>
        <w:t xml:space="preserve"> in Figure </w:t>
      </w:r>
      <w:r>
        <w:rPr>
          <w:rFonts w:ascii="Times New Roman" w:hAnsi="Times New Roman" w:cs="Times New Roman"/>
        </w:rPr>
        <w:t>5</w:t>
      </w:r>
      <w:r w:rsidR="00E77F5C" w:rsidRPr="00E77F5C">
        <w:rPr>
          <w:rFonts w:ascii="Times New Roman" w:hAnsi="Times New Roman" w:cs="Times New Roman"/>
        </w:rPr>
        <w:t>.</w:t>
      </w:r>
    </w:p>
    <w:p w14:paraId="22914AD2" w14:textId="2B8468F2" w:rsidR="00B24A01" w:rsidRDefault="00CB18DD" w:rsidP="00CB6FD8">
      <w:pPr>
        <w:spacing w:before="100" w:beforeAutospacing="1" w:after="100" w:afterAutospacing="1" w:line="360" w:lineRule="auto"/>
        <w:jc w:val="center"/>
        <w:rPr>
          <w:rFonts w:ascii="Times New Roman" w:hAnsi="Times New Roman" w:cs="Times New Roman"/>
        </w:rPr>
      </w:pPr>
      <w:r w:rsidRPr="00CB18DD">
        <w:rPr>
          <w:rFonts w:ascii="Times New Roman" w:hAnsi="Times New Roman" w:cs="Times New Roman"/>
          <w:noProof/>
          <w:lang w:eastAsia="en-US"/>
        </w:rPr>
        <w:drawing>
          <wp:inline distT="0" distB="0" distL="0" distR="0" wp14:anchorId="11BAC8FC" wp14:editId="45BD2072">
            <wp:extent cx="4188278" cy="2362200"/>
            <wp:effectExtent l="0" t="0" r="0" b="0"/>
            <wp:docPr id="15" name="图片 14">
              <a:extLst xmlns:a="http://schemas.openxmlformats.org/drawingml/2006/main">
                <a:ext uri="{FF2B5EF4-FFF2-40B4-BE49-F238E27FC236}">
                  <a16:creationId xmlns:a16="http://schemas.microsoft.com/office/drawing/2014/main" id="{69FD380D-1F59-7297-D4C9-00558BFF6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69FD380D-1F59-7297-D4C9-00558BFF6677}"/>
                        </a:ext>
                      </a:extLst>
                    </pic:cNvPr>
                    <pic:cNvPicPr>
                      <a:picLocks noChangeAspect="1"/>
                    </pic:cNvPicPr>
                  </pic:nvPicPr>
                  <pic:blipFill>
                    <a:blip r:embed="rId15"/>
                    <a:srcRect r="10869"/>
                    <a:stretch/>
                  </pic:blipFill>
                  <pic:spPr>
                    <a:xfrm>
                      <a:off x="0" y="0"/>
                      <a:ext cx="4188278" cy="2362200"/>
                    </a:xfrm>
                    <a:prstGeom prst="rect">
                      <a:avLst/>
                    </a:prstGeom>
                  </pic:spPr>
                </pic:pic>
              </a:graphicData>
            </a:graphic>
          </wp:inline>
        </w:drawing>
      </w:r>
    </w:p>
    <w:p w14:paraId="278EEC8C" w14:textId="1B23E2F1" w:rsidR="005729A7" w:rsidRPr="00C61882" w:rsidRDefault="002F3C84" w:rsidP="00C61882">
      <w:pPr>
        <w:spacing w:before="100" w:beforeAutospacing="1" w:after="100" w:afterAutospacing="1" w:line="360" w:lineRule="auto"/>
        <w:jc w:val="both"/>
        <w:rPr>
          <w:rFonts w:ascii="Times New Roman" w:hAnsi="Times New Roman" w:cs="Times New Roman"/>
          <w:i/>
          <w:iCs/>
        </w:rPr>
      </w:pPr>
      <w:r w:rsidRPr="00C61882">
        <w:rPr>
          <w:rFonts w:ascii="Times New Roman" w:hAnsi="Times New Roman" w:cs="Times New Roman"/>
          <w:i/>
          <w:iCs/>
        </w:rPr>
        <w:t xml:space="preserve">Figure </w:t>
      </w:r>
      <w:r w:rsidR="008823E5" w:rsidRPr="00C61882">
        <w:rPr>
          <w:rFonts w:ascii="Times New Roman" w:hAnsi="Times New Roman" w:cs="Times New Roman"/>
          <w:i/>
          <w:iCs/>
        </w:rPr>
        <w:t>5</w:t>
      </w:r>
      <w:r w:rsidRPr="00C61882">
        <w:rPr>
          <w:rFonts w:ascii="Times New Roman" w:hAnsi="Times New Roman" w:cs="Times New Roman"/>
          <w:i/>
          <w:iCs/>
        </w:rPr>
        <w:t xml:space="preserve">. </w:t>
      </w:r>
      <w:r w:rsidR="00BB3593" w:rsidRPr="00C61882">
        <w:rPr>
          <w:rFonts w:ascii="Times New Roman" w:hAnsi="Times New Roman" w:cs="Times New Roman"/>
          <w:i/>
          <w:iCs/>
        </w:rPr>
        <w:t xml:space="preserve">The </w:t>
      </w:r>
      <w:r w:rsidR="008602F9" w:rsidRPr="00C61882">
        <w:rPr>
          <w:rFonts w:ascii="Times New Roman" w:hAnsi="Times New Roman" w:cs="Times New Roman"/>
          <w:i/>
          <w:iCs/>
        </w:rPr>
        <w:t xml:space="preserve">descriptors </w:t>
      </w:r>
      <w:r w:rsidR="008674F7" w:rsidRPr="00C61882">
        <w:rPr>
          <w:rFonts w:ascii="Times New Roman" w:hAnsi="Times New Roman" w:cs="Times New Roman"/>
          <w:i/>
          <w:iCs/>
        </w:rPr>
        <w:t>that</w:t>
      </w:r>
      <w:r w:rsidR="00104BE1" w:rsidRPr="00C61882">
        <w:rPr>
          <w:rFonts w:ascii="Times New Roman" w:hAnsi="Times New Roman" w:cs="Times New Roman"/>
          <w:i/>
          <w:iCs/>
        </w:rPr>
        <w:t xml:space="preserve"> get the </w:t>
      </w:r>
      <w:r w:rsidR="00845CD5" w:rsidRPr="00C61882">
        <w:rPr>
          <w:rFonts w:ascii="Times New Roman" w:hAnsi="Times New Roman" w:cs="Times New Roman"/>
          <w:i/>
          <w:iCs/>
        </w:rPr>
        <w:t>top five</w:t>
      </w:r>
      <w:r w:rsidR="00104BE1" w:rsidRPr="00C61882">
        <w:rPr>
          <w:rFonts w:ascii="Times New Roman" w:hAnsi="Times New Roman" w:cs="Times New Roman"/>
          <w:i/>
          <w:iCs/>
        </w:rPr>
        <w:t xml:space="preserve"> </w:t>
      </w:r>
      <w:r w:rsidR="00BB3593" w:rsidRPr="00C61882">
        <w:rPr>
          <w:rFonts w:ascii="Times New Roman" w:hAnsi="Times New Roman" w:cs="Times New Roman"/>
          <w:i/>
          <w:iCs/>
        </w:rPr>
        <w:t>score</w:t>
      </w:r>
      <w:r w:rsidR="008674F7" w:rsidRPr="00C61882">
        <w:rPr>
          <w:rFonts w:ascii="Times New Roman" w:hAnsi="Times New Roman" w:cs="Times New Roman"/>
          <w:i/>
          <w:iCs/>
        </w:rPr>
        <w:t>s</w:t>
      </w:r>
      <w:r w:rsidR="00BB3593" w:rsidRPr="00C61882">
        <w:rPr>
          <w:rFonts w:ascii="Times New Roman" w:hAnsi="Times New Roman" w:cs="Times New Roman"/>
          <w:i/>
          <w:iCs/>
        </w:rPr>
        <w:t xml:space="preserve"> and </w:t>
      </w:r>
      <w:r w:rsidR="00537C8D" w:rsidRPr="00C61882">
        <w:rPr>
          <w:rFonts w:ascii="Times New Roman" w:hAnsi="Times New Roman" w:cs="Times New Roman"/>
          <w:i/>
          <w:iCs/>
        </w:rPr>
        <w:t xml:space="preserve">the frequency of </w:t>
      </w:r>
      <w:r w:rsidR="008602F9" w:rsidRPr="00C61882">
        <w:rPr>
          <w:rFonts w:ascii="Times New Roman" w:hAnsi="Times New Roman" w:cs="Times New Roman"/>
          <w:i/>
          <w:iCs/>
        </w:rPr>
        <w:t>appearance</w:t>
      </w:r>
      <w:r w:rsidR="00104BE1" w:rsidRPr="00C61882">
        <w:rPr>
          <w:rFonts w:ascii="Times New Roman" w:hAnsi="Times New Roman" w:cs="Times New Roman"/>
          <w:i/>
          <w:iCs/>
        </w:rPr>
        <w:t>.</w:t>
      </w:r>
      <w:r w:rsidR="008823E5" w:rsidRPr="00C61882">
        <w:rPr>
          <w:rFonts w:ascii="Times New Roman" w:hAnsi="Times New Roman" w:cs="Times New Roman"/>
          <w:i/>
          <w:iCs/>
        </w:rPr>
        <w:t xml:space="preserve"> </w:t>
      </w:r>
      <w:r w:rsidR="0000774E" w:rsidRPr="0000774E">
        <w:rPr>
          <w:rFonts w:ascii="Times New Roman" w:hAnsi="Times New Roman" w:cs="Times New Roman"/>
          <w:i/>
          <w:iCs/>
        </w:rPr>
        <w:t xml:space="preserve">Scores were assigned based on the ranking of descriptors’ importance in the model, with the first to fifth ranked descriptors being assigned </w:t>
      </w:r>
      <w:r w:rsidR="0000774E">
        <w:rPr>
          <w:rFonts w:ascii="Times New Roman" w:hAnsi="Times New Roman" w:cs="Times New Roman" w:hint="eastAsia"/>
          <w:i/>
          <w:iCs/>
        </w:rPr>
        <w:t>from five</w:t>
      </w:r>
      <w:r w:rsidR="0000774E">
        <w:rPr>
          <w:rFonts w:ascii="Times New Roman" w:hAnsi="Times New Roman" w:cs="Times New Roman"/>
          <w:i/>
          <w:iCs/>
        </w:rPr>
        <w:t xml:space="preserve"> to one</w:t>
      </w:r>
      <w:r w:rsidR="0000774E" w:rsidRPr="0000774E">
        <w:rPr>
          <w:rFonts w:ascii="Times New Roman" w:hAnsi="Times New Roman" w:cs="Times New Roman"/>
          <w:i/>
          <w:iCs/>
        </w:rPr>
        <w:t>, respectively.</w:t>
      </w:r>
    </w:p>
    <w:p w14:paraId="6BC648B6" w14:textId="77777777" w:rsidR="00883161" w:rsidRDefault="00883161" w:rsidP="001135DB">
      <w:pPr>
        <w:spacing w:before="100" w:beforeAutospacing="1" w:after="100" w:afterAutospacing="1" w:line="360" w:lineRule="auto"/>
        <w:rPr>
          <w:rFonts w:ascii="Times New Roman" w:hAnsi="Times New Roman" w:cs="Times New Roman"/>
        </w:rPr>
      </w:pPr>
    </w:p>
    <w:p w14:paraId="3CD8D3F9" w14:textId="31FDEF3E" w:rsidR="00270B16" w:rsidRDefault="008823E5" w:rsidP="008823E5">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lastRenderedPageBreak/>
        <w:t>Figure 5</w:t>
      </w:r>
      <w:r w:rsidR="001A0B8F">
        <w:rPr>
          <w:rFonts w:ascii="Times New Roman" w:hAnsi="Times New Roman" w:cs="Times New Roman"/>
        </w:rPr>
        <w:t xml:space="preserve"> shows</w:t>
      </w:r>
      <w:r>
        <w:rPr>
          <w:rFonts w:ascii="Times New Roman" w:hAnsi="Times New Roman" w:cs="Times New Roman"/>
        </w:rPr>
        <w:t xml:space="preserve"> the descriptors with the highest score and </w:t>
      </w:r>
      <w:r w:rsidR="001A0B8F">
        <w:rPr>
          <w:rFonts w:ascii="Times New Roman" w:hAnsi="Times New Roman" w:cs="Times New Roman"/>
        </w:rPr>
        <w:t xml:space="preserve">the </w:t>
      </w:r>
      <w:r>
        <w:rPr>
          <w:rFonts w:ascii="Times New Roman" w:hAnsi="Times New Roman" w:cs="Times New Roman"/>
        </w:rPr>
        <w:t xml:space="preserve">highest times of appearance. </w:t>
      </w:r>
      <w:r w:rsidR="001A0B8F">
        <w:rPr>
          <w:rFonts w:ascii="Times New Roman" w:hAnsi="Times New Roman" w:cs="Times New Roman"/>
        </w:rPr>
        <w:t>B</w:t>
      </w:r>
      <w:r>
        <w:rPr>
          <w:rFonts w:ascii="Times New Roman" w:hAnsi="Times New Roman" w:cs="Times New Roman"/>
        </w:rPr>
        <w:t>iochar pH, application rate, soil pH and pyrolysis temperature ha</w:t>
      </w:r>
      <w:r w:rsidR="001A0B8F">
        <w:rPr>
          <w:rFonts w:ascii="Times New Roman" w:hAnsi="Times New Roman" w:cs="Times New Roman"/>
        </w:rPr>
        <w:t>ve</w:t>
      </w:r>
      <w:r>
        <w:rPr>
          <w:rFonts w:ascii="Times New Roman" w:hAnsi="Times New Roman" w:cs="Times New Roman"/>
        </w:rPr>
        <w:t xml:space="preserve"> already appeared to be </w:t>
      </w:r>
      <w:r w:rsidR="001A0B8F">
        <w:rPr>
          <w:rFonts w:ascii="Times New Roman" w:hAnsi="Times New Roman" w:cs="Times New Roman"/>
        </w:rPr>
        <w:t xml:space="preserve">the </w:t>
      </w:r>
      <w:r>
        <w:rPr>
          <w:rFonts w:ascii="Times New Roman" w:hAnsi="Times New Roman" w:cs="Times New Roman"/>
        </w:rPr>
        <w:t xml:space="preserve">top </w:t>
      </w:r>
      <w:r w:rsidR="00537C8D">
        <w:rPr>
          <w:rFonts w:ascii="Times New Roman" w:hAnsi="Times New Roman" w:cs="Times New Roman"/>
        </w:rPr>
        <w:t>five</w:t>
      </w:r>
      <w:r>
        <w:rPr>
          <w:rFonts w:ascii="Times New Roman" w:hAnsi="Times New Roman" w:cs="Times New Roman"/>
        </w:rPr>
        <w:t xml:space="preserve"> most important </w:t>
      </w:r>
      <w:r w:rsidR="001A0B8F">
        <w:rPr>
          <w:rFonts w:ascii="Times New Roman" w:hAnsi="Times New Roman" w:cs="Times New Roman"/>
        </w:rPr>
        <w:t xml:space="preserve">parameters </w:t>
      </w:r>
      <w:r>
        <w:rPr>
          <w:rFonts w:ascii="Times New Roman" w:hAnsi="Times New Roman" w:cs="Times New Roman"/>
        </w:rPr>
        <w:t xml:space="preserve">for </w:t>
      </w:r>
      <w:r w:rsidR="001A0B8F">
        <w:rPr>
          <w:rFonts w:ascii="Times New Roman" w:hAnsi="Times New Roman" w:cs="Times New Roman"/>
        </w:rPr>
        <w:t xml:space="preserve">the </w:t>
      </w:r>
      <w:r>
        <w:rPr>
          <w:rFonts w:ascii="Times New Roman" w:hAnsi="Times New Roman" w:cs="Times New Roman"/>
        </w:rPr>
        <w:t xml:space="preserve">optimized binary RF or quantitative RF. </w:t>
      </w:r>
      <w:r w:rsidR="001A0B8F">
        <w:rPr>
          <w:rFonts w:ascii="Times New Roman" w:hAnsi="Times New Roman" w:cs="Times New Roman"/>
        </w:rPr>
        <w:t>Soil organic matter is another descriptor which is relevant as shown by the high overall score.</w:t>
      </w:r>
    </w:p>
    <w:p w14:paraId="33F114B0" w14:textId="6820092F" w:rsidR="00270949" w:rsidRPr="005729A7" w:rsidRDefault="003E70CC" w:rsidP="00270949">
      <w:pPr>
        <w:spacing w:before="100" w:beforeAutospacing="1" w:after="100" w:afterAutospacing="1" w:line="360" w:lineRule="auto"/>
        <w:jc w:val="both"/>
        <w:rPr>
          <w:rFonts w:ascii="Times New Roman" w:hAnsi="Times New Roman" w:cs="Times New Roman"/>
        </w:rPr>
      </w:pPr>
      <w:r w:rsidRPr="003E70CC">
        <w:rPr>
          <w:rFonts w:ascii="Times New Roman" w:hAnsi="Times New Roman" w:cs="Times New Roman"/>
        </w:rPr>
        <w:t xml:space="preserve">Finally, we conducted a data experiment to confirm the model's understanding of the correlation between parameters and effects. </w:t>
      </w:r>
      <w:r w:rsidR="00270949" w:rsidRPr="003E70CC">
        <w:rPr>
          <w:rFonts w:ascii="Times New Roman" w:hAnsi="Times New Roman" w:cs="Times New Roman"/>
        </w:rPr>
        <w:t xml:space="preserve">The </w:t>
      </w:r>
      <w:r w:rsidR="00270949">
        <w:rPr>
          <w:rFonts w:ascii="Times New Roman" w:hAnsi="Times New Roman" w:cs="Times New Roman"/>
        </w:rPr>
        <w:t>descriptors</w:t>
      </w:r>
      <w:r w:rsidR="00270949" w:rsidRPr="003E70CC">
        <w:rPr>
          <w:rFonts w:ascii="Times New Roman" w:hAnsi="Times New Roman" w:cs="Times New Roman"/>
        </w:rPr>
        <w:t xml:space="preserve"> targeted by the experiment are the five parameters that appear in Figure</w:t>
      </w:r>
      <w:r w:rsidR="00270949">
        <w:rPr>
          <w:rFonts w:ascii="Times New Roman" w:hAnsi="Times New Roman" w:cs="Times New Roman"/>
        </w:rPr>
        <w:t xml:space="preserve"> 5. These five parameters were varied over the full range each parameter covered within the us</w:t>
      </w:r>
      <w:r w:rsidR="00B21AAA">
        <w:rPr>
          <w:rFonts w:ascii="Times New Roman" w:hAnsi="Times New Roman" w:cs="Times New Roman"/>
        </w:rPr>
        <w:t>e</w:t>
      </w:r>
      <w:r w:rsidR="00B21AAA">
        <w:rPr>
          <w:rFonts w:ascii="Times New Roman" w:hAnsi="Times New Roman" w:cs="Times New Roman" w:hint="eastAsia"/>
        </w:rPr>
        <w:t>d</w:t>
      </w:r>
      <w:r w:rsidR="00B21AAA">
        <w:rPr>
          <w:rFonts w:ascii="Times New Roman" w:hAnsi="Times New Roman" w:cs="Times New Roman"/>
        </w:rPr>
        <w:t xml:space="preserve"> </w:t>
      </w:r>
      <w:proofErr w:type="spellStart"/>
      <w:r w:rsidR="00B21AAA">
        <w:rPr>
          <w:rFonts w:ascii="Times New Roman" w:hAnsi="Times New Roman" w:cs="Times New Roman"/>
        </w:rPr>
        <w:t>test</w:t>
      </w:r>
      <w:r w:rsidR="00270949">
        <w:rPr>
          <w:rFonts w:ascii="Times New Roman" w:hAnsi="Times New Roman" w:cs="Times New Roman"/>
        </w:rPr>
        <w:t>set</w:t>
      </w:r>
      <w:proofErr w:type="spellEnd"/>
      <w:r w:rsidR="00270949">
        <w:rPr>
          <w:rFonts w:ascii="Times New Roman" w:hAnsi="Times New Roman" w:cs="Times New Roman"/>
        </w:rPr>
        <w:t xml:space="preserve">. </w:t>
      </w:r>
      <w:r w:rsidR="007126E3">
        <w:rPr>
          <w:rFonts w:ascii="Times New Roman" w:hAnsi="Times New Roman" w:cs="Times New Roman"/>
        </w:rPr>
        <w:t xml:space="preserve">The results are shown in Figure 6. </w:t>
      </w:r>
      <w:r w:rsidR="00AC5152" w:rsidRPr="00AC5152">
        <w:rPr>
          <w:rFonts w:ascii="Times New Roman" w:hAnsi="Times New Roman" w:cs="Times New Roman"/>
        </w:rPr>
        <w:t>As the five parameters increased from their minimum to maximum values</w:t>
      </w:r>
      <w:r w:rsidR="00270949">
        <w:rPr>
          <w:rFonts w:ascii="Times New Roman" w:hAnsi="Times New Roman" w:cs="Times New Roman"/>
        </w:rPr>
        <w:t xml:space="preserve">, the percentage of predicted hazardous increased overall. </w:t>
      </w:r>
      <w:r w:rsidR="00C70D1B">
        <w:rPr>
          <w:rFonts w:ascii="Times New Roman" w:hAnsi="Times New Roman" w:cs="Times New Roman"/>
        </w:rPr>
        <w:t xml:space="preserve">Except for </w:t>
      </w:r>
      <w:r w:rsidR="00270949">
        <w:rPr>
          <w:rFonts w:ascii="Times New Roman" w:hAnsi="Times New Roman" w:cs="Times New Roman"/>
        </w:rPr>
        <w:t xml:space="preserve">soil pH, the increase of </w:t>
      </w:r>
      <w:r w:rsidR="00C70D1B">
        <w:rPr>
          <w:rFonts w:ascii="Times New Roman" w:hAnsi="Times New Roman" w:cs="Times New Roman"/>
        </w:rPr>
        <w:t xml:space="preserve">the </w:t>
      </w:r>
      <w:r w:rsidR="00270949">
        <w:rPr>
          <w:rFonts w:ascii="Times New Roman" w:hAnsi="Times New Roman" w:cs="Times New Roman"/>
        </w:rPr>
        <w:t>parameters cause</w:t>
      </w:r>
      <w:r w:rsidR="00C70D1B">
        <w:rPr>
          <w:rFonts w:ascii="Times New Roman" w:hAnsi="Times New Roman" w:cs="Times New Roman"/>
        </w:rPr>
        <w:t>s</w:t>
      </w:r>
      <w:r w:rsidR="00270949">
        <w:rPr>
          <w:rFonts w:ascii="Times New Roman" w:hAnsi="Times New Roman" w:cs="Times New Roman"/>
        </w:rPr>
        <w:t xml:space="preserve"> the percentage to be higher than the original result. </w:t>
      </w:r>
      <w:r w:rsidR="00C70D1B">
        <w:rPr>
          <w:rFonts w:ascii="Times New Roman" w:hAnsi="Times New Roman" w:cs="Times New Roman"/>
        </w:rPr>
        <w:t>F</w:t>
      </w:r>
      <w:r w:rsidR="00270949">
        <w:rPr>
          <w:rFonts w:ascii="Times New Roman" w:hAnsi="Times New Roman" w:cs="Times New Roman"/>
        </w:rPr>
        <w:t xml:space="preserve">or soil pH, </w:t>
      </w:r>
      <w:r w:rsidR="00C70D1B">
        <w:rPr>
          <w:rFonts w:ascii="Times New Roman" w:hAnsi="Times New Roman" w:cs="Times New Roman"/>
        </w:rPr>
        <w:t>decreasing</w:t>
      </w:r>
      <w:r w:rsidR="003571DD">
        <w:rPr>
          <w:rFonts w:ascii="Times New Roman" w:hAnsi="Times New Roman" w:cs="Times New Roman"/>
        </w:rPr>
        <w:t xml:space="preserve"> its value decreases the percentage to be predicted hazardous much below the original test set.</w:t>
      </w:r>
    </w:p>
    <w:p w14:paraId="64422B2E" w14:textId="3CF0D5FE" w:rsidR="0072109D" w:rsidRDefault="00AC5152" w:rsidP="003E70CC">
      <w:pPr>
        <w:spacing w:before="100" w:beforeAutospacing="1" w:after="100" w:afterAutospacing="1" w:line="360" w:lineRule="auto"/>
        <w:jc w:val="both"/>
        <w:rPr>
          <w:rFonts w:ascii="Times New Roman" w:hAnsi="Times New Roman" w:cs="Times New Roman"/>
        </w:rPr>
      </w:pPr>
      <w:r w:rsidRPr="00AC5152">
        <w:rPr>
          <w:rFonts w:ascii="Times New Roman" w:hAnsi="Times New Roman" w:cs="Times New Roman"/>
          <w:noProof/>
          <w:lang w:eastAsia="en-US"/>
        </w:rPr>
        <w:drawing>
          <wp:inline distT="0" distB="0" distL="0" distR="0" wp14:anchorId="7E4E5334" wp14:editId="31762452">
            <wp:extent cx="5274310" cy="3547110"/>
            <wp:effectExtent l="0" t="0" r="0" b="0"/>
            <wp:docPr id="104" name="图片 103">
              <a:extLst xmlns:a="http://schemas.openxmlformats.org/drawingml/2006/main">
                <a:ext uri="{FF2B5EF4-FFF2-40B4-BE49-F238E27FC236}">
                  <a16:creationId xmlns:a16="http://schemas.microsoft.com/office/drawing/2014/main" id="{D384A568-B3D5-8915-51F0-057938B1B9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3">
                      <a:extLst>
                        <a:ext uri="{FF2B5EF4-FFF2-40B4-BE49-F238E27FC236}">
                          <a16:creationId xmlns:a16="http://schemas.microsoft.com/office/drawing/2014/main" id="{D384A568-B3D5-8915-51F0-057938B1B988}"/>
                        </a:ext>
                      </a:extLst>
                    </pic:cNvPr>
                    <pic:cNvPicPr>
                      <a:picLocks noChangeAspect="1"/>
                    </pic:cNvPicPr>
                  </pic:nvPicPr>
                  <pic:blipFill>
                    <a:blip r:embed="rId16"/>
                    <a:stretch>
                      <a:fillRect/>
                    </a:stretch>
                  </pic:blipFill>
                  <pic:spPr>
                    <a:xfrm>
                      <a:off x="0" y="0"/>
                      <a:ext cx="5274310" cy="3547110"/>
                    </a:xfrm>
                    <a:prstGeom prst="rect">
                      <a:avLst/>
                    </a:prstGeom>
                  </pic:spPr>
                </pic:pic>
              </a:graphicData>
            </a:graphic>
          </wp:inline>
        </w:drawing>
      </w:r>
    </w:p>
    <w:p w14:paraId="2CF465BF" w14:textId="2B45471E" w:rsidR="0072109D" w:rsidRDefault="0072109D" w:rsidP="003E70CC">
      <w:pPr>
        <w:spacing w:before="100" w:beforeAutospacing="1" w:after="100" w:afterAutospacing="1" w:line="360" w:lineRule="auto"/>
        <w:jc w:val="both"/>
        <w:rPr>
          <w:rFonts w:ascii="Times New Roman" w:hAnsi="Times New Roman" w:cs="Times New Roman"/>
          <w:i/>
          <w:iCs/>
        </w:rPr>
      </w:pPr>
      <w:r w:rsidRPr="00C61882">
        <w:rPr>
          <w:rFonts w:ascii="Times New Roman" w:hAnsi="Times New Roman" w:cs="Times New Roman"/>
          <w:i/>
          <w:iCs/>
        </w:rPr>
        <w:lastRenderedPageBreak/>
        <w:t xml:space="preserve">Figure </w:t>
      </w:r>
      <w:r>
        <w:rPr>
          <w:rFonts w:ascii="Times New Roman" w:hAnsi="Times New Roman" w:cs="Times New Roman"/>
          <w:i/>
          <w:iCs/>
        </w:rPr>
        <w:t>6</w:t>
      </w:r>
      <w:r w:rsidRPr="00C61882">
        <w:rPr>
          <w:rFonts w:ascii="Times New Roman" w:hAnsi="Times New Roman" w:cs="Times New Roman"/>
          <w:i/>
          <w:iCs/>
        </w:rPr>
        <w:t xml:space="preserve">. </w:t>
      </w:r>
      <w:r w:rsidR="007126E3">
        <w:rPr>
          <w:rFonts w:ascii="Times New Roman" w:hAnsi="Times New Roman" w:cs="Times New Roman"/>
          <w:i/>
          <w:iCs/>
        </w:rPr>
        <w:t>Influence of changing the five most important parameters shown in Figure 5 on the percentage of the full dataset to be hazardous</w:t>
      </w:r>
      <w:r>
        <w:rPr>
          <w:rFonts w:ascii="Times New Roman" w:hAnsi="Times New Roman" w:cs="Times New Roman"/>
          <w:i/>
          <w:iCs/>
        </w:rPr>
        <w:t xml:space="preserve">. The dashed dark line stands for the percentage predicted in </w:t>
      </w:r>
      <w:r w:rsidR="007126E3">
        <w:rPr>
          <w:rFonts w:ascii="Times New Roman" w:hAnsi="Times New Roman" w:cs="Times New Roman"/>
          <w:i/>
          <w:iCs/>
        </w:rPr>
        <w:t xml:space="preserve">the </w:t>
      </w:r>
      <w:r>
        <w:rPr>
          <w:rFonts w:ascii="Times New Roman" w:hAnsi="Times New Roman" w:cs="Times New Roman"/>
          <w:i/>
          <w:iCs/>
        </w:rPr>
        <w:t>original test</w:t>
      </w:r>
      <w:r w:rsidR="007126E3">
        <w:rPr>
          <w:rFonts w:ascii="Times New Roman" w:hAnsi="Times New Roman" w:cs="Times New Roman"/>
          <w:i/>
          <w:iCs/>
        </w:rPr>
        <w:t xml:space="preserve"> </w:t>
      </w:r>
      <w:r>
        <w:rPr>
          <w:rFonts w:ascii="Times New Roman" w:hAnsi="Times New Roman" w:cs="Times New Roman"/>
          <w:i/>
          <w:iCs/>
        </w:rPr>
        <w:t>set.</w:t>
      </w:r>
    </w:p>
    <w:p w14:paraId="02A04CE6" w14:textId="77777777" w:rsidR="0072109D" w:rsidRPr="00F61647" w:rsidRDefault="0072109D" w:rsidP="003E70CC">
      <w:pPr>
        <w:spacing w:before="100" w:beforeAutospacing="1" w:after="100" w:afterAutospacing="1" w:line="360" w:lineRule="auto"/>
        <w:jc w:val="both"/>
        <w:rPr>
          <w:rFonts w:ascii="Times New Roman" w:hAnsi="Times New Roman" w:cs="Times New Roman"/>
          <w:i/>
          <w:iCs/>
        </w:rPr>
      </w:pPr>
    </w:p>
    <w:p w14:paraId="1D34A99B" w14:textId="5953EE2D" w:rsidR="00C71D3D" w:rsidRPr="00845CD5" w:rsidRDefault="00387E57" w:rsidP="00CB6FD8">
      <w:pPr>
        <w:spacing w:before="100" w:beforeAutospacing="1" w:after="100" w:afterAutospacing="1" w:line="360" w:lineRule="auto"/>
        <w:rPr>
          <w:rFonts w:ascii="Times New Roman" w:hAnsi="Times New Roman" w:cs="Times New Roman"/>
          <w:b/>
          <w:bCs/>
          <w:szCs w:val="28"/>
        </w:rPr>
      </w:pPr>
      <w:r w:rsidRPr="00845CD5">
        <w:rPr>
          <w:rFonts w:ascii="Times New Roman" w:hAnsi="Times New Roman" w:cs="Times New Roman"/>
          <w:b/>
          <w:bCs/>
          <w:szCs w:val="28"/>
        </w:rPr>
        <w:t>Discussion</w:t>
      </w:r>
    </w:p>
    <w:p w14:paraId="5623DEF0" w14:textId="0D0DFFEB" w:rsidR="0087786D" w:rsidRPr="00F54291" w:rsidRDefault="0087786D" w:rsidP="00CB6FD8">
      <w:pPr>
        <w:spacing w:before="100" w:beforeAutospacing="1" w:after="100" w:afterAutospacing="1" w:line="360" w:lineRule="auto"/>
        <w:jc w:val="both"/>
        <w:rPr>
          <w:rFonts w:ascii="Times New Roman" w:hAnsi="Times New Roman" w:cs="Times New Roman"/>
          <w:b/>
          <w:bCs/>
        </w:rPr>
      </w:pPr>
      <w:r>
        <w:rPr>
          <w:rFonts w:ascii="Times New Roman" w:hAnsi="Times New Roman" w:cs="Times New Roman" w:hint="eastAsia"/>
          <w:b/>
          <w:bCs/>
        </w:rPr>
        <w:t xml:space="preserve">Biochar </w:t>
      </w:r>
      <w:r>
        <w:rPr>
          <w:rFonts w:ascii="Times New Roman" w:hAnsi="Times New Roman" w:cs="Times New Roman"/>
          <w:b/>
          <w:bCs/>
        </w:rPr>
        <w:t>effect</w:t>
      </w:r>
      <w:r w:rsidR="003C51DF">
        <w:rPr>
          <w:rFonts w:ascii="Times New Roman" w:hAnsi="Times New Roman" w:cs="Times New Roman"/>
          <w:b/>
          <w:bCs/>
        </w:rPr>
        <w:t xml:space="preserve"> </w:t>
      </w:r>
      <w:r w:rsidR="00AF2C95">
        <w:rPr>
          <w:rFonts w:ascii="Times New Roman" w:hAnsi="Times New Roman" w:cs="Times New Roman"/>
          <w:b/>
          <w:bCs/>
        </w:rPr>
        <w:t xml:space="preserve">on </w:t>
      </w:r>
      <w:r w:rsidR="00605E8E">
        <w:rPr>
          <w:rFonts w:ascii="Times New Roman" w:hAnsi="Times New Roman" w:cs="Times New Roman"/>
          <w:b/>
          <w:bCs/>
        </w:rPr>
        <w:t>soil organisms</w:t>
      </w:r>
    </w:p>
    <w:p w14:paraId="400E2ACD" w14:textId="18E158EF" w:rsidR="00FE527C" w:rsidRDefault="00270B16" w:rsidP="00FE527C">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The available data show that the</w:t>
      </w:r>
      <w:r w:rsidR="00EE234B" w:rsidRPr="00226A99">
        <w:rPr>
          <w:rFonts w:ascii="Times New Roman" w:hAnsi="Times New Roman" w:cs="Times New Roman"/>
        </w:rPr>
        <w:t xml:space="preserve"> effect of biochar </w:t>
      </w:r>
      <w:r w:rsidR="001500A0">
        <w:rPr>
          <w:rFonts w:ascii="Times New Roman" w:hAnsi="Times New Roman" w:cs="Times New Roman"/>
        </w:rPr>
        <w:t xml:space="preserve">on soil organisms </w:t>
      </w:r>
      <w:r w:rsidR="00595018" w:rsidRPr="00226A99">
        <w:rPr>
          <w:rFonts w:ascii="Times New Roman" w:hAnsi="Times New Roman" w:cs="Times New Roman"/>
        </w:rPr>
        <w:t xml:space="preserve">is distributed </w:t>
      </w:r>
      <w:r w:rsidR="009F79DB">
        <w:rPr>
          <w:rFonts w:ascii="Times New Roman" w:hAnsi="Times New Roman" w:cs="Times New Roman"/>
        </w:rPr>
        <w:t xml:space="preserve">widely </w:t>
      </w:r>
      <w:r>
        <w:rPr>
          <w:rFonts w:ascii="Times New Roman" w:hAnsi="Times New Roman" w:cs="Times New Roman"/>
        </w:rPr>
        <w:t>between negative and positive values</w:t>
      </w:r>
      <w:r w:rsidR="00595018" w:rsidRPr="00226A99">
        <w:rPr>
          <w:rFonts w:ascii="Times New Roman" w:hAnsi="Times New Roman" w:cs="Times New Roman"/>
        </w:rPr>
        <w:t>.</w:t>
      </w:r>
      <w:r w:rsidR="00226A99">
        <w:rPr>
          <w:rFonts w:ascii="Times New Roman" w:hAnsi="Times New Roman" w:cs="Times New Roman"/>
        </w:rPr>
        <w:t xml:space="preserve"> Negative </w:t>
      </w:r>
      <w:r w:rsidR="00BA4158">
        <w:rPr>
          <w:rFonts w:ascii="Times New Roman" w:hAnsi="Times New Roman" w:cs="Times New Roman" w:hint="eastAsia"/>
        </w:rPr>
        <w:t>and positive effects appeared at both low</w:t>
      </w:r>
      <w:r w:rsidR="00FA0F44">
        <w:rPr>
          <w:rFonts w:ascii="Times New Roman" w:hAnsi="Times New Roman" w:cs="Times New Roman"/>
        </w:rPr>
        <w:t xml:space="preserve"> and high application rates</w:t>
      </w:r>
      <w:r w:rsidR="00A9734C">
        <w:rPr>
          <w:rFonts w:ascii="Times New Roman" w:hAnsi="Times New Roman" w:cs="Times New Roman"/>
        </w:rPr>
        <w:t>.</w:t>
      </w:r>
      <w:r w:rsidR="00226A99" w:rsidRPr="00226A99">
        <w:rPr>
          <w:rFonts w:ascii="Times New Roman" w:hAnsi="Times New Roman" w:cs="Times New Roman"/>
        </w:rPr>
        <w:t xml:space="preserve"> </w:t>
      </w:r>
      <w:r w:rsidR="00A1635F" w:rsidRPr="00A1635F">
        <w:rPr>
          <w:rFonts w:ascii="Times New Roman" w:hAnsi="Times New Roman" w:cs="Times New Roman"/>
        </w:rPr>
        <w:t xml:space="preserve">Averaging all the effects in </w:t>
      </w:r>
      <w:r w:rsidR="00700395">
        <w:rPr>
          <w:rFonts w:ascii="Times New Roman" w:hAnsi="Times New Roman" w:cs="Times New Roman"/>
        </w:rPr>
        <w:t xml:space="preserve">our </w:t>
      </w:r>
      <w:r w:rsidR="00A1635F" w:rsidRPr="00A1635F">
        <w:rPr>
          <w:rFonts w:ascii="Times New Roman" w:hAnsi="Times New Roman" w:cs="Times New Roman"/>
        </w:rPr>
        <w:t xml:space="preserve">database, the result of </w:t>
      </w:r>
      <w:r w:rsidR="00700395">
        <w:rPr>
          <w:rFonts w:ascii="Times New Roman" w:hAnsi="Times New Roman" w:cs="Times New Roman"/>
        </w:rPr>
        <w:t xml:space="preserve">a positive effect of </w:t>
      </w:r>
      <w:r w:rsidR="00A1635F" w:rsidRPr="00A1635F">
        <w:rPr>
          <w:rFonts w:ascii="Times New Roman" w:hAnsi="Times New Roman" w:cs="Times New Roman"/>
        </w:rPr>
        <w:t>0.60%</w:t>
      </w:r>
      <w:r>
        <w:rPr>
          <w:rFonts w:ascii="Times New Roman" w:hAnsi="Times New Roman" w:cs="Times New Roman"/>
        </w:rPr>
        <w:t xml:space="preserve"> </w:t>
      </w:r>
      <w:r w:rsidR="00A1635F" w:rsidRPr="00A1635F">
        <w:rPr>
          <w:rFonts w:ascii="Times New Roman" w:hAnsi="Times New Roman" w:cs="Times New Roman"/>
        </w:rPr>
        <w:t>is almost indistinguishable from 0, and the calculated 95% CI also includes 0</w:t>
      </w:r>
      <w:r w:rsidR="001863D0">
        <w:rPr>
          <w:rFonts w:ascii="Times New Roman" w:hAnsi="Times New Roman" w:cs="Times New Roman"/>
        </w:rPr>
        <w:t xml:space="preserve">, indicating </w:t>
      </w:r>
      <w:r w:rsidR="00700395">
        <w:rPr>
          <w:rFonts w:ascii="Times New Roman" w:hAnsi="Times New Roman" w:cs="Times New Roman"/>
        </w:rPr>
        <w:t xml:space="preserve">that </w:t>
      </w:r>
      <w:r w:rsidR="00EA7BC1">
        <w:rPr>
          <w:rFonts w:ascii="Times New Roman" w:hAnsi="Times New Roman" w:cs="Times New Roman"/>
        </w:rPr>
        <w:t xml:space="preserve">analyzing the whole dataset together, </w:t>
      </w:r>
      <w:r w:rsidR="001863D0">
        <w:rPr>
          <w:rFonts w:ascii="Times New Roman" w:hAnsi="Times New Roman" w:cs="Times New Roman"/>
        </w:rPr>
        <w:t>biochar ha</w:t>
      </w:r>
      <w:r w:rsidR="001500A0">
        <w:rPr>
          <w:rFonts w:ascii="Times New Roman" w:hAnsi="Times New Roman" w:cs="Times New Roman"/>
        </w:rPr>
        <w:t>s</w:t>
      </w:r>
      <w:r w:rsidR="001863D0">
        <w:rPr>
          <w:rFonts w:ascii="Times New Roman" w:hAnsi="Times New Roman" w:cs="Times New Roman"/>
        </w:rPr>
        <w:t xml:space="preserve"> </w:t>
      </w:r>
      <w:r w:rsidR="00971CC6">
        <w:rPr>
          <w:rFonts w:ascii="Times New Roman" w:hAnsi="Times New Roman" w:cs="Times New Roman"/>
        </w:rPr>
        <w:t xml:space="preserve">statistically </w:t>
      </w:r>
      <w:r w:rsidR="001863D0">
        <w:rPr>
          <w:rFonts w:ascii="Times New Roman" w:hAnsi="Times New Roman" w:cs="Times New Roman"/>
        </w:rPr>
        <w:t xml:space="preserve">no effect </w:t>
      </w:r>
      <w:r w:rsidR="001500A0">
        <w:rPr>
          <w:rFonts w:ascii="Times New Roman" w:hAnsi="Times New Roman" w:cs="Times New Roman"/>
        </w:rPr>
        <w:t>on</w:t>
      </w:r>
      <w:r w:rsidR="007B1287">
        <w:rPr>
          <w:rFonts w:ascii="Times New Roman" w:hAnsi="Times New Roman" w:cs="Times New Roman"/>
        </w:rPr>
        <w:t xml:space="preserve"> soil</w:t>
      </w:r>
      <w:r w:rsidR="001500A0">
        <w:rPr>
          <w:rFonts w:ascii="Times New Roman" w:hAnsi="Times New Roman" w:cs="Times New Roman"/>
        </w:rPr>
        <w:t xml:space="preserve"> organisms</w:t>
      </w:r>
      <w:r w:rsidR="001863D0">
        <w:rPr>
          <w:rFonts w:ascii="Times New Roman" w:hAnsi="Times New Roman" w:cs="Times New Roman" w:hint="eastAsia"/>
        </w:rPr>
        <w:t>.</w:t>
      </w:r>
      <w:r w:rsidR="007B1287">
        <w:rPr>
          <w:rFonts w:ascii="Times New Roman" w:hAnsi="Times New Roman" w:cs="Times New Roman"/>
        </w:rPr>
        <w:t xml:space="preserve"> However, </w:t>
      </w:r>
      <w:r w:rsidR="00FA0F44">
        <w:rPr>
          <w:rFonts w:ascii="Times New Roman" w:hAnsi="Times New Roman" w:cs="Times New Roman"/>
        </w:rPr>
        <w:t xml:space="preserve">considering the average effect </w:t>
      </w:r>
      <w:r w:rsidR="001500A0">
        <w:rPr>
          <w:rFonts w:ascii="Times New Roman" w:hAnsi="Times New Roman" w:cs="Times New Roman"/>
        </w:rPr>
        <w:t>based on</w:t>
      </w:r>
      <w:r w:rsidR="00FA0F44">
        <w:rPr>
          <w:rFonts w:ascii="Times New Roman" w:hAnsi="Times New Roman" w:cs="Times New Roman"/>
        </w:rPr>
        <w:t xml:space="preserve"> subgroups is crucial for a more detailed analysis. When distinguishing between the two categories "Plant</w:t>
      </w:r>
      <w:r w:rsidR="001500A0">
        <w:rPr>
          <w:rFonts w:ascii="Times New Roman" w:hAnsi="Times New Roman" w:cs="Times New Roman"/>
        </w:rPr>
        <w:t>s</w:t>
      </w:r>
      <w:r w:rsidR="00FA0F44">
        <w:rPr>
          <w:rFonts w:ascii="Times New Roman" w:hAnsi="Times New Roman" w:cs="Times New Roman"/>
        </w:rPr>
        <w:t>" and "Animal</w:t>
      </w:r>
      <w:r w:rsidR="001500A0">
        <w:rPr>
          <w:rFonts w:ascii="Times New Roman" w:hAnsi="Times New Roman" w:cs="Times New Roman"/>
        </w:rPr>
        <w:t>s</w:t>
      </w:r>
      <w:r w:rsidR="00FA0F44">
        <w:rPr>
          <w:rFonts w:ascii="Times New Roman" w:hAnsi="Times New Roman" w:cs="Times New Roman"/>
        </w:rPr>
        <w:t>/bacteria,”</w:t>
      </w:r>
      <w:r w:rsidR="00A1635F" w:rsidRPr="00A1635F">
        <w:rPr>
          <w:rFonts w:ascii="Times New Roman" w:hAnsi="Times New Roman" w:cs="Times New Roman"/>
        </w:rPr>
        <w:t xml:space="preserve"> the calculated average effect is positive for plants and negative for animal</w:t>
      </w:r>
      <w:r w:rsidR="00700395">
        <w:rPr>
          <w:rFonts w:ascii="Times New Roman" w:hAnsi="Times New Roman" w:cs="Times New Roman"/>
        </w:rPr>
        <w:t>s</w:t>
      </w:r>
      <w:r w:rsidR="00A1635F" w:rsidRPr="00A1635F">
        <w:rPr>
          <w:rFonts w:ascii="Times New Roman" w:hAnsi="Times New Roman" w:cs="Times New Roman"/>
        </w:rPr>
        <w:t>/bacteria.</w:t>
      </w:r>
      <w:r w:rsidR="00F05990">
        <w:rPr>
          <w:rFonts w:ascii="Times New Roman" w:hAnsi="Times New Roman" w:cs="Times New Roman"/>
        </w:rPr>
        <w:t xml:space="preserve"> </w:t>
      </w:r>
      <w:r w:rsidR="00F05990" w:rsidRPr="00F05990">
        <w:rPr>
          <w:rFonts w:ascii="Times New Roman" w:hAnsi="Times New Roman" w:cs="Times New Roman"/>
        </w:rPr>
        <w:t>Th</w:t>
      </w:r>
      <w:r w:rsidR="003F1955">
        <w:rPr>
          <w:rFonts w:ascii="Times New Roman" w:hAnsi="Times New Roman" w:cs="Times New Roman"/>
        </w:rPr>
        <w:t xml:space="preserve">e occurrence of a positive effect for plants </w:t>
      </w:r>
      <w:r w:rsidR="00F05990" w:rsidRPr="00F05990">
        <w:rPr>
          <w:rFonts w:ascii="Times New Roman" w:hAnsi="Times New Roman" w:cs="Times New Roman"/>
        </w:rPr>
        <w:t xml:space="preserve">is consistent with the conclusion of </w:t>
      </w:r>
      <w:r w:rsidR="009204F2">
        <w:rPr>
          <w:rFonts w:ascii="Times New Roman" w:hAnsi="Times New Roman" w:cs="Times New Roman"/>
        </w:rPr>
        <w:t>other</w:t>
      </w:r>
      <w:r>
        <w:rPr>
          <w:rFonts w:ascii="Times New Roman" w:hAnsi="Times New Roman" w:cs="Times New Roman"/>
        </w:rPr>
        <w:t xml:space="preserve"> </w:t>
      </w:r>
      <w:r w:rsidR="00F05990" w:rsidRPr="00F05990">
        <w:rPr>
          <w:rFonts w:ascii="Times New Roman" w:hAnsi="Times New Roman" w:cs="Times New Roman"/>
        </w:rPr>
        <w:t>meta-analyses</w:t>
      </w:r>
      <w:r w:rsidR="009204F2">
        <w:rPr>
          <w:rFonts w:ascii="Times New Roman" w:hAnsi="Times New Roman" w:cs="Times New Roman"/>
        </w:rPr>
        <w:t xml:space="preserve"> </w:t>
      </w:r>
      <w:r w:rsidR="00700395">
        <w:rPr>
          <w:rFonts w:ascii="Times New Roman" w:hAnsi="Times New Roman" w:cs="Times New Roman"/>
        </w:rPr>
        <w:t xml:space="preserve">(see </w:t>
      </w:r>
      <w:r w:rsidR="009204F2">
        <w:rPr>
          <w:rFonts w:ascii="Times New Roman" w:hAnsi="Times New Roman" w:cs="Times New Roman"/>
        </w:rPr>
        <w:t>Table S1</w:t>
      </w:r>
      <w:r w:rsidR="00700395">
        <w:rPr>
          <w:rFonts w:ascii="Times New Roman" w:hAnsi="Times New Roman" w:cs="Times New Roman"/>
        </w:rPr>
        <w:t>)</w:t>
      </w:r>
      <w:r w:rsidR="0000774E">
        <w:rPr>
          <w:rFonts w:ascii="Times New Roman" w:hAnsi="Times New Roman" w:cs="Times New Roman"/>
        </w:rPr>
        <w:t xml:space="preserve">. </w:t>
      </w:r>
      <w:r>
        <w:rPr>
          <w:rFonts w:ascii="Times New Roman" w:hAnsi="Times New Roman" w:cs="Times New Roman"/>
        </w:rPr>
        <w:t xml:space="preserve">However, this </w:t>
      </w:r>
      <w:r w:rsidR="003F1955">
        <w:rPr>
          <w:rFonts w:ascii="Times New Roman" w:hAnsi="Times New Roman" w:cs="Times New Roman"/>
        </w:rPr>
        <w:t xml:space="preserve">positive effect </w:t>
      </w:r>
      <w:r>
        <w:rPr>
          <w:rFonts w:ascii="Times New Roman" w:hAnsi="Times New Roman" w:cs="Times New Roman"/>
        </w:rPr>
        <w:t>is only</w:t>
      </w:r>
      <w:r w:rsidR="000859F8">
        <w:rPr>
          <w:rFonts w:ascii="Times New Roman" w:hAnsi="Times New Roman" w:cs="Times New Roman"/>
        </w:rPr>
        <w:t xml:space="preserve"> one</w:t>
      </w:r>
      <w:r>
        <w:rPr>
          <w:rFonts w:ascii="Times New Roman" w:hAnsi="Times New Roman" w:cs="Times New Roman"/>
        </w:rPr>
        <w:t xml:space="preserve"> part of the whole picture as our </w:t>
      </w:r>
      <w:r w:rsidR="00F05990" w:rsidRPr="00F05990">
        <w:rPr>
          <w:rFonts w:ascii="Times New Roman" w:hAnsi="Times New Roman" w:cs="Times New Roman"/>
        </w:rPr>
        <w:t xml:space="preserve">meta-analysis </w:t>
      </w:r>
      <w:r>
        <w:rPr>
          <w:rFonts w:ascii="Times New Roman" w:hAnsi="Times New Roman" w:cs="Times New Roman"/>
        </w:rPr>
        <w:t xml:space="preserve">including </w:t>
      </w:r>
      <w:r w:rsidR="00F05990" w:rsidRPr="00F05990">
        <w:rPr>
          <w:rFonts w:ascii="Times New Roman" w:hAnsi="Times New Roman" w:cs="Times New Roman"/>
        </w:rPr>
        <w:t>animal</w:t>
      </w:r>
      <w:r>
        <w:rPr>
          <w:rFonts w:ascii="Times New Roman" w:hAnsi="Times New Roman" w:cs="Times New Roman"/>
        </w:rPr>
        <w:t xml:space="preserve"> data </w:t>
      </w:r>
      <w:r w:rsidR="003F1955">
        <w:rPr>
          <w:rFonts w:ascii="Times New Roman" w:hAnsi="Times New Roman" w:cs="Times New Roman"/>
        </w:rPr>
        <w:t xml:space="preserve">clearly shows </w:t>
      </w:r>
      <w:r w:rsidR="00F05990" w:rsidRPr="00F05990">
        <w:rPr>
          <w:rFonts w:ascii="Times New Roman" w:hAnsi="Times New Roman" w:cs="Times New Roman"/>
        </w:rPr>
        <w:t xml:space="preserve">that </w:t>
      </w:r>
      <w:r w:rsidR="00151F8C">
        <w:rPr>
          <w:rFonts w:ascii="Times New Roman" w:hAnsi="Times New Roman" w:cs="Times New Roman" w:hint="eastAsia"/>
        </w:rPr>
        <w:t>biochar application</w:t>
      </w:r>
      <w:r w:rsidR="00F05990" w:rsidRPr="00F05990">
        <w:rPr>
          <w:rFonts w:ascii="Times New Roman" w:hAnsi="Times New Roman" w:cs="Times New Roman"/>
        </w:rPr>
        <w:t xml:space="preserve"> </w:t>
      </w:r>
      <w:r>
        <w:rPr>
          <w:rFonts w:ascii="Times New Roman" w:hAnsi="Times New Roman" w:cs="Times New Roman"/>
        </w:rPr>
        <w:t>can</w:t>
      </w:r>
      <w:r w:rsidR="00F05990" w:rsidRPr="00F05990">
        <w:rPr>
          <w:rFonts w:ascii="Times New Roman" w:hAnsi="Times New Roman" w:cs="Times New Roman"/>
        </w:rPr>
        <w:t xml:space="preserve"> potentially </w:t>
      </w:r>
      <w:r>
        <w:rPr>
          <w:rFonts w:ascii="Times New Roman" w:hAnsi="Times New Roman" w:cs="Times New Roman"/>
        </w:rPr>
        <w:t xml:space="preserve">be </w:t>
      </w:r>
      <w:r w:rsidR="00F05990" w:rsidRPr="00F05990">
        <w:rPr>
          <w:rFonts w:ascii="Times New Roman" w:hAnsi="Times New Roman" w:cs="Times New Roman"/>
        </w:rPr>
        <w:t>harmful</w:t>
      </w:r>
      <w:r>
        <w:rPr>
          <w:rFonts w:ascii="Times New Roman" w:hAnsi="Times New Roman" w:cs="Times New Roman"/>
        </w:rPr>
        <w:t xml:space="preserve"> to animals</w:t>
      </w:r>
      <w:r w:rsidR="00A7766D">
        <w:rPr>
          <w:rFonts w:ascii="Times New Roman" w:hAnsi="Times New Roman" w:cs="Times New Roman"/>
        </w:rPr>
        <w:t>.</w:t>
      </w:r>
      <w:r w:rsidR="006F2420">
        <w:rPr>
          <w:rFonts w:ascii="Times New Roman" w:hAnsi="Times New Roman" w:cs="Times New Roman"/>
        </w:rPr>
        <w:t xml:space="preserve"> Biochar </w:t>
      </w:r>
      <w:r w:rsidR="00DC2A0A" w:rsidRPr="00DC2A0A">
        <w:rPr>
          <w:rFonts w:ascii="Times New Roman" w:hAnsi="Times New Roman" w:cs="Times New Roman"/>
        </w:rPr>
        <w:t xml:space="preserve">has a mainly positive effect on </w:t>
      </w:r>
      <w:r w:rsidR="00DC2A0A">
        <w:rPr>
          <w:rFonts w:ascii="Times New Roman" w:hAnsi="Times New Roman" w:cs="Times New Roman" w:hint="eastAsia"/>
        </w:rPr>
        <w:t>g</w:t>
      </w:r>
      <w:r w:rsidR="00DC2A0A" w:rsidRPr="00DC2A0A">
        <w:rPr>
          <w:rFonts w:ascii="Times New Roman" w:hAnsi="Times New Roman" w:cs="Times New Roman"/>
        </w:rPr>
        <w:t xml:space="preserve">rowth, almost </w:t>
      </w:r>
      <w:r w:rsidR="00DC2A0A">
        <w:rPr>
          <w:rFonts w:ascii="Times New Roman" w:hAnsi="Times New Roman" w:cs="Times New Roman"/>
        </w:rPr>
        <w:t>no effect</w:t>
      </w:r>
      <w:r w:rsidR="00DC2A0A" w:rsidRPr="00DC2A0A">
        <w:rPr>
          <w:rFonts w:ascii="Times New Roman" w:hAnsi="Times New Roman" w:cs="Times New Roman"/>
        </w:rPr>
        <w:t xml:space="preserve"> on reproduction, and a significantly negative effect on survival. We will discuss the specific mechanism of the effects later, but it is worth mentioning that the </w:t>
      </w:r>
      <w:r w:rsidR="00B64E42">
        <w:rPr>
          <w:rFonts w:ascii="Times New Roman" w:hAnsi="Times New Roman" w:cs="Times New Roman" w:hint="eastAsia"/>
        </w:rPr>
        <w:t>average impact</w:t>
      </w:r>
      <w:r w:rsidR="00DC2A0A" w:rsidRPr="00DC2A0A">
        <w:rPr>
          <w:rFonts w:ascii="Times New Roman" w:hAnsi="Times New Roman" w:cs="Times New Roman"/>
        </w:rPr>
        <w:t xml:space="preserve"> on different toxicity endpoints may also come from the different proportions of plant</w:t>
      </w:r>
      <w:r w:rsidR="006F2420">
        <w:rPr>
          <w:rFonts w:ascii="Times New Roman" w:hAnsi="Times New Roman" w:cs="Times New Roman"/>
        </w:rPr>
        <w:t xml:space="preserve">s </w:t>
      </w:r>
      <w:r w:rsidR="00DC2A0A" w:rsidRPr="00DC2A0A">
        <w:rPr>
          <w:rFonts w:ascii="Times New Roman" w:hAnsi="Times New Roman" w:cs="Times New Roman"/>
        </w:rPr>
        <w:t>and animal</w:t>
      </w:r>
      <w:r w:rsidR="006F2420">
        <w:rPr>
          <w:rFonts w:ascii="Times New Roman" w:hAnsi="Times New Roman" w:cs="Times New Roman"/>
        </w:rPr>
        <w:t>s</w:t>
      </w:r>
      <w:r w:rsidR="00DC2A0A" w:rsidRPr="00DC2A0A">
        <w:rPr>
          <w:rFonts w:ascii="Times New Roman" w:hAnsi="Times New Roman" w:cs="Times New Roman"/>
        </w:rPr>
        <w:t xml:space="preserve"> in different toxicity tests. For example, in the growth </w:t>
      </w:r>
      <w:r w:rsidR="001622ED">
        <w:rPr>
          <w:rFonts w:ascii="Times New Roman" w:hAnsi="Times New Roman" w:cs="Times New Roman"/>
        </w:rPr>
        <w:t>data set</w:t>
      </w:r>
      <w:r w:rsidR="00DC2A0A" w:rsidRPr="00DC2A0A">
        <w:rPr>
          <w:rFonts w:ascii="Times New Roman" w:hAnsi="Times New Roman" w:cs="Times New Roman"/>
        </w:rPr>
        <w:t xml:space="preserve">, 548 data points are </w:t>
      </w:r>
      <w:r w:rsidR="001622ED">
        <w:rPr>
          <w:rFonts w:ascii="Times New Roman" w:hAnsi="Times New Roman" w:cs="Times New Roman"/>
        </w:rPr>
        <w:t>from</w:t>
      </w:r>
      <w:r w:rsidR="00DC2A0A" w:rsidRPr="00DC2A0A">
        <w:rPr>
          <w:rFonts w:ascii="Times New Roman" w:hAnsi="Times New Roman" w:cs="Times New Roman"/>
        </w:rPr>
        <w:t xml:space="preserve"> plants</w:t>
      </w:r>
      <w:r w:rsidR="00B64E42">
        <w:rPr>
          <w:rFonts w:ascii="Times New Roman" w:hAnsi="Times New Roman" w:cs="Times New Roman" w:hint="eastAsia"/>
        </w:rPr>
        <w:t xml:space="preserve">, and 67 are </w:t>
      </w:r>
      <w:r w:rsidR="001622ED">
        <w:rPr>
          <w:rFonts w:ascii="Times New Roman" w:hAnsi="Times New Roman" w:cs="Times New Roman"/>
        </w:rPr>
        <w:t>from</w:t>
      </w:r>
      <w:r w:rsidR="00B64E42">
        <w:rPr>
          <w:rFonts w:ascii="Times New Roman" w:hAnsi="Times New Roman" w:cs="Times New Roman" w:hint="eastAsia"/>
        </w:rPr>
        <w:t xml:space="preserve"> animals; in the reproduction </w:t>
      </w:r>
      <w:r w:rsidR="001622ED">
        <w:rPr>
          <w:rFonts w:ascii="Times New Roman" w:hAnsi="Times New Roman" w:cs="Times New Roman"/>
        </w:rPr>
        <w:t>data set</w:t>
      </w:r>
      <w:r w:rsidR="00B64E42">
        <w:rPr>
          <w:rFonts w:ascii="Times New Roman" w:hAnsi="Times New Roman" w:cs="Times New Roman" w:hint="eastAsia"/>
        </w:rPr>
        <w:t xml:space="preserve">, 297 are </w:t>
      </w:r>
      <w:r w:rsidR="001622ED">
        <w:rPr>
          <w:rFonts w:ascii="Times New Roman" w:hAnsi="Times New Roman" w:cs="Times New Roman"/>
        </w:rPr>
        <w:t>from</w:t>
      </w:r>
      <w:r w:rsidR="00B64E42">
        <w:rPr>
          <w:rFonts w:ascii="Times New Roman" w:hAnsi="Times New Roman" w:cs="Times New Roman" w:hint="eastAsia"/>
        </w:rPr>
        <w:t xml:space="preserve"> plants, and 275 are </w:t>
      </w:r>
      <w:r w:rsidR="001622ED">
        <w:rPr>
          <w:rFonts w:ascii="Times New Roman" w:hAnsi="Times New Roman" w:cs="Times New Roman"/>
        </w:rPr>
        <w:t>from</w:t>
      </w:r>
      <w:r w:rsidR="00B64E42">
        <w:rPr>
          <w:rFonts w:ascii="Times New Roman" w:hAnsi="Times New Roman" w:cs="Times New Roman" w:hint="eastAsia"/>
        </w:rPr>
        <w:t xml:space="preserve"> animals; and in the survival </w:t>
      </w:r>
      <w:r w:rsidR="001622ED">
        <w:rPr>
          <w:rFonts w:ascii="Times New Roman" w:hAnsi="Times New Roman" w:cs="Times New Roman"/>
        </w:rPr>
        <w:t>data set</w:t>
      </w:r>
      <w:r w:rsidR="00B64E42">
        <w:rPr>
          <w:rFonts w:ascii="Times New Roman" w:hAnsi="Times New Roman" w:cs="Times New Roman" w:hint="eastAsia"/>
        </w:rPr>
        <w:t xml:space="preserve">, there </w:t>
      </w:r>
      <w:r w:rsidR="001622ED">
        <w:rPr>
          <w:rFonts w:ascii="Times New Roman" w:hAnsi="Times New Roman" w:cs="Times New Roman"/>
        </w:rPr>
        <w:t>are</w:t>
      </w:r>
      <w:r w:rsidR="00B64E42">
        <w:rPr>
          <w:rFonts w:ascii="Times New Roman" w:hAnsi="Times New Roman" w:cs="Times New Roman" w:hint="eastAsia"/>
        </w:rPr>
        <w:t xml:space="preserve"> </w:t>
      </w:r>
      <w:r w:rsidR="001622ED">
        <w:rPr>
          <w:rFonts w:ascii="Times New Roman" w:hAnsi="Times New Roman" w:cs="Times New Roman"/>
        </w:rPr>
        <w:t>only</w:t>
      </w:r>
      <w:r w:rsidR="00DC2A0A" w:rsidRPr="00DC2A0A">
        <w:rPr>
          <w:rFonts w:ascii="Times New Roman" w:hAnsi="Times New Roman" w:cs="Times New Roman"/>
        </w:rPr>
        <w:t xml:space="preserve"> </w:t>
      </w:r>
      <w:r w:rsidR="00FE13D1">
        <w:rPr>
          <w:rFonts w:ascii="Times New Roman" w:hAnsi="Times New Roman" w:cs="Times New Roman" w:hint="eastAsia"/>
        </w:rPr>
        <w:t>animal</w:t>
      </w:r>
      <w:r w:rsidR="001622ED">
        <w:rPr>
          <w:rFonts w:ascii="Times New Roman" w:hAnsi="Times New Roman" w:cs="Times New Roman"/>
        </w:rPr>
        <w:t xml:space="preserve"> data</w:t>
      </w:r>
      <w:r w:rsidR="00DC2A0A" w:rsidRPr="00DC2A0A">
        <w:rPr>
          <w:rFonts w:ascii="Times New Roman" w:hAnsi="Times New Roman" w:cs="Times New Roman"/>
        </w:rPr>
        <w:t>.</w:t>
      </w:r>
      <w:r w:rsidR="00FE527C" w:rsidRPr="00FE527C">
        <w:rPr>
          <w:rFonts w:ascii="Times New Roman" w:hAnsi="Times New Roman" w:cs="Times New Roman"/>
        </w:rPr>
        <w:t xml:space="preserve"> </w:t>
      </w:r>
    </w:p>
    <w:p w14:paraId="6090DBF3" w14:textId="6A0A7E62" w:rsidR="00224F9A" w:rsidRDefault="00224F9A" w:rsidP="00CB6FD8">
      <w:pPr>
        <w:spacing w:before="100" w:beforeAutospacing="1" w:after="100" w:afterAutospacing="1" w:line="360" w:lineRule="auto"/>
        <w:jc w:val="both"/>
        <w:rPr>
          <w:rFonts w:ascii="Times New Roman" w:hAnsi="Times New Roman" w:cs="Times New Roman"/>
        </w:rPr>
      </w:pPr>
    </w:p>
    <w:p w14:paraId="0B6B600B" w14:textId="2165E159" w:rsidR="005172FE" w:rsidRPr="00327A77" w:rsidRDefault="00E12A49" w:rsidP="00CB6FD8">
      <w:pPr>
        <w:spacing w:before="100" w:beforeAutospacing="1" w:after="100" w:afterAutospacing="1" w:line="360" w:lineRule="auto"/>
        <w:jc w:val="both"/>
        <w:rPr>
          <w:rFonts w:ascii="Times New Roman" w:hAnsi="Times New Roman" w:cs="Times New Roman"/>
          <w:b/>
          <w:bCs/>
        </w:rPr>
      </w:pPr>
      <w:bookmarkStart w:id="6" w:name="OLE_LINK11"/>
      <w:bookmarkStart w:id="7" w:name="OLE_LINK12"/>
      <w:r>
        <w:rPr>
          <w:rFonts w:ascii="Times New Roman" w:hAnsi="Times New Roman" w:cs="Times New Roman"/>
          <w:b/>
          <w:bCs/>
        </w:rPr>
        <w:lastRenderedPageBreak/>
        <w:t>Mechanism</w:t>
      </w:r>
      <w:r w:rsidR="00325047">
        <w:rPr>
          <w:rFonts w:ascii="Times New Roman" w:hAnsi="Times New Roman" w:cs="Times New Roman"/>
          <w:b/>
          <w:bCs/>
        </w:rPr>
        <w:t>s</w:t>
      </w:r>
      <w:r>
        <w:rPr>
          <w:rFonts w:ascii="Times New Roman" w:hAnsi="Times New Roman" w:cs="Times New Roman"/>
          <w:b/>
          <w:bCs/>
        </w:rPr>
        <w:t xml:space="preserve"> </w:t>
      </w:r>
      <w:r w:rsidR="00325047">
        <w:rPr>
          <w:rFonts w:ascii="Times New Roman" w:hAnsi="Times New Roman" w:cs="Times New Roman"/>
          <w:b/>
          <w:bCs/>
        </w:rPr>
        <w:t>of</w:t>
      </w:r>
      <w:r>
        <w:rPr>
          <w:rFonts w:ascii="Times New Roman" w:hAnsi="Times New Roman" w:cs="Times New Roman"/>
          <w:b/>
          <w:bCs/>
        </w:rPr>
        <w:t xml:space="preserve"> biochar </w:t>
      </w:r>
      <w:r w:rsidR="00785F5A">
        <w:rPr>
          <w:rFonts w:ascii="Times New Roman" w:hAnsi="Times New Roman" w:cs="Times New Roman"/>
          <w:b/>
          <w:bCs/>
        </w:rPr>
        <w:t>effect</w:t>
      </w:r>
      <w:r w:rsidR="00325047">
        <w:rPr>
          <w:rFonts w:ascii="Times New Roman" w:hAnsi="Times New Roman" w:cs="Times New Roman"/>
          <w:b/>
          <w:bCs/>
        </w:rPr>
        <w:t>s</w:t>
      </w:r>
      <w:r w:rsidR="00785F5A">
        <w:rPr>
          <w:rFonts w:ascii="Times New Roman" w:hAnsi="Times New Roman" w:cs="Times New Roman"/>
          <w:b/>
          <w:bCs/>
        </w:rPr>
        <w:t xml:space="preserve"> </w:t>
      </w:r>
      <w:r w:rsidR="00325047">
        <w:rPr>
          <w:rFonts w:ascii="Times New Roman" w:hAnsi="Times New Roman" w:cs="Times New Roman"/>
          <w:b/>
          <w:bCs/>
        </w:rPr>
        <w:t>o</w:t>
      </w:r>
      <w:r w:rsidR="00785F5A">
        <w:rPr>
          <w:rFonts w:ascii="Times New Roman" w:hAnsi="Times New Roman" w:cs="Times New Roman"/>
          <w:b/>
          <w:bCs/>
        </w:rPr>
        <w:t xml:space="preserve">n soil </w:t>
      </w:r>
      <w:r w:rsidR="00325047">
        <w:rPr>
          <w:rFonts w:ascii="Times New Roman" w:hAnsi="Times New Roman" w:cs="Times New Roman"/>
          <w:b/>
          <w:bCs/>
        </w:rPr>
        <w:t xml:space="preserve">organisms </w:t>
      </w:r>
      <w:r w:rsidR="00785F5A">
        <w:rPr>
          <w:rFonts w:ascii="Times New Roman" w:hAnsi="Times New Roman" w:cs="Times New Roman"/>
          <w:b/>
          <w:bCs/>
        </w:rPr>
        <w:t xml:space="preserve">and </w:t>
      </w:r>
      <w:r w:rsidR="00325047">
        <w:rPr>
          <w:rFonts w:ascii="Times New Roman" w:hAnsi="Times New Roman" w:cs="Times New Roman"/>
          <w:b/>
          <w:bCs/>
        </w:rPr>
        <w:t xml:space="preserve">their </w:t>
      </w:r>
      <w:r w:rsidR="00785F5A">
        <w:rPr>
          <w:rFonts w:ascii="Times New Roman" w:hAnsi="Times New Roman" w:cs="Times New Roman"/>
          <w:b/>
          <w:bCs/>
        </w:rPr>
        <w:t>corroboration with the result of meta-analysis and machine learning</w:t>
      </w:r>
    </w:p>
    <w:bookmarkEnd w:id="6"/>
    <w:bookmarkEnd w:id="7"/>
    <w:p w14:paraId="17063A74" w14:textId="18094EA6" w:rsidR="00FE527C" w:rsidRDefault="00FE527C" w:rsidP="00FE527C">
      <w:pPr>
        <w:spacing w:before="100" w:beforeAutospacing="1" w:after="100" w:afterAutospacing="1" w:line="360" w:lineRule="auto"/>
        <w:jc w:val="both"/>
        <w:rPr>
          <w:rFonts w:ascii="Times New Roman" w:hAnsi="Times New Roman" w:cs="Times New Roman"/>
        </w:rPr>
      </w:pPr>
      <w:r>
        <w:rPr>
          <w:rFonts w:ascii="Times New Roman" w:hAnsi="Times New Roman" w:cs="Times New Roman" w:hint="eastAsia"/>
        </w:rPr>
        <w:t xml:space="preserve">Meta-analysis and machine learning are considered </w:t>
      </w:r>
      <w:r w:rsidR="00236579">
        <w:rPr>
          <w:rFonts w:ascii="Times New Roman" w:hAnsi="Times New Roman" w:cs="Times New Roman"/>
        </w:rPr>
        <w:t xml:space="preserve">here </w:t>
      </w:r>
      <w:r>
        <w:rPr>
          <w:rFonts w:ascii="Times New Roman" w:hAnsi="Times New Roman" w:cs="Times New Roman" w:hint="eastAsia"/>
        </w:rPr>
        <w:t>together to understand</w:t>
      </w:r>
      <w:r>
        <w:rPr>
          <w:rFonts w:ascii="Times New Roman" w:hAnsi="Times New Roman" w:cs="Times New Roman"/>
        </w:rPr>
        <w:t xml:space="preserve"> and validate</w:t>
      </w:r>
      <w:r>
        <w:rPr>
          <w:rFonts w:ascii="Times New Roman" w:hAnsi="Times New Roman" w:cs="Times New Roman" w:hint="eastAsia"/>
        </w:rPr>
        <w:t xml:space="preserve"> the </w:t>
      </w:r>
      <w:r w:rsidR="00236579">
        <w:rPr>
          <w:rFonts w:ascii="Times New Roman" w:hAnsi="Times New Roman" w:cs="Times New Roman"/>
        </w:rPr>
        <w:t xml:space="preserve">underlying </w:t>
      </w:r>
      <w:r>
        <w:rPr>
          <w:rFonts w:ascii="Times New Roman" w:hAnsi="Times New Roman" w:cs="Times New Roman" w:hint="eastAsia"/>
        </w:rPr>
        <w:t>mechanisms</w:t>
      </w:r>
      <w:r w:rsidR="00236579">
        <w:rPr>
          <w:rFonts w:ascii="Times New Roman" w:hAnsi="Times New Roman" w:cs="Times New Roman"/>
        </w:rPr>
        <w:t xml:space="preserve"> for the beneficial </w:t>
      </w:r>
      <w:r w:rsidR="00184D2B">
        <w:rPr>
          <w:rFonts w:ascii="Times New Roman" w:hAnsi="Times New Roman" w:cs="Times New Roman"/>
        </w:rPr>
        <w:t>or</w:t>
      </w:r>
      <w:r w:rsidR="00236579">
        <w:rPr>
          <w:rFonts w:ascii="Times New Roman" w:hAnsi="Times New Roman" w:cs="Times New Roman"/>
        </w:rPr>
        <w:t xml:space="preserve"> toxic effect</w:t>
      </w:r>
      <w:r w:rsidR="00F80200">
        <w:rPr>
          <w:rFonts w:ascii="Times New Roman" w:hAnsi="Times New Roman" w:cs="Times New Roman"/>
        </w:rPr>
        <w:t>s</w:t>
      </w:r>
      <w:r w:rsidR="00184D2B">
        <w:rPr>
          <w:rFonts w:ascii="Times New Roman" w:hAnsi="Times New Roman" w:cs="Times New Roman"/>
        </w:rPr>
        <w:t xml:space="preserve"> of biochar</w:t>
      </w:r>
      <w:r>
        <w:rPr>
          <w:rFonts w:ascii="Times New Roman" w:hAnsi="Times New Roman" w:cs="Times New Roman"/>
        </w:rPr>
        <w:t xml:space="preserve">. From </w:t>
      </w:r>
      <w:r w:rsidR="00236579">
        <w:rPr>
          <w:rFonts w:ascii="Times New Roman" w:hAnsi="Times New Roman" w:cs="Times New Roman"/>
        </w:rPr>
        <w:t xml:space="preserve">the </w:t>
      </w:r>
      <w:r>
        <w:rPr>
          <w:rFonts w:ascii="Times New Roman" w:hAnsi="Times New Roman" w:cs="Times New Roman"/>
        </w:rPr>
        <w:t>machine learning</w:t>
      </w:r>
      <w:r w:rsidR="00236579">
        <w:rPr>
          <w:rFonts w:ascii="Times New Roman" w:hAnsi="Times New Roman" w:cs="Times New Roman"/>
        </w:rPr>
        <w:t xml:space="preserve"> model</w:t>
      </w:r>
      <w:r>
        <w:rPr>
          <w:rFonts w:ascii="Times New Roman" w:hAnsi="Times New Roman" w:cs="Times New Roman"/>
        </w:rPr>
        <w:t xml:space="preserve">, three of the five most important descriptors are biochar properties, and two are soil properties. This conclusion </w:t>
      </w:r>
      <w:r w:rsidR="00184D2B">
        <w:rPr>
          <w:rFonts w:ascii="Times New Roman" w:hAnsi="Times New Roman" w:cs="Times New Roman"/>
        </w:rPr>
        <w:t>supports</w:t>
      </w:r>
      <w:r>
        <w:rPr>
          <w:rFonts w:ascii="Times New Roman" w:hAnsi="Times New Roman" w:cs="Times New Roman"/>
        </w:rPr>
        <w:t xml:space="preserve"> the information </w:t>
      </w:r>
      <w:r w:rsidR="00184D2B">
        <w:rPr>
          <w:rFonts w:ascii="Times New Roman" w:hAnsi="Times New Roman" w:cs="Times New Roman"/>
        </w:rPr>
        <w:t>from</w:t>
      </w:r>
      <w:r>
        <w:rPr>
          <w:rFonts w:ascii="Times New Roman" w:hAnsi="Times New Roman" w:cs="Times New Roman"/>
        </w:rPr>
        <w:t xml:space="preserve"> the prior knowledge </w:t>
      </w:r>
      <w:r w:rsidR="00184D2B">
        <w:rPr>
          <w:rFonts w:ascii="Times New Roman" w:hAnsi="Times New Roman" w:cs="Times New Roman"/>
        </w:rPr>
        <w:t>on which</w:t>
      </w:r>
      <w:r>
        <w:rPr>
          <w:rFonts w:ascii="Times New Roman" w:hAnsi="Times New Roman" w:cs="Times New Roman"/>
        </w:rPr>
        <w:t xml:space="preserve"> the meta-analysis grouping relie</w:t>
      </w:r>
      <w:r w:rsidR="00184D2B">
        <w:rPr>
          <w:rFonts w:ascii="Times New Roman" w:hAnsi="Times New Roman" w:cs="Times New Roman"/>
        </w:rPr>
        <w:t>d</w:t>
      </w:r>
      <w:r>
        <w:rPr>
          <w:rFonts w:ascii="Times New Roman" w:hAnsi="Times New Roman" w:cs="Times New Roman"/>
        </w:rPr>
        <w:t>.</w:t>
      </w:r>
      <w:r w:rsidR="007B3F32">
        <w:rPr>
          <w:rFonts w:ascii="Times New Roman" w:hAnsi="Times New Roman" w:cs="Times New Roman"/>
        </w:rPr>
        <w:t xml:space="preserve"> </w:t>
      </w:r>
      <w:r w:rsidR="007B3F32" w:rsidRPr="007B3F32">
        <w:rPr>
          <w:rFonts w:ascii="Times New Roman" w:hAnsi="Times New Roman" w:cs="Times New Roman"/>
        </w:rPr>
        <w:t>Considering possible bias due to the same literature source, it is worth mentioning here that the significant descriptors derived from our model are also consistent with the groupings of some meta-analyses using data sources older than 2010</w:t>
      </w:r>
      <w:r w:rsidR="007B3F32">
        <w:rPr>
          <w:rFonts w:ascii="Times New Roman" w:hAnsi="Times New Roman" w:cs="Times New Roman"/>
        </w:rPr>
        <w:t xml:space="preserve"> [31].</w:t>
      </w:r>
      <w:r>
        <w:rPr>
          <w:rFonts w:ascii="Times New Roman" w:hAnsi="Times New Roman" w:cs="Times New Roman"/>
        </w:rPr>
        <w:t xml:space="preserve"> Application rate, biochar pH, pyrolysis temperature, and soil pH are also the bas</w:t>
      </w:r>
      <w:r w:rsidR="00F80200">
        <w:rPr>
          <w:rFonts w:ascii="Times New Roman" w:hAnsi="Times New Roman" w:cs="Times New Roman"/>
        </w:rPr>
        <w:t>i</w:t>
      </w:r>
      <w:r>
        <w:rPr>
          <w:rFonts w:ascii="Times New Roman" w:hAnsi="Times New Roman" w:cs="Times New Roman"/>
        </w:rPr>
        <w:t xml:space="preserve">s of </w:t>
      </w:r>
      <w:r w:rsidR="00236579">
        <w:rPr>
          <w:rFonts w:ascii="Times New Roman" w:hAnsi="Times New Roman" w:cs="Times New Roman"/>
        </w:rPr>
        <w:t xml:space="preserve">the </w:t>
      </w:r>
      <w:r>
        <w:rPr>
          <w:rFonts w:ascii="Times New Roman" w:hAnsi="Times New Roman" w:cs="Times New Roman"/>
        </w:rPr>
        <w:t xml:space="preserve">subgroups in the meta-analysis. </w:t>
      </w:r>
    </w:p>
    <w:p w14:paraId="4C5301A6" w14:textId="181DB1EF" w:rsidR="00B67FDC" w:rsidRDefault="00C75F13" w:rsidP="008823E5">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Because</w:t>
      </w:r>
      <w:r w:rsidR="005F2CC9" w:rsidRPr="005F2CC9">
        <w:rPr>
          <w:rFonts w:ascii="Times New Roman" w:hAnsi="Times New Roman" w:cs="Times New Roman"/>
        </w:rPr>
        <w:t xml:space="preserve"> biochar is a complex mixture</w:t>
      </w:r>
      <w:r w:rsidR="004F6C18">
        <w:rPr>
          <w:rFonts w:ascii="Times New Roman" w:hAnsi="Times New Roman" w:cs="Times New Roman"/>
        </w:rPr>
        <w:t xml:space="preserve"> and </w:t>
      </w:r>
      <w:r w:rsidR="005F2CC9" w:rsidRPr="005F2CC9">
        <w:rPr>
          <w:rFonts w:ascii="Times New Roman" w:hAnsi="Times New Roman" w:cs="Times New Roman"/>
        </w:rPr>
        <w:t>its effects mainly depend on the difference between the biochar and the soil properties, such as higher specific surface area</w:t>
      </w:r>
      <w:r w:rsidR="003110D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"/>
          <w:id w:val="-1145120958"/>
          <w:placeholder>
            <w:docPart w:val="DefaultPlaceholder_-1854013440"/>
          </w:placeholder>
        </w:sdtPr>
        <w:sdtContent>
          <w:r w:rsidR="00F264C2" w:rsidRPr="00F264C2">
            <w:rPr>
              <w:rFonts w:ascii="Times New Roman" w:hAnsi="Times New Roman" w:cs="Times New Roman"/>
              <w:color w:val="000000"/>
            </w:rPr>
            <w:t>[21]</w:t>
          </w:r>
        </w:sdtContent>
      </w:sdt>
      <w:r w:rsidR="005F2CC9" w:rsidRPr="005F2CC9">
        <w:rPr>
          <w:rFonts w:ascii="Times New Roman" w:hAnsi="Times New Roman" w:cs="Times New Roman"/>
        </w:rPr>
        <w:t>, higher element content</w:t>
      </w:r>
      <w:r w:rsidR="00A60D8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"/>
          <w:id w:val="-2113426453"/>
          <w:placeholder>
            <w:docPart w:val="DefaultPlaceholder_-1854013440"/>
          </w:placeholder>
        </w:sdtPr>
        <w:sdtContent>
          <w:r w:rsidR="00F264C2" w:rsidRPr="00F264C2">
            <w:rPr>
              <w:rFonts w:ascii="Times New Roman" w:hAnsi="Times New Roman" w:cs="Times New Roman"/>
              <w:color w:val="000000"/>
            </w:rPr>
            <w:t>[22]</w:t>
          </w:r>
        </w:sdtContent>
      </w:sdt>
      <w:r w:rsidR="005F2CC9" w:rsidRPr="005F2CC9">
        <w:rPr>
          <w:rFonts w:ascii="Times New Roman" w:hAnsi="Times New Roman" w:cs="Times New Roman"/>
        </w:rPr>
        <w:t>, and higher heavy metal content</w:t>
      </w:r>
      <w:r w:rsidR="00A60D8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"/>
          <w:id w:val="-837067643"/>
          <w:placeholder>
            <w:docPart w:val="DefaultPlaceholder_-1854013440"/>
          </w:placeholder>
        </w:sdtPr>
        <w:sdtContent>
          <w:r w:rsidR="00F264C2" w:rsidRPr="00F264C2">
            <w:rPr>
              <w:rFonts w:ascii="Times New Roman" w:hAnsi="Times New Roman" w:cs="Times New Roman"/>
              <w:color w:val="000000"/>
            </w:rPr>
            <w:t>[23]</w:t>
          </w:r>
        </w:sdtContent>
      </w:sdt>
      <w:r w:rsidR="005F2CC9" w:rsidRPr="005F2CC9">
        <w:rPr>
          <w:rFonts w:ascii="Times New Roman" w:hAnsi="Times New Roman" w:cs="Times New Roman"/>
        </w:rPr>
        <w:t xml:space="preserve">. </w:t>
      </w:r>
      <w:r w:rsidR="005F2CC9">
        <w:rPr>
          <w:rFonts w:ascii="Times New Roman" w:hAnsi="Times New Roman" w:cs="Times New Roman" w:hint="eastAsia"/>
        </w:rPr>
        <w:t>On</w:t>
      </w:r>
      <w:r w:rsidR="005F2CC9">
        <w:rPr>
          <w:rFonts w:ascii="Times New Roman" w:hAnsi="Times New Roman" w:cs="Times New Roman"/>
        </w:rPr>
        <w:t xml:space="preserve"> </w:t>
      </w:r>
      <w:r w:rsidR="005F2CC9" w:rsidRPr="005F2CC9">
        <w:rPr>
          <w:rFonts w:ascii="Times New Roman" w:hAnsi="Times New Roman" w:cs="Times New Roman"/>
        </w:rPr>
        <w:t>the positive side, adding biochar helps the soil to accumulate water</w:t>
      </w:r>
      <w:r w:rsidR="00C804F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"/>
          <w:id w:val="974804403"/>
          <w:placeholder>
            <w:docPart w:val="DefaultPlaceholder_-1854013440"/>
          </w:placeholder>
        </w:sdtPr>
        <w:sdtContent>
          <w:r w:rsidR="00F264C2" w:rsidRPr="00F264C2">
            <w:rPr>
              <w:rFonts w:ascii="Times New Roman" w:hAnsi="Times New Roman" w:cs="Times New Roman"/>
              <w:color w:val="000000"/>
            </w:rPr>
            <w:t>[24]</w:t>
          </w:r>
        </w:sdtContent>
      </w:sdt>
      <w:r w:rsidR="005F2CC9" w:rsidRPr="005F2CC9">
        <w:rPr>
          <w:rFonts w:ascii="Times New Roman" w:hAnsi="Times New Roman" w:cs="Times New Roman"/>
        </w:rPr>
        <w:t>, increase porosity</w:t>
      </w:r>
      <w:r w:rsidR="00C804F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"/>
          <w:id w:val="1520035719"/>
          <w:placeholder>
            <w:docPart w:val="DefaultPlaceholder_-1854013440"/>
          </w:placeholder>
        </w:sdtPr>
        <w:sdtContent>
          <w:r w:rsidR="00F264C2" w:rsidRPr="00F264C2">
            <w:rPr>
              <w:rFonts w:ascii="Times New Roman" w:hAnsi="Times New Roman" w:cs="Times New Roman"/>
              <w:color w:val="000000"/>
            </w:rPr>
            <w:t>[25]</w:t>
          </w:r>
        </w:sdtContent>
      </w:sdt>
      <w:r w:rsidR="005F2CC9" w:rsidRPr="005F2CC9">
        <w:rPr>
          <w:rFonts w:ascii="Times New Roman" w:hAnsi="Times New Roman" w:cs="Times New Roman"/>
        </w:rPr>
        <w:t>, reduce bulk density</w:t>
      </w:r>
      <w:r w:rsidR="00C804F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"/>
          <w:id w:val="1623734763"/>
          <w:placeholder>
            <w:docPart w:val="DefaultPlaceholder_-1854013440"/>
          </w:placeholder>
        </w:sdtPr>
        <w:sdtContent>
          <w:r w:rsidR="00F264C2" w:rsidRPr="00F264C2">
            <w:rPr>
              <w:rFonts w:ascii="Times New Roman" w:hAnsi="Times New Roman" w:cs="Times New Roman"/>
              <w:color w:val="000000"/>
            </w:rPr>
            <w:t>[25]</w:t>
          </w:r>
        </w:sdtContent>
      </w:sdt>
      <w:r w:rsidR="005F2CC9" w:rsidRPr="005F2CC9">
        <w:rPr>
          <w:rFonts w:ascii="Times New Roman" w:hAnsi="Times New Roman" w:cs="Times New Roman"/>
        </w:rPr>
        <w:t>, and provide a habitat for soil microorganisms and some small animals</w:t>
      </w:r>
      <w:r w:rsidR="00C804F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"/>
          <w:id w:val="-383944951"/>
          <w:placeholder>
            <w:docPart w:val="DefaultPlaceholder_-1854013440"/>
          </w:placeholder>
        </w:sdtPr>
        <w:sdtContent>
          <w:r w:rsidR="00F264C2" w:rsidRPr="00F264C2">
            <w:rPr>
              <w:rFonts w:ascii="Times New Roman" w:hAnsi="Times New Roman" w:cs="Times New Roman"/>
              <w:color w:val="000000"/>
            </w:rPr>
            <w:t>[26]</w:t>
          </w:r>
        </w:sdtContent>
      </w:sdt>
      <w:r w:rsidR="006778BD">
        <w:rPr>
          <w:rFonts w:ascii="Times New Roman" w:hAnsi="Times New Roman" w:cs="Times New Roman"/>
          <w:color w:val="000000"/>
        </w:rPr>
        <w:t xml:space="preserve">. </w:t>
      </w:r>
      <w:r w:rsidR="005F2CC9">
        <w:rPr>
          <w:rFonts w:ascii="Times New Roman" w:hAnsi="Times New Roman" w:cs="Times New Roman" w:hint="eastAsia"/>
        </w:rPr>
        <w:t>On the negative side, biochar pollutants and excessively high pH will reduce the abundance of soil microorganisms and inhibit algae growth</w:t>
      </w:r>
      <w:r w:rsidR="005F2CC9" w:rsidRPr="005F2CC9">
        <w:rPr>
          <w:rFonts w:ascii="Times New Roman" w:hAnsi="Times New Roman" w:cs="Times New Roman"/>
        </w:rPr>
        <w:t xml:space="preserve"> and seed germination</w:t>
      </w:r>
      <w:r w:rsidR="00E2049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"/>
          <w:id w:val="-482085188"/>
          <w:placeholder>
            <w:docPart w:val="DefaultPlaceholder_-1854013440"/>
          </w:placeholder>
        </w:sdtPr>
        <w:sdtContent>
          <w:r w:rsidR="00F264C2" w:rsidRPr="00F264C2">
            <w:rPr>
              <w:rFonts w:ascii="Times New Roman" w:hAnsi="Times New Roman" w:cs="Times New Roman"/>
              <w:color w:val="000000"/>
            </w:rPr>
            <w:t>[27]</w:t>
          </w:r>
        </w:sdtContent>
      </w:sdt>
      <w:r w:rsidR="005F2CC9" w:rsidRPr="005F2CC9">
        <w:rPr>
          <w:rFonts w:ascii="Times New Roman" w:hAnsi="Times New Roman" w:cs="Times New Roman"/>
        </w:rPr>
        <w:t>.</w:t>
      </w:r>
      <w:r w:rsidR="00D67B14">
        <w:rPr>
          <w:rFonts w:ascii="Times New Roman" w:hAnsi="Times New Roman" w:cs="Times New Roman"/>
        </w:rPr>
        <w:t xml:space="preserve"> </w:t>
      </w:r>
    </w:p>
    <w:p w14:paraId="0FFE7B78" w14:textId="0A570BE6" w:rsidR="004A3DFE" w:rsidRDefault="0033432A" w:rsidP="00CB6FD8">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The</w:t>
      </w:r>
      <w:r w:rsidR="006635CB">
        <w:rPr>
          <w:rFonts w:ascii="Times New Roman" w:hAnsi="Times New Roman" w:cs="Times New Roman" w:hint="eastAsia"/>
        </w:rPr>
        <w:t xml:space="preserve"> biochar application rate has always been considered an important indicator of the</w:t>
      </w:r>
      <w:r w:rsidR="0039083E" w:rsidRPr="0039083E">
        <w:rPr>
          <w:rFonts w:ascii="Times New Roman" w:hAnsi="Times New Roman" w:cs="Times New Roman"/>
        </w:rPr>
        <w:t xml:space="preserve"> biochar effect. For example, the International Biochar Initiative </w:t>
      </w:r>
      <w:r>
        <w:rPr>
          <w:rFonts w:ascii="Times New Roman" w:hAnsi="Times New Roman" w:cs="Times New Roman"/>
        </w:rPr>
        <w:t xml:space="preserve">states </w:t>
      </w:r>
      <w:r w:rsidR="0039083E" w:rsidRPr="0039083E">
        <w:rPr>
          <w:rFonts w:ascii="Times New Roman" w:hAnsi="Times New Roman" w:cs="Times New Roman"/>
        </w:rPr>
        <w:t>that the optimal application rate of biochar should be determined experimentally based on the specific properties of the land to which it is applied</w:t>
      </w:r>
      <w:r w:rsidR="008823E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"/>
          <w:id w:val="1106469432"/>
          <w:placeholder>
            <w:docPart w:val="DefaultPlaceholder_-1854013440"/>
          </w:placeholder>
        </w:sdtPr>
        <w:sdtContent>
          <w:r w:rsidR="00F264C2" w:rsidRPr="00F264C2">
            <w:rPr>
              <w:rFonts w:ascii="Times New Roman" w:hAnsi="Times New Roman" w:cs="Times New Roman"/>
              <w:color w:val="000000"/>
            </w:rPr>
            <w:t>[2]</w:t>
          </w:r>
        </w:sdtContent>
      </w:sdt>
      <w:r w:rsidR="0039083E" w:rsidRPr="0039083E">
        <w:rPr>
          <w:rFonts w:ascii="Times New Roman" w:hAnsi="Times New Roman" w:cs="Times New Roman"/>
        </w:rPr>
        <w:t xml:space="preserve">. Gao et al. </w:t>
      </w:r>
      <w:r>
        <w:rPr>
          <w:rFonts w:ascii="Times New Roman" w:hAnsi="Times New Roman" w:cs="Times New Roman"/>
        </w:rPr>
        <w:t>concluded from</w:t>
      </w:r>
      <w:r w:rsidR="0039083E" w:rsidRPr="0039083E">
        <w:rPr>
          <w:rFonts w:ascii="Times New Roman" w:hAnsi="Times New Roman" w:cs="Times New Roman"/>
        </w:rPr>
        <w:t xml:space="preserve"> a meta-analysis that the optimal application rate of biochar should be between 20 and 40 g/Kg</w:t>
      </w:r>
      <w:r w:rsidR="00000F2E">
        <w:rPr>
          <w:rFonts w:ascii="Times New Roman" w:hAnsi="Times New Roman" w:cs="Times New Roman" w:hint="eastAsia"/>
        </w:rPr>
        <w:t xml:space="preserve"> </w:t>
      </w:r>
      <w:sdt>
        <w:sdtPr>
          <w:rPr>
            <w:rFonts w:ascii="Times New Roman" w:hAnsi="Times New Roman" w:cs="Times New Roman" w:hint="eastAsia"/>
            <w:color w:val="000000"/>
          </w:rPr>
          <w:tag w:val="MENDELEY_CITATION_v3_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"/>
          <w:id w:val="-605888270"/>
          <w:placeholder>
            <w:docPart w:val="DefaultPlaceholder_-1854013440"/>
          </w:placeholder>
        </w:sdtPr>
        <w:sdtContent>
          <w:r w:rsidR="00F264C2" w:rsidRPr="00F264C2">
            <w:rPr>
              <w:rFonts w:ascii="Times New Roman" w:hAnsi="Times New Roman" w:cs="Times New Roman"/>
              <w:color w:val="000000"/>
            </w:rPr>
            <w:t>[28]</w:t>
          </w:r>
        </w:sdtContent>
      </w:sdt>
      <w:r w:rsidR="0039083E" w:rsidRPr="0039083E">
        <w:rPr>
          <w:rFonts w:ascii="Times New Roman" w:hAnsi="Times New Roman" w:cs="Times New Roman"/>
        </w:rPr>
        <w:t>.</w:t>
      </w:r>
      <w:r w:rsidR="00507F48">
        <w:rPr>
          <w:rFonts w:ascii="Times New Roman" w:hAnsi="Times New Roman" w:cs="Times New Roman"/>
          <w:color w:val="000000"/>
        </w:rPr>
        <w:t xml:space="preserve"> </w:t>
      </w:r>
      <w:r w:rsidR="00000F2E" w:rsidRPr="00000F2E">
        <w:rPr>
          <w:rFonts w:ascii="Times New Roman" w:hAnsi="Times New Roman" w:cs="Times New Roman"/>
        </w:rPr>
        <w:t xml:space="preserve">In our study, the conclusion of the meta-analysis was consistent with the above analysis, and the average effect of biochar in three different groups of application rates decreased with the increase </w:t>
      </w:r>
      <w:r w:rsidR="00093826">
        <w:rPr>
          <w:rFonts w:ascii="Times New Roman" w:hAnsi="Times New Roman" w:cs="Times New Roman" w:hint="eastAsia"/>
        </w:rPr>
        <w:t>in</w:t>
      </w:r>
      <w:r w:rsidR="00000F2E" w:rsidRPr="00000F2E">
        <w:rPr>
          <w:rFonts w:ascii="Times New Roman" w:hAnsi="Times New Roman" w:cs="Times New Roman"/>
        </w:rPr>
        <w:t xml:space="preserve"> application rate</w:t>
      </w:r>
      <w:r w:rsidR="00AC3F5E">
        <w:rPr>
          <w:rFonts w:ascii="Times New Roman" w:hAnsi="Times New Roman" w:cs="Times New Roman" w:hint="eastAsia"/>
        </w:rPr>
        <w:t>.</w:t>
      </w:r>
      <w:r w:rsidR="00936C7E">
        <w:rPr>
          <w:rFonts w:ascii="Times New Roman" w:hAnsi="Times New Roman" w:cs="Times New Roman"/>
        </w:rPr>
        <w:t xml:space="preserve"> Compared to other biochar-related meta-analyses, </w:t>
      </w:r>
      <w:proofErr w:type="spellStart"/>
      <w:r w:rsidR="00936C7E">
        <w:rPr>
          <w:rFonts w:ascii="Times New Roman" w:hAnsi="Times New Roman" w:cs="Times New Roman"/>
        </w:rPr>
        <w:t>Farhangi-Arbiz</w:t>
      </w:r>
      <w:proofErr w:type="spellEnd"/>
      <w:r w:rsidR="00936C7E">
        <w:rPr>
          <w:rFonts w:ascii="Times New Roman" w:hAnsi="Times New Roman" w:cs="Times New Roman"/>
        </w:rPr>
        <w:t xml:space="preserve"> et al., Liu et al., and Bai et al. also concluded that application </w:t>
      </w:r>
      <w:r w:rsidR="00936C7E">
        <w:rPr>
          <w:rFonts w:ascii="Times New Roman" w:hAnsi="Times New Roman" w:cs="Times New Roman"/>
        </w:rPr>
        <w:lastRenderedPageBreak/>
        <w:t xml:space="preserve">rate is negatively related to the effect of biochar </w:t>
      </w:r>
      <w:sdt>
        <w:sdtPr>
          <w:rPr>
            <w:rFonts w:ascii="Times New Roman" w:hAnsi="Times New Roman" w:cs="Times New Roman"/>
            <w:color w:val="000000"/>
          </w:rPr>
          <w:tag w:val="MENDELEY_CITATION_v3_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"/>
          <w:id w:val="-2144423613"/>
          <w:placeholder>
            <w:docPart w:val="B4F9227B42935E49BE7B2C22ABFEB619"/>
          </w:placeholder>
        </w:sdtPr>
        <w:sdtContent>
          <w:r w:rsidR="00F264C2" w:rsidRPr="00F264C2">
            <w:rPr>
              <w:rFonts w:ascii="Times New Roman" w:hAnsi="Times New Roman" w:cs="Times New Roman"/>
              <w:color w:val="000000"/>
            </w:rPr>
            <w:t>[29], [30], [31]</w:t>
          </w:r>
        </w:sdtContent>
      </w:sdt>
      <w:r w:rsidR="00936C7E">
        <w:rPr>
          <w:rFonts w:ascii="Times New Roman" w:hAnsi="Times New Roman" w:cs="Times New Roman"/>
        </w:rPr>
        <w:t>.</w:t>
      </w:r>
      <w:r w:rsidR="00AC3F5E">
        <w:rPr>
          <w:rFonts w:ascii="Times New Roman" w:hAnsi="Times New Roman" w:cs="Times New Roman"/>
        </w:rPr>
        <w:t xml:space="preserve"> </w:t>
      </w:r>
      <w:r w:rsidR="005E45E0" w:rsidRPr="005E45E0">
        <w:rPr>
          <w:rFonts w:ascii="Times New Roman" w:hAnsi="Times New Roman" w:cs="Times New Roman"/>
        </w:rPr>
        <w:t>T</w:t>
      </w:r>
      <w:r w:rsidR="00507F48">
        <w:rPr>
          <w:rFonts w:ascii="Times New Roman" w:hAnsi="Times New Roman" w:cs="Times New Roman"/>
        </w:rPr>
        <w:t xml:space="preserve">he </w:t>
      </w:r>
      <w:r w:rsidR="00936C7E">
        <w:rPr>
          <w:rFonts w:ascii="Times New Roman" w:hAnsi="Times New Roman" w:cs="Times New Roman"/>
        </w:rPr>
        <w:t>negative relationship</w:t>
      </w:r>
      <w:r w:rsidR="00507F48">
        <w:rPr>
          <w:rFonts w:ascii="Times New Roman" w:hAnsi="Times New Roman" w:cs="Times New Roman"/>
        </w:rPr>
        <w:t xml:space="preserve"> between application rate and effect was </w:t>
      </w:r>
      <w:r w:rsidR="00936C7E">
        <w:rPr>
          <w:rFonts w:ascii="Times New Roman" w:hAnsi="Times New Roman" w:cs="Times New Roman"/>
        </w:rPr>
        <w:t>corroborated</w:t>
      </w:r>
      <w:r w:rsidR="00507F48">
        <w:rPr>
          <w:rFonts w:ascii="Times New Roman" w:hAnsi="Times New Roman" w:cs="Times New Roman"/>
        </w:rPr>
        <w:t xml:space="preserve"> </w:t>
      </w:r>
      <w:r w:rsidR="00936C7E">
        <w:rPr>
          <w:rFonts w:ascii="Times New Roman" w:hAnsi="Times New Roman" w:cs="Times New Roman"/>
        </w:rPr>
        <w:t>by our model. When the application rate was increased, the number of negative predictions made by the model also increased.</w:t>
      </w:r>
    </w:p>
    <w:p w14:paraId="0E812848" w14:textId="7F3B0A8C" w:rsidR="00507205" w:rsidRDefault="009305C1" w:rsidP="00507F48">
      <w:pPr>
        <w:spacing w:before="100" w:beforeAutospacing="1" w:after="100" w:afterAutospacing="1" w:line="360" w:lineRule="auto"/>
        <w:jc w:val="both"/>
        <w:rPr>
          <w:rFonts w:ascii="Times New Roman" w:hAnsi="Times New Roman" w:cs="Times New Roman"/>
        </w:rPr>
      </w:pPr>
      <w:r w:rsidRPr="009305C1">
        <w:rPr>
          <w:rFonts w:ascii="Times New Roman" w:hAnsi="Times New Roman" w:cs="Times New Roman"/>
        </w:rPr>
        <w:t>The discussion on biochar pH involves multiple aspects. On the one hand, the high pH of biochar is believed to b</w:t>
      </w:r>
      <w:r w:rsidR="00813FBF">
        <w:rPr>
          <w:rFonts w:ascii="Times New Roman" w:hAnsi="Times New Roman" w:cs="Times New Roman"/>
        </w:rPr>
        <w:t xml:space="preserve">uffer the pH of acidic soil well and increase crop yields </w:t>
      </w:r>
      <w:sdt>
        <w:sdtPr>
          <w:rPr>
            <w:rFonts w:ascii="Times New Roman" w:hAnsi="Times New Roman" w:cs="Times New Roman"/>
            <w:color w:val="000000"/>
          </w:rPr>
          <w:tag w:val="MENDELEY_CITATION_v3_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"/>
          <w:id w:val="-843938739"/>
          <w:placeholder>
            <w:docPart w:val="DefaultPlaceholder_-1854013440"/>
          </w:placeholder>
        </w:sdtPr>
        <w:sdtContent>
          <w:r w:rsidR="00F264C2" w:rsidRPr="00F264C2">
            <w:rPr>
              <w:rFonts w:ascii="Times New Roman" w:hAnsi="Times New Roman" w:cs="Times New Roman"/>
              <w:color w:val="000000"/>
            </w:rPr>
            <w:t>[32]</w:t>
          </w:r>
        </w:sdtContent>
      </w:sdt>
      <w:r w:rsidR="00813FBF">
        <w:rPr>
          <w:rFonts w:ascii="Times New Roman" w:hAnsi="Times New Roman" w:cs="Times New Roman"/>
        </w:rPr>
        <w:t>. O</w:t>
      </w:r>
      <w:r w:rsidRPr="009305C1">
        <w:rPr>
          <w:rFonts w:ascii="Times New Roman" w:hAnsi="Times New Roman" w:cs="Times New Roman"/>
        </w:rPr>
        <w:t xml:space="preserve">n the other hand, </w:t>
      </w:r>
      <w:r w:rsidR="00936C7E">
        <w:rPr>
          <w:rFonts w:ascii="Times New Roman" w:hAnsi="Times New Roman" w:cs="Times New Roman" w:hint="eastAsia"/>
        </w:rPr>
        <w:t>h</w:t>
      </w:r>
      <w:r w:rsidR="00936C7E" w:rsidRPr="00936C7E">
        <w:rPr>
          <w:rFonts w:ascii="Times New Roman" w:hAnsi="Times New Roman" w:cs="Times New Roman"/>
        </w:rPr>
        <w:t>igh pH reduces the rate of soil nitrification and thus affects the utilization rate of N in the soil</w:t>
      </w:r>
      <w:r w:rsidR="00AF1513">
        <w:rPr>
          <w:rFonts w:ascii="Times New Roman" w:hAnsi="Times New Roman" w:cs="Times New Roman" w:hint="eastAsia"/>
        </w:rPr>
        <w:t xml:space="preserve"> </w:t>
      </w:r>
      <w:sdt>
        <w:sdtPr>
          <w:rPr>
            <w:rFonts w:ascii="Times New Roman" w:hAnsi="Times New Roman" w:cs="Times New Roman" w:hint="eastAsia"/>
            <w:color w:val="000000"/>
          </w:rPr>
          <w:tag w:val="MENDELEY_CITATION_v3_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"/>
          <w:id w:val="-436995157"/>
          <w:placeholder>
            <w:docPart w:val="DefaultPlaceholder_-1854013440"/>
          </w:placeholder>
        </w:sdtPr>
        <w:sdtContent>
          <w:r w:rsidR="00F264C2" w:rsidRPr="00F264C2">
            <w:rPr>
              <w:rFonts w:ascii="Times New Roman" w:hAnsi="Times New Roman" w:cs="Times New Roman"/>
              <w:color w:val="000000"/>
            </w:rPr>
            <w:t>[33]</w:t>
          </w:r>
        </w:sdtContent>
      </w:sdt>
      <w:r w:rsidRPr="009305C1">
        <w:rPr>
          <w:rFonts w:ascii="Times New Roman" w:hAnsi="Times New Roman" w:cs="Times New Roman"/>
        </w:rPr>
        <w:t>. At the same time, high</w:t>
      </w:r>
      <w:r w:rsidR="0091039E">
        <w:rPr>
          <w:rFonts w:ascii="Times New Roman" w:hAnsi="Times New Roman" w:cs="Times New Roman"/>
        </w:rPr>
        <w:t>-</w:t>
      </w:r>
      <w:r w:rsidRPr="009305C1">
        <w:rPr>
          <w:rFonts w:ascii="Times New Roman" w:hAnsi="Times New Roman" w:cs="Times New Roman"/>
        </w:rPr>
        <w:t>pH biochar is sometimes fatal to soil organisms, especially earthworms</w:t>
      </w:r>
      <w:r w:rsidR="0091039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"/>
          <w:id w:val="-1230688125"/>
          <w:placeholder>
            <w:docPart w:val="DefaultPlaceholder_-1854013440"/>
          </w:placeholder>
        </w:sdtPr>
        <w:sdtContent>
          <w:r w:rsidR="00F264C2" w:rsidRPr="00F264C2">
            <w:rPr>
              <w:rFonts w:ascii="Times New Roman" w:hAnsi="Times New Roman" w:cs="Times New Roman"/>
              <w:color w:val="000000"/>
            </w:rPr>
            <w:t>[18]</w:t>
          </w:r>
        </w:sdtContent>
      </w:sdt>
      <w:r w:rsidRPr="009305C1">
        <w:rPr>
          <w:rFonts w:ascii="Times New Roman" w:hAnsi="Times New Roman" w:cs="Times New Roman"/>
        </w:rPr>
        <w:t>.</w:t>
      </w:r>
      <w:r w:rsidR="00CE0790">
        <w:rPr>
          <w:rFonts w:ascii="Times New Roman" w:hAnsi="Times New Roman" w:cs="Times New Roman"/>
        </w:rPr>
        <w:t xml:space="preserve"> </w:t>
      </w:r>
      <w:r w:rsidR="00817B13">
        <w:rPr>
          <w:rFonts w:ascii="Times New Roman" w:hAnsi="Times New Roman" w:cs="Times New Roman"/>
        </w:rPr>
        <w:t xml:space="preserve">The </w:t>
      </w:r>
      <w:r w:rsidR="00BC785A">
        <w:rPr>
          <w:rFonts w:ascii="Times New Roman" w:hAnsi="Times New Roman" w:cs="Times New Roman"/>
        </w:rPr>
        <w:t xml:space="preserve">different possible </w:t>
      </w:r>
      <w:r w:rsidR="00817B13">
        <w:rPr>
          <w:rFonts w:ascii="Times New Roman" w:hAnsi="Times New Roman" w:cs="Times New Roman"/>
        </w:rPr>
        <w:t xml:space="preserve">mechanisms </w:t>
      </w:r>
      <w:r w:rsidR="000C0E48">
        <w:rPr>
          <w:rFonts w:ascii="Times New Roman" w:hAnsi="Times New Roman" w:cs="Times New Roman"/>
        </w:rPr>
        <w:t xml:space="preserve">how biochar pH affects toxicity depend </w:t>
      </w:r>
      <w:r w:rsidR="000B0C7B">
        <w:rPr>
          <w:rFonts w:ascii="Times New Roman" w:hAnsi="Times New Roman" w:cs="Times New Roman"/>
        </w:rPr>
        <w:t xml:space="preserve">not only on </w:t>
      </w:r>
      <w:r w:rsidR="000C0E48">
        <w:rPr>
          <w:rFonts w:ascii="Times New Roman" w:hAnsi="Times New Roman" w:cs="Times New Roman"/>
        </w:rPr>
        <w:t xml:space="preserve">the biochar </w:t>
      </w:r>
      <w:r w:rsidR="000B0C7B">
        <w:rPr>
          <w:rFonts w:ascii="Times New Roman" w:hAnsi="Times New Roman" w:cs="Times New Roman"/>
        </w:rPr>
        <w:t>pH but also on</w:t>
      </w:r>
      <w:r w:rsidR="00C87ADC">
        <w:rPr>
          <w:rFonts w:ascii="Times New Roman" w:hAnsi="Times New Roman" w:cs="Times New Roman"/>
        </w:rPr>
        <w:t xml:space="preserve"> the pH of the soil. </w:t>
      </w:r>
      <w:r w:rsidR="000C0E48">
        <w:rPr>
          <w:rFonts w:ascii="Times New Roman" w:hAnsi="Times New Roman" w:cs="Times New Roman"/>
        </w:rPr>
        <w:t>T</w:t>
      </w:r>
      <w:r w:rsidR="00464E9F">
        <w:rPr>
          <w:rFonts w:ascii="Times New Roman" w:hAnsi="Times New Roman" w:cs="Times New Roman"/>
        </w:rPr>
        <w:t>he meta-analysis</w:t>
      </w:r>
      <w:r w:rsidR="000C0E48">
        <w:rPr>
          <w:rFonts w:ascii="Times New Roman" w:hAnsi="Times New Roman" w:cs="Times New Roman"/>
        </w:rPr>
        <w:t xml:space="preserve"> showed </w:t>
      </w:r>
      <w:r w:rsidR="00464E9F">
        <w:rPr>
          <w:rFonts w:ascii="Times New Roman" w:hAnsi="Times New Roman" w:cs="Times New Roman"/>
        </w:rPr>
        <w:t xml:space="preserve">that low pH biochar </w:t>
      </w:r>
      <w:r w:rsidR="000C0E48">
        <w:rPr>
          <w:rFonts w:ascii="Times New Roman" w:hAnsi="Times New Roman" w:cs="Times New Roman"/>
        </w:rPr>
        <w:t>had</w:t>
      </w:r>
      <w:r w:rsidR="00464E9F">
        <w:rPr>
          <w:rFonts w:ascii="Times New Roman" w:hAnsi="Times New Roman" w:cs="Times New Roman"/>
        </w:rPr>
        <w:t xml:space="preserve"> </w:t>
      </w:r>
      <w:r w:rsidR="00ED1A7F">
        <w:rPr>
          <w:rFonts w:ascii="Times New Roman" w:hAnsi="Times New Roman" w:cs="Times New Roman"/>
        </w:rPr>
        <w:t xml:space="preserve">overall </w:t>
      </w:r>
      <w:r w:rsidR="00464E9F">
        <w:rPr>
          <w:rFonts w:ascii="Times New Roman" w:hAnsi="Times New Roman" w:cs="Times New Roman"/>
        </w:rPr>
        <w:t>a statistically positive effect</w:t>
      </w:r>
      <w:r w:rsidR="00464E9F" w:rsidRPr="00464E9F">
        <w:rPr>
          <w:rFonts w:ascii="Times New Roman" w:hAnsi="Times New Roman" w:cs="Times New Roman"/>
        </w:rPr>
        <w:t xml:space="preserve">, while the </w:t>
      </w:r>
      <w:r w:rsidR="00ED1A7F">
        <w:rPr>
          <w:rFonts w:ascii="Times New Roman" w:hAnsi="Times New Roman" w:cs="Times New Roman"/>
        </w:rPr>
        <w:t>medium and high pH biochar</w:t>
      </w:r>
      <w:r w:rsidR="00464E9F" w:rsidRPr="00464E9F">
        <w:rPr>
          <w:rFonts w:ascii="Times New Roman" w:hAnsi="Times New Roman" w:cs="Times New Roman"/>
        </w:rPr>
        <w:t xml:space="preserve"> did not.</w:t>
      </w:r>
      <w:r w:rsidR="00464E9F">
        <w:rPr>
          <w:rFonts w:ascii="Times New Roman" w:hAnsi="Times New Roman" w:cs="Times New Roman"/>
        </w:rPr>
        <w:t xml:space="preserve"> </w:t>
      </w:r>
      <w:r w:rsidR="00272FCC">
        <w:rPr>
          <w:rFonts w:ascii="Times New Roman" w:hAnsi="Times New Roman" w:cs="Times New Roman"/>
        </w:rPr>
        <w:t>T</w:t>
      </w:r>
      <w:r w:rsidR="00E04955" w:rsidRPr="00E04955">
        <w:rPr>
          <w:rFonts w:ascii="Times New Roman" w:hAnsi="Times New Roman" w:cs="Times New Roman"/>
        </w:rPr>
        <w:t>he application of biochar in acidic soils shows a significant positive effect, while the positive effect begins to become insignificant when the soil pH is &gt; 6</w:t>
      </w:r>
      <w:r w:rsidR="00C8369A">
        <w:rPr>
          <w:rFonts w:ascii="Times New Roman" w:hAnsi="Times New Roman" w:cs="Times New Roman"/>
        </w:rPr>
        <w:t xml:space="preserve">. This can be validated by the date experiment in Figure 6. The increase </w:t>
      </w:r>
      <w:r w:rsidR="00D93BB7">
        <w:rPr>
          <w:rFonts w:ascii="Times New Roman" w:hAnsi="Times New Roman" w:cs="Times New Roman"/>
        </w:rPr>
        <w:t xml:space="preserve">of </w:t>
      </w:r>
      <w:r w:rsidR="00F80200">
        <w:rPr>
          <w:rFonts w:ascii="Times New Roman" w:hAnsi="Times New Roman" w:cs="Times New Roman"/>
        </w:rPr>
        <w:t xml:space="preserve">the percentage of </w:t>
      </w:r>
      <w:r w:rsidR="00D93BB7">
        <w:rPr>
          <w:rFonts w:ascii="Times New Roman" w:hAnsi="Times New Roman" w:cs="Times New Roman"/>
        </w:rPr>
        <w:t xml:space="preserve">hazardous </w:t>
      </w:r>
      <w:r w:rsidR="00F80200">
        <w:rPr>
          <w:rFonts w:ascii="Times New Roman" w:hAnsi="Times New Roman" w:cs="Times New Roman"/>
        </w:rPr>
        <w:t xml:space="preserve">effects for </w:t>
      </w:r>
      <w:r w:rsidR="00D93BB7">
        <w:rPr>
          <w:rFonts w:ascii="Times New Roman" w:hAnsi="Times New Roman" w:cs="Times New Roman"/>
        </w:rPr>
        <w:t>soil pH suggest</w:t>
      </w:r>
      <w:r w:rsidR="00F80200">
        <w:rPr>
          <w:rFonts w:ascii="Times New Roman" w:hAnsi="Times New Roman" w:cs="Times New Roman"/>
        </w:rPr>
        <w:t>s</w:t>
      </w:r>
      <w:r w:rsidR="00D93BB7">
        <w:rPr>
          <w:rFonts w:ascii="Times New Roman" w:hAnsi="Times New Roman" w:cs="Times New Roman"/>
        </w:rPr>
        <w:t xml:space="preserve"> that after </w:t>
      </w:r>
      <w:r w:rsidR="00F80200">
        <w:rPr>
          <w:rFonts w:ascii="Times New Roman" w:hAnsi="Times New Roman" w:cs="Times New Roman"/>
        </w:rPr>
        <w:t>exhaustion of the</w:t>
      </w:r>
      <w:r w:rsidR="00D93BB7">
        <w:rPr>
          <w:rFonts w:ascii="Times New Roman" w:hAnsi="Times New Roman" w:cs="Times New Roman"/>
        </w:rPr>
        <w:t xml:space="preserve"> buffering effect</w:t>
      </w:r>
      <w:r w:rsidR="00F80200">
        <w:rPr>
          <w:rFonts w:ascii="Times New Roman" w:hAnsi="Times New Roman" w:cs="Times New Roman"/>
        </w:rPr>
        <w:t xml:space="preserve"> of the soil</w:t>
      </w:r>
      <w:r w:rsidR="00D93BB7">
        <w:rPr>
          <w:rFonts w:ascii="Times New Roman" w:hAnsi="Times New Roman" w:cs="Times New Roman"/>
        </w:rPr>
        <w:t xml:space="preserve">, the positive </w:t>
      </w:r>
      <w:r w:rsidR="00F80200">
        <w:rPr>
          <w:rFonts w:ascii="Times New Roman" w:hAnsi="Times New Roman" w:cs="Times New Roman"/>
        </w:rPr>
        <w:t>effects</w:t>
      </w:r>
      <w:r w:rsidR="00D93BB7">
        <w:rPr>
          <w:rFonts w:ascii="Times New Roman" w:hAnsi="Times New Roman" w:cs="Times New Roman"/>
        </w:rPr>
        <w:t xml:space="preserve"> of biochar become smaller</w:t>
      </w:r>
      <w:r w:rsidR="00E04955" w:rsidRPr="00E04955">
        <w:rPr>
          <w:rFonts w:ascii="Times New Roman" w:hAnsi="Times New Roman" w:cs="Times New Roman"/>
        </w:rPr>
        <w:t xml:space="preserve">. </w:t>
      </w:r>
      <w:r w:rsidR="00272FCC">
        <w:rPr>
          <w:rFonts w:ascii="Times New Roman" w:hAnsi="Times New Roman" w:cs="Times New Roman"/>
        </w:rPr>
        <w:t xml:space="preserve">If </w:t>
      </w:r>
      <w:r w:rsidR="00E04955" w:rsidRPr="00E04955">
        <w:rPr>
          <w:rFonts w:ascii="Times New Roman" w:hAnsi="Times New Roman" w:cs="Times New Roman"/>
        </w:rPr>
        <w:t>the application of biochar causes the acidity of the soil to</w:t>
      </w:r>
      <w:r w:rsidR="00B2287A">
        <w:rPr>
          <w:rFonts w:ascii="Times New Roman" w:hAnsi="Times New Roman" w:cs="Times New Roman" w:hint="eastAsia"/>
        </w:rPr>
        <w:t xml:space="preserve"> be</w:t>
      </w:r>
      <w:r w:rsidR="00B2287A">
        <w:rPr>
          <w:rFonts w:ascii="Times New Roman" w:hAnsi="Times New Roman" w:cs="Times New Roman"/>
        </w:rPr>
        <w:t xml:space="preserve"> buffered</w:t>
      </w:r>
      <w:r w:rsidR="00E04955" w:rsidRPr="00E04955">
        <w:rPr>
          <w:rFonts w:ascii="Times New Roman" w:hAnsi="Times New Roman" w:cs="Times New Roman"/>
        </w:rPr>
        <w:t xml:space="preserve">, it can indeed bring certain positive effects, especially </w:t>
      </w:r>
      <w:r w:rsidR="00272FCC">
        <w:rPr>
          <w:rFonts w:ascii="Times New Roman" w:hAnsi="Times New Roman" w:cs="Times New Roman"/>
        </w:rPr>
        <w:t>an</w:t>
      </w:r>
      <w:r w:rsidR="00E04955" w:rsidRPr="00E04955">
        <w:rPr>
          <w:rFonts w:ascii="Times New Roman" w:hAnsi="Times New Roman" w:cs="Times New Roman"/>
        </w:rPr>
        <w:t xml:space="preserve"> increase in </w:t>
      </w:r>
      <w:r w:rsidR="00272FCC">
        <w:rPr>
          <w:rFonts w:ascii="Times New Roman" w:hAnsi="Times New Roman" w:cs="Times New Roman"/>
        </w:rPr>
        <w:t xml:space="preserve">the </w:t>
      </w:r>
      <w:r w:rsidR="00E04955" w:rsidRPr="00E04955">
        <w:rPr>
          <w:rFonts w:ascii="Times New Roman" w:hAnsi="Times New Roman" w:cs="Times New Roman"/>
        </w:rPr>
        <w:t xml:space="preserve">crop yield, but if the increase </w:t>
      </w:r>
      <w:r w:rsidR="00272FCC">
        <w:rPr>
          <w:rFonts w:ascii="Times New Roman" w:hAnsi="Times New Roman" w:cs="Times New Roman"/>
        </w:rPr>
        <w:t xml:space="preserve">in pH </w:t>
      </w:r>
      <w:r w:rsidR="00E04955" w:rsidRPr="00E04955">
        <w:rPr>
          <w:rFonts w:ascii="Times New Roman" w:hAnsi="Times New Roman" w:cs="Times New Roman"/>
        </w:rPr>
        <w:t>is too high, earthworm mortality may lead to a</w:t>
      </w:r>
      <w:r w:rsidR="00272FCC">
        <w:rPr>
          <w:rFonts w:ascii="Times New Roman" w:hAnsi="Times New Roman" w:cs="Times New Roman"/>
        </w:rPr>
        <w:t>n overall</w:t>
      </w:r>
      <w:r w:rsidR="00E04955" w:rsidRPr="00E04955">
        <w:rPr>
          <w:rFonts w:ascii="Times New Roman" w:hAnsi="Times New Roman" w:cs="Times New Roman"/>
        </w:rPr>
        <w:t xml:space="preserve"> </w:t>
      </w:r>
      <w:r w:rsidR="00272FCC">
        <w:rPr>
          <w:rFonts w:ascii="Times New Roman" w:hAnsi="Times New Roman" w:cs="Times New Roman"/>
        </w:rPr>
        <w:t>negative</w:t>
      </w:r>
      <w:r w:rsidR="00E04955" w:rsidRPr="00E04955">
        <w:rPr>
          <w:rFonts w:ascii="Times New Roman" w:hAnsi="Times New Roman" w:cs="Times New Roman"/>
        </w:rPr>
        <w:t xml:space="preserve"> effect.</w:t>
      </w:r>
      <w:r w:rsidR="006A4A39">
        <w:rPr>
          <w:rFonts w:ascii="Times New Roman" w:hAnsi="Times New Roman" w:cs="Times New Roman" w:hint="eastAsia"/>
        </w:rPr>
        <w:t xml:space="preserve"> </w:t>
      </w:r>
      <w:r w:rsidR="00272FCC">
        <w:rPr>
          <w:rFonts w:ascii="Times New Roman" w:hAnsi="Times New Roman" w:cs="Times New Roman"/>
        </w:rPr>
        <w:t>It was</w:t>
      </w:r>
      <w:r w:rsidR="00DD56B8">
        <w:rPr>
          <w:rFonts w:ascii="Times New Roman" w:hAnsi="Times New Roman" w:cs="Times New Roman"/>
        </w:rPr>
        <w:t xml:space="preserve"> </w:t>
      </w:r>
      <w:r w:rsidR="006A4A39">
        <w:rPr>
          <w:rFonts w:ascii="Times New Roman" w:hAnsi="Times New Roman" w:cs="Times New Roman"/>
        </w:rPr>
        <w:t>suggested</w:t>
      </w:r>
      <w:r w:rsidR="00E04955" w:rsidRPr="00E04955">
        <w:rPr>
          <w:rFonts w:ascii="Times New Roman" w:hAnsi="Times New Roman" w:cs="Times New Roman"/>
        </w:rPr>
        <w:t xml:space="preserve"> that the mortality rate of earthworms can reach 100% when</w:t>
      </w:r>
      <w:r w:rsidR="006A4A39">
        <w:rPr>
          <w:rFonts w:ascii="Times New Roman" w:hAnsi="Times New Roman" w:cs="Times New Roman"/>
        </w:rPr>
        <w:t xml:space="preserve"> applying</w:t>
      </w:r>
      <w:r w:rsidR="00E04955" w:rsidRPr="00E04955">
        <w:rPr>
          <w:rFonts w:ascii="Times New Roman" w:hAnsi="Times New Roman" w:cs="Times New Roman"/>
        </w:rPr>
        <w:t xml:space="preserve"> biochar</w:t>
      </w:r>
      <w:r w:rsidR="006A4A39">
        <w:rPr>
          <w:rFonts w:ascii="Times New Roman" w:hAnsi="Times New Roman" w:cs="Times New Roman"/>
        </w:rPr>
        <w:t xml:space="preserve"> with</w:t>
      </w:r>
      <w:r w:rsidR="00E04955" w:rsidRPr="00E04955">
        <w:rPr>
          <w:rFonts w:ascii="Times New Roman" w:hAnsi="Times New Roman" w:cs="Times New Roman"/>
        </w:rPr>
        <w:t xml:space="preserve"> pH &gt; 10</w:t>
      </w:r>
      <w:r w:rsidR="008D3E7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"/>
          <w:id w:val="-463969780"/>
          <w:placeholder>
            <w:docPart w:val="DefaultPlaceholder_-1854013440"/>
          </w:placeholder>
        </w:sdtPr>
        <w:sdtContent>
          <w:r w:rsidR="00F264C2" w:rsidRPr="00F264C2">
            <w:rPr>
              <w:rFonts w:ascii="Times New Roman" w:hAnsi="Times New Roman" w:cs="Times New Roman"/>
              <w:color w:val="000000"/>
            </w:rPr>
            <w:t>[34]</w:t>
          </w:r>
        </w:sdtContent>
      </w:sdt>
      <w:r w:rsidR="00E04955" w:rsidRPr="00E04955">
        <w:rPr>
          <w:rFonts w:ascii="Times New Roman" w:hAnsi="Times New Roman" w:cs="Times New Roman"/>
        </w:rPr>
        <w:t xml:space="preserve">. </w:t>
      </w:r>
      <w:r w:rsidR="00630B18">
        <w:rPr>
          <w:rFonts w:ascii="Times New Roman" w:hAnsi="Times New Roman" w:cs="Times New Roman"/>
        </w:rPr>
        <w:t>This shows that i</w:t>
      </w:r>
      <w:r w:rsidR="003B0E47">
        <w:rPr>
          <w:rFonts w:ascii="Times New Roman" w:hAnsi="Times New Roman" w:cs="Times New Roman"/>
        </w:rPr>
        <w:t>t is of particular importance to incl</w:t>
      </w:r>
      <w:r w:rsidR="00BC0787">
        <w:rPr>
          <w:rFonts w:ascii="Times New Roman" w:hAnsi="Times New Roman" w:cs="Times New Roman"/>
        </w:rPr>
        <w:t>u</w:t>
      </w:r>
      <w:r w:rsidR="003B0E47">
        <w:rPr>
          <w:rFonts w:ascii="Times New Roman" w:hAnsi="Times New Roman" w:cs="Times New Roman"/>
        </w:rPr>
        <w:t xml:space="preserve">de soil animals in </w:t>
      </w:r>
      <w:r w:rsidR="00630B18">
        <w:rPr>
          <w:rFonts w:ascii="Times New Roman" w:hAnsi="Times New Roman" w:cs="Times New Roman"/>
        </w:rPr>
        <w:t xml:space="preserve">the </w:t>
      </w:r>
      <w:r w:rsidR="0012038B">
        <w:rPr>
          <w:rFonts w:ascii="Times New Roman" w:hAnsi="Times New Roman" w:cs="Times New Roman"/>
        </w:rPr>
        <w:t xml:space="preserve">effect </w:t>
      </w:r>
      <w:r w:rsidR="003B0E47">
        <w:rPr>
          <w:rFonts w:ascii="Times New Roman" w:hAnsi="Times New Roman" w:cs="Times New Roman"/>
        </w:rPr>
        <w:t xml:space="preserve">analysis </w:t>
      </w:r>
      <w:r w:rsidR="00630B18">
        <w:rPr>
          <w:rFonts w:ascii="Times New Roman" w:hAnsi="Times New Roman" w:cs="Times New Roman"/>
        </w:rPr>
        <w:t xml:space="preserve">- </w:t>
      </w:r>
      <w:r w:rsidR="003B0E47">
        <w:rPr>
          <w:rFonts w:ascii="Times New Roman" w:hAnsi="Times New Roman" w:cs="Times New Roman"/>
        </w:rPr>
        <w:t xml:space="preserve">previous </w:t>
      </w:r>
      <w:r w:rsidR="00037700">
        <w:rPr>
          <w:rFonts w:ascii="Times New Roman" w:hAnsi="Times New Roman" w:cs="Times New Roman"/>
        </w:rPr>
        <w:t>meta-an</w:t>
      </w:r>
      <w:r w:rsidR="007C6CE2">
        <w:rPr>
          <w:rFonts w:ascii="Times New Roman" w:hAnsi="Times New Roman" w:cs="Times New Roman"/>
        </w:rPr>
        <w:t>alyses</w:t>
      </w:r>
      <w:r w:rsidR="003B0E47">
        <w:rPr>
          <w:rFonts w:ascii="Times New Roman" w:hAnsi="Times New Roman" w:cs="Times New Roman"/>
        </w:rPr>
        <w:t xml:space="preserve"> have stated </w:t>
      </w:r>
      <w:r w:rsidR="00037700">
        <w:rPr>
          <w:rFonts w:ascii="Times New Roman" w:hAnsi="Times New Roman" w:cs="Times New Roman"/>
        </w:rPr>
        <w:t xml:space="preserve">that biochar tends to be more beneficial with higher </w:t>
      </w:r>
      <w:r w:rsidR="00971CC6">
        <w:rPr>
          <w:rFonts w:ascii="Times New Roman" w:hAnsi="Times New Roman" w:cs="Times New Roman"/>
        </w:rPr>
        <w:t>pH,</w:t>
      </w:r>
      <w:r w:rsidR="00A72954">
        <w:rPr>
          <w:rFonts w:ascii="Times New Roman" w:hAnsi="Times New Roman" w:cs="Times New Roman"/>
        </w:rPr>
        <w:t xml:space="preserve"> </w:t>
      </w:r>
      <w:r w:rsidR="003B0E47">
        <w:rPr>
          <w:rFonts w:ascii="Times New Roman" w:hAnsi="Times New Roman" w:cs="Times New Roman"/>
        </w:rPr>
        <w:t xml:space="preserve">but these studies </w:t>
      </w:r>
      <w:r w:rsidR="00037700" w:rsidRPr="00BA1E11">
        <w:rPr>
          <w:rFonts w:ascii="Times New Roman" w:hAnsi="Times New Roman" w:cs="Times New Roman"/>
        </w:rPr>
        <w:t xml:space="preserve">missed the high mortality of soil animals caused by high </w:t>
      </w:r>
      <w:r w:rsidR="00630B18">
        <w:rPr>
          <w:rFonts w:ascii="Times New Roman" w:hAnsi="Times New Roman" w:cs="Times New Roman"/>
        </w:rPr>
        <w:t xml:space="preserve">biochar </w:t>
      </w:r>
      <w:r w:rsidR="00037700" w:rsidRPr="00BA1E11">
        <w:rPr>
          <w:rFonts w:ascii="Times New Roman" w:hAnsi="Times New Roman" w:cs="Times New Roman"/>
        </w:rPr>
        <w:t>pH</w:t>
      </w:r>
      <w:r w:rsidR="00A7295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"/>
          <w:id w:val="-755433052"/>
          <w:placeholder>
            <w:docPart w:val="DA410302F56B834B94FDC32903CBE665"/>
          </w:placeholder>
        </w:sdtPr>
        <w:sdtContent>
          <w:r w:rsidR="00F264C2" w:rsidRPr="00F264C2">
            <w:rPr>
              <w:rFonts w:ascii="Times New Roman" w:hAnsi="Times New Roman" w:cs="Times New Roman"/>
              <w:color w:val="000000"/>
            </w:rPr>
            <w:t>[29]</w:t>
          </w:r>
        </w:sdtContent>
      </w:sdt>
      <w:r w:rsidR="00037700" w:rsidRPr="00BA1E11">
        <w:rPr>
          <w:rFonts w:ascii="Times New Roman" w:hAnsi="Times New Roman" w:cs="Times New Roman"/>
        </w:rPr>
        <w:t>.</w:t>
      </w:r>
    </w:p>
    <w:p w14:paraId="3590720A" w14:textId="47E54629" w:rsidR="004A76E5" w:rsidRDefault="00E50118" w:rsidP="00117051">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The</w:t>
      </w:r>
      <w:r w:rsidR="00106B86" w:rsidRPr="00106B86">
        <w:rPr>
          <w:rFonts w:ascii="Times New Roman" w:hAnsi="Times New Roman" w:cs="Times New Roman"/>
        </w:rPr>
        <w:t xml:space="preserve"> temperature</w:t>
      </w:r>
      <w:r>
        <w:rPr>
          <w:rFonts w:ascii="Times New Roman" w:hAnsi="Times New Roman" w:cs="Times New Roman"/>
        </w:rPr>
        <w:t xml:space="preserve"> at which the biochar was synthesize</w:t>
      </w:r>
      <w:r w:rsidR="0012038B">
        <w:rPr>
          <w:rFonts w:ascii="Times New Roman" w:hAnsi="Times New Roman" w:cs="Times New Roman"/>
        </w:rPr>
        <w:t>d</w:t>
      </w:r>
      <w:r>
        <w:rPr>
          <w:rFonts w:ascii="Times New Roman" w:hAnsi="Times New Roman" w:cs="Times New Roman"/>
        </w:rPr>
        <w:t xml:space="preserve"> is another very important parameter affecting toxicity.</w:t>
      </w:r>
      <w:r w:rsidR="00106B86" w:rsidRPr="00106B86">
        <w:rPr>
          <w:rFonts w:ascii="Times New Roman" w:hAnsi="Times New Roman" w:cs="Times New Roman"/>
        </w:rPr>
        <w:t xml:space="preserve"> </w:t>
      </w:r>
      <w:r>
        <w:rPr>
          <w:rFonts w:ascii="Times New Roman" w:hAnsi="Times New Roman" w:cs="Times New Roman"/>
        </w:rPr>
        <w:t>I</w:t>
      </w:r>
      <w:r w:rsidR="00106B86" w:rsidRPr="00106B86">
        <w:rPr>
          <w:rFonts w:ascii="Times New Roman" w:hAnsi="Times New Roman" w:cs="Times New Roman"/>
        </w:rPr>
        <w:t xml:space="preserve">t is generally </w:t>
      </w:r>
      <w:r>
        <w:rPr>
          <w:rFonts w:ascii="Times New Roman" w:hAnsi="Times New Roman" w:cs="Times New Roman"/>
        </w:rPr>
        <w:t>believed</w:t>
      </w:r>
      <w:r w:rsidR="00BC0787" w:rsidRPr="00106B86">
        <w:rPr>
          <w:rFonts w:ascii="Times New Roman" w:hAnsi="Times New Roman" w:cs="Times New Roman"/>
        </w:rPr>
        <w:t xml:space="preserve"> </w:t>
      </w:r>
      <w:r w:rsidR="00106B86" w:rsidRPr="00106B86">
        <w:rPr>
          <w:rFonts w:ascii="Times New Roman" w:hAnsi="Times New Roman" w:cs="Times New Roman"/>
        </w:rPr>
        <w:t xml:space="preserve">that biochar synthesized at a temperature below 550 </w:t>
      </w:r>
      <w:r w:rsidR="00117051" w:rsidRPr="00117051">
        <w:rPr>
          <w:rFonts w:ascii="Times New Roman" w:hAnsi="Times New Roman" w:cs="Times New Roman"/>
        </w:rPr>
        <w:t>℃</w:t>
      </w:r>
      <w:r w:rsidR="00106B86" w:rsidRPr="00106B86">
        <w:rPr>
          <w:rFonts w:ascii="Times New Roman" w:hAnsi="Times New Roman" w:cs="Times New Roman" w:hint="eastAsia"/>
        </w:rPr>
        <w:t xml:space="preserve"> </w:t>
      </w:r>
      <w:r w:rsidR="00106B86">
        <w:rPr>
          <w:rFonts w:ascii="Times New Roman" w:hAnsi="Times New Roman" w:cs="Times New Roman" w:hint="eastAsia"/>
        </w:rPr>
        <w:t>performs better</w:t>
      </w:r>
      <w:r w:rsidR="00BC0787">
        <w:rPr>
          <w:rFonts w:ascii="Times New Roman" w:hAnsi="Times New Roman" w:cs="Times New Roman"/>
        </w:rPr>
        <w:t xml:space="preserve"> </w:t>
      </w:r>
      <w:r w:rsidR="00A37EC3">
        <w:rPr>
          <w:rFonts w:ascii="Times New Roman" w:hAnsi="Times New Roman" w:cs="Times New Roman"/>
        </w:rPr>
        <w:t>because it contains</w:t>
      </w:r>
      <w:r w:rsidR="00BC0787">
        <w:rPr>
          <w:rFonts w:ascii="Times New Roman" w:hAnsi="Times New Roman" w:cs="Times New Roman"/>
        </w:rPr>
        <w:t xml:space="preserve"> </w:t>
      </w:r>
      <w:r w:rsidR="00106B86" w:rsidRPr="00106B86">
        <w:rPr>
          <w:rFonts w:ascii="Times New Roman" w:hAnsi="Times New Roman" w:cs="Times New Roman"/>
        </w:rPr>
        <w:t xml:space="preserve">less PAHs and heavy metals and higher </w:t>
      </w:r>
      <w:r w:rsidR="00A37EC3">
        <w:rPr>
          <w:rFonts w:ascii="Times New Roman" w:hAnsi="Times New Roman" w:cs="Times New Roman"/>
        </w:rPr>
        <w:t xml:space="preserve">amounts of </w:t>
      </w:r>
      <w:r w:rsidR="00106B86" w:rsidRPr="00106B86">
        <w:rPr>
          <w:rFonts w:ascii="Times New Roman" w:hAnsi="Times New Roman" w:cs="Times New Roman"/>
        </w:rPr>
        <w:t>bioavailable C, N, and P</w:t>
      </w:r>
      <w:r w:rsidR="00B8547B">
        <w:rPr>
          <w:rFonts w:ascii="Times New Roman" w:hAnsi="Times New Roman" w:cs="Times New Roman" w:hint="eastAsia"/>
        </w:rPr>
        <w:t xml:space="preserve"> </w:t>
      </w:r>
      <w:sdt>
        <w:sdtPr>
          <w:rPr>
            <w:rFonts w:ascii="Times New Roman" w:hAnsi="Times New Roman" w:cs="Times New Roman" w:hint="eastAsia"/>
            <w:color w:val="000000"/>
          </w:rPr>
          <w:tag w:val="MENDELEY_CITATION_v3_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"/>
          <w:id w:val="-1887790248"/>
          <w:placeholder>
            <w:docPart w:val="DefaultPlaceholder_-1854013440"/>
          </w:placeholder>
        </w:sdtPr>
        <w:sdtContent>
          <w:r w:rsidR="00F264C2" w:rsidRPr="00F264C2">
            <w:rPr>
              <w:rFonts w:ascii="Times New Roman" w:hAnsi="Times New Roman" w:cs="Times New Roman"/>
              <w:color w:val="000000"/>
            </w:rPr>
            <w:t>[35]</w:t>
          </w:r>
        </w:sdtContent>
      </w:sdt>
      <w:r w:rsidR="00106B86" w:rsidRPr="00106B86">
        <w:rPr>
          <w:rFonts w:ascii="Times New Roman" w:hAnsi="Times New Roman" w:cs="Times New Roman"/>
        </w:rPr>
        <w:t>.</w:t>
      </w:r>
      <w:r w:rsidR="00D02ACE">
        <w:rPr>
          <w:rFonts w:ascii="Times New Roman" w:hAnsi="Times New Roman" w:cs="Times New Roman"/>
        </w:rPr>
        <w:t xml:space="preserve"> </w:t>
      </w:r>
      <w:r w:rsidR="00C17A98" w:rsidRPr="00C17A98">
        <w:rPr>
          <w:rFonts w:ascii="Times New Roman" w:hAnsi="Times New Roman" w:cs="Times New Roman"/>
        </w:rPr>
        <w:t>The results of the meta-</w:t>
      </w:r>
      <w:r w:rsidR="00C17A98" w:rsidRPr="00C17A98">
        <w:rPr>
          <w:rFonts w:ascii="Times New Roman" w:hAnsi="Times New Roman" w:cs="Times New Roman"/>
        </w:rPr>
        <w:lastRenderedPageBreak/>
        <w:t xml:space="preserve">analysis also show that biochar </w:t>
      </w:r>
      <w:r w:rsidR="00085E75">
        <w:rPr>
          <w:rFonts w:ascii="Times New Roman" w:hAnsi="Times New Roman" w:cs="Times New Roman" w:hint="eastAsia"/>
        </w:rPr>
        <w:t>produced</w:t>
      </w:r>
      <w:r w:rsidR="00C17A98" w:rsidRPr="00C17A98">
        <w:rPr>
          <w:rFonts w:ascii="Times New Roman" w:hAnsi="Times New Roman" w:cs="Times New Roman"/>
        </w:rPr>
        <w:t xml:space="preserve"> by low-temperature pyrolysis generally </w:t>
      </w:r>
      <w:r w:rsidR="00856B67">
        <w:rPr>
          <w:rFonts w:ascii="Times New Roman" w:hAnsi="Times New Roman" w:cs="Times New Roman"/>
        </w:rPr>
        <w:t>exerts</w:t>
      </w:r>
      <w:r w:rsidR="00856B67" w:rsidRPr="00C17A98">
        <w:rPr>
          <w:rFonts w:ascii="Times New Roman" w:hAnsi="Times New Roman" w:cs="Times New Roman"/>
        </w:rPr>
        <w:t xml:space="preserve"> </w:t>
      </w:r>
      <w:r w:rsidR="00C17A98" w:rsidRPr="00C17A98">
        <w:rPr>
          <w:rFonts w:ascii="Times New Roman" w:hAnsi="Times New Roman" w:cs="Times New Roman"/>
        </w:rPr>
        <w:t>a positive effect, while the opposite is true for high-temperatur</w:t>
      </w:r>
      <w:r w:rsidR="00085E75">
        <w:rPr>
          <w:rFonts w:ascii="Times New Roman" w:hAnsi="Times New Roman" w:cs="Times New Roman"/>
        </w:rPr>
        <w:t>e biochar</w:t>
      </w:r>
      <w:r w:rsidR="00C17A98" w:rsidRPr="00C17A98">
        <w:rPr>
          <w:rFonts w:ascii="Times New Roman" w:hAnsi="Times New Roman" w:cs="Times New Roman"/>
        </w:rPr>
        <w:t xml:space="preserve">. Another noteworthy difference is that among the </w:t>
      </w:r>
      <w:proofErr w:type="spellStart"/>
      <w:r w:rsidR="00C17A98" w:rsidRPr="00C17A98">
        <w:rPr>
          <w:rFonts w:ascii="Times New Roman" w:hAnsi="Times New Roman" w:cs="Times New Roman"/>
        </w:rPr>
        <w:t>biochar</w:t>
      </w:r>
      <w:r w:rsidR="0012038B">
        <w:rPr>
          <w:rFonts w:ascii="Times New Roman" w:hAnsi="Times New Roman" w:cs="Times New Roman"/>
        </w:rPr>
        <w:t>s</w:t>
      </w:r>
      <w:proofErr w:type="spellEnd"/>
      <w:r w:rsidR="00C17A98" w:rsidRPr="00C17A98">
        <w:rPr>
          <w:rFonts w:ascii="Times New Roman" w:hAnsi="Times New Roman" w:cs="Times New Roman"/>
        </w:rPr>
        <w:t xml:space="preserve"> </w:t>
      </w:r>
      <w:r w:rsidR="00085E75">
        <w:rPr>
          <w:rFonts w:ascii="Times New Roman" w:hAnsi="Times New Roman" w:cs="Times New Roman"/>
        </w:rPr>
        <w:t>pyrolyze</w:t>
      </w:r>
      <w:r w:rsidR="00C17A98" w:rsidRPr="00C17A98">
        <w:rPr>
          <w:rFonts w:ascii="Times New Roman" w:hAnsi="Times New Roman" w:cs="Times New Roman"/>
        </w:rPr>
        <w:t>d from four different raw materials, only the average effect of biochar from sludge shows a significant</w:t>
      </w:r>
      <w:r w:rsidR="0012038B">
        <w:rPr>
          <w:rFonts w:ascii="Times New Roman" w:hAnsi="Times New Roman" w:cs="Times New Roman"/>
        </w:rPr>
        <w:t>ly</w:t>
      </w:r>
      <w:r w:rsidR="00C17A98" w:rsidRPr="00C17A98">
        <w:rPr>
          <w:rFonts w:ascii="Times New Roman" w:hAnsi="Times New Roman" w:cs="Times New Roman"/>
        </w:rPr>
        <w:t xml:space="preserve"> positive value. This may be due to the high phosphorus content in sludge. </w:t>
      </w:r>
      <w:r w:rsidR="00BC0787">
        <w:rPr>
          <w:rFonts w:ascii="Times New Roman" w:hAnsi="Times New Roman" w:cs="Times New Roman"/>
        </w:rPr>
        <w:t>The</w:t>
      </w:r>
      <w:r w:rsidR="00C17A98" w:rsidRPr="00C17A98">
        <w:rPr>
          <w:rFonts w:ascii="Times New Roman" w:hAnsi="Times New Roman" w:cs="Times New Roman"/>
        </w:rPr>
        <w:t xml:space="preserve"> phosphorus content of biochar is positively correlated with its effect</w:t>
      </w:r>
      <w:r w:rsidR="00BC0787">
        <w:rPr>
          <w:rFonts w:ascii="Times New Roman" w:hAnsi="Times New Roman" w:cs="Times New Roman"/>
        </w:rPr>
        <w:t xml:space="preserve"> (Figure S1)</w:t>
      </w:r>
      <w:r w:rsidR="00C17A98" w:rsidRPr="00C17A98">
        <w:rPr>
          <w:rFonts w:ascii="Times New Roman" w:hAnsi="Times New Roman" w:cs="Times New Roman"/>
        </w:rPr>
        <w:t xml:space="preserve">. </w:t>
      </w:r>
    </w:p>
    <w:p w14:paraId="419249E4" w14:textId="5576F1CF" w:rsidR="003F4B2A" w:rsidRDefault="00590C67" w:rsidP="000169E2">
      <w:pPr>
        <w:spacing w:before="100" w:beforeAutospacing="1" w:after="100" w:afterAutospacing="1" w:line="360" w:lineRule="auto"/>
        <w:jc w:val="both"/>
        <w:rPr>
          <w:rFonts w:ascii="Times New Roman" w:hAnsi="Times New Roman" w:cs="Times New Roman"/>
          <w:b/>
          <w:bCs/>
        </w:rPr>
      </w:pPr>
      <w:r w:rsidRPr="00590C67">
        <w:rPr>
          <w:rFonts w:ascii="Times New Roman" w:hAnsi="Times New Roman" w:cs="Times New Roman"/>
          <w:b/>
          <w:bCs/>
        </w:rPr>
        <w:t>Model performance</w:t>
      </w:r>
      <w:r w:rsidR="002468D0">
        <w:rPr>
          <w:rFonts w:ascii="Times New Roman" w:hAnsi="Times New Roman" w:cs="Times New Roman"/>
          <w:b/>
          <w:bCs/>
        </w:rPr>
        <w:t xml:space="preserve"> and</w:t>
      </w:r>
      <w:r w:rsidR="00E857EB">
        <w:rPr>
          <w:rFonts w:ascii="Times New Roman" w:hAnsi="Times New Roman" w:cs="Times New Roman"/>
          <w:b/>
          <w:bCs/>
        </w:rPr>
        <w:t xml:space="preserve"> </w:t>
      </w:r>
      <w:r w:rsidR="009B4DCE">
        <w:rPr>
          <w:rFonts w:ascii="Times New Roman" w:hAnsi="Times New Roman" w:cs="Times New Roman"/>
          <w:b/>
          <w:bCs/>
        </w:rPr>
        <w:t>data gaps</w:t>
      </w:r>
    </w:p>
    <w:p w14:paraId="07F367C4" w14:textId="79A2F5FF" w:rsidR="00FE252C" w:rsidRPr="00FE252C" w:rsidRDefault="00BC0787" w:rsidP="00933FF8">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The</w:t>
      </w:r>
      <w:r w:rsidR="00DB14AB">
        <w:rPr>
          <w:rFonts w:ascii="Times New Roman" w:hAnsi="Times New Roman" w:cs="Times New Roman"/>
        </w:rPr>
        <w:t xml:space="preserve"> </w:t>
      </w:r>
      <w:r>
        <w:rPr>
          <w:rFonts w:ascii="Times New Roman" w:hAnsi="Times New Roman" w:cs="Times New Roman"/>
        </w:rPr>
        <w:t xml:space="preserve">machine learning </w:t>
      </w:r>
      <w:r w:rsidR="00DB14AB">
        <w:rPr>
          <w:rFonts w:ascii="Times New Roman" w:hAnsi="Times New Roman" w:cs="Times New Roman"/>
        </w:rPr>
        <w:t xml:space="preserve">model </w:t>
      </w:r>
      <w:r>
        <w:rPr>
          <w:rFonts w:ascii="Times New Roman" w:hAnsi="Times New Roman" w:cs="Times New Roman"/>
        </w:rPr>
        <w:t xml:space="preserve">we developed can </w:t>
      </w:r>
      <w:r w:rsidR="00DB14AB">
        <w:rPr>
          <w:rFonts w:ascii="Times New Roman" w:hAnsi="Times New Roman" w:cs="Times New Roman"/>
        </w:rPr>
        <w:t xml:space="preserve">effectively categorize biochar </w:t>
      </w:r>
      <w:r w:rsidR="00C97D0E">
        <w:rPr>
          <w:rFonts w:ascii="Times New Roman" w:hAnsi="Times New Roman" w:cs="Times New Roman"/>
        </w:rPr>
        <w:t>based on its</w:t>
      </w:r>
      <w:r>
        <w:rPr>
          <w:rFonts w:ascii="Times New Roman" w:hAnsi="Times New Roman" w:cs="Times New Roman"/>
        </w:rPr>
        <w:t xml:space="preserve"> properties in a specific soil</w:t>
      </w:r>
      <w:r w:rsidR="00DB14AB">
        <w:rPr>
          <w:rFonts w:ascii="Times New Roman" w:hAnsi="Times New Roman" w:cs="Times New Roman"/>
        </w:rPr>
        <w:t xml:space="preserve">. </w:t>
      </w:r>
      <w:r>
        <w:rPr>
          <w:rFonts w:ascii="Times New Roman" w:hAnsi="Times New Roman" w:cs="Times New Roman"/>
        </w:rPr>
        <w:t>We have reached an</w:t>
      </w:r>
      <w:r w:rsidR="00FE229D">
        <w:rPr>
          <w:rFonts w:ascii="Times New Roman" w:hAnsi="Times New Roman" w:cs="Times New Roman" w:hint="eastAsia"/>
        </w:rPr>
        <w:t xml:space="preserve"> </w:t>
      </w:r>
      <w:r w:rsidR="00FE229D">
        <w:rPr>
          <w:rFonts w:ascii="Times New Roman" w:hAnsi="Times New Roman" w:cs="Times New Roman"/>
        </w:rPr>
        <w:t>accuracy</w:t>
      </w:r>
      <w:r w:rsidR="00FE229D" w:rsidRPr="00FE229D">
        <w:rPr>
          <w:rFonts w:ascii="Times New Roman" w:hAnsi="Times New Roman" w:cs="Times New Roman"/>
        </w:rPr>
        <w:t xml:space="preserve"> </w:t>
      </w:r>
      <w:r>
        <w:rPr>
          <w:rFonts w:ascii="Times New Roman" w:hAnsi="Times New Roman" w:cs="Times New Roman"/>
        </w:rPr>
        <w:t>of the</w:t>
      </w:r>
      <w:r w:rsidR="00FE229D" w:rsidRPr="00FE229D">
        <w:rPr>
          <w:rFonts w:ascii="Times New Roman" w:hAnsi="Times New Roman" w:cs="Times New Roman"/>
        </w:rPr>
        <w:t xml:space="preserve"> </w:t>
      </w:r>
      <w:r w:rsidR="00FE229D">
        <w:rPr>
          <w:rFonts w:ascii="Times New Roman" w:hAnsi="Times New Roman" w:cs="Times New Roman"/>
        </w:rPr>
        <w:t>binary classification</w:t>
      </w:r>
      <w:r w:rsidR="00FE229D" w:rsidRPr="00FE229D">
        <w:rPr>
          <w:rFonts w:ascii="Times New Roman" w:hAnsi="Times New Roman" w:cs="Times New Roman"/>
        </w:rPr>
        <w:t xml:space="preserve"> </w:t>
      </w:r>
      <w:r>
        <w:rPr>
          <w:rFonts w:ascii="Times New Roman" w:hAnsi="Times New Roman" w:cs="Times New Roman"/>
        </w:rPr>
        <w:t xml:space="preserve">of </w:t>
      </w:r>
      <w:r w:rsidR="00764752">
        <w:rPr>
          <w:rFonts w:ascii="Times New Roman" w:hAnsi="Times New Roman" w:cs="Times New Roman" w:hint="eastAsia"/>
        </w:rPr>
        <w:t xml:space="preserve">0.78, which </w:t>
      </w:r>
      <w:r>
        <w:rPr>
          <w:rFonts w:ascii="Times New Roman" w:hAnsi="Times New Roman" w:cs="Times New Roman"/>
        </w:rPr>
        <w:t xml:space="preserve">means that we </w:t>
      </w:r>
      <w:r w:rsidR="00764752">
        <w:rPr>
          <w:rFonts w:ascii="Times New Roman" w:hAnsi="Times New Roman" w:cs="Times New Roman" w:hint="eastAsia"/>
        </w:rPr>
        <w:t xml:space="preserve">can accurately determine whether biochar has a positive or negative effect under </w:t>
      </w:r>
      <w:r w:rsidR="00C56C41">
        <w:rPr>
          <w:rFonts w:ascii="Times New Roman" w:hAnsi="Times New Roman" w:cs="Times New Roman"/>
        </w:rPr>
        <w:t xml:space="preserve">a given </w:t>
      </w:r>
      <w:r>
        <w:rPr>
          <w:rFonts w:ascii="Times New Roman" w:hAnsi="Times New Roman" w:cs="Times New Roman"/>
        </w:rPr>
        <w:t>set of</w:t>
      </w:r>
      <w:r w:rsidR="00C56C41">
        <w:rPr>
          <w:rFonts w:ascii="Times New Roman" w:hAnsi="Times New Roman" w:cs="Times New Roman"/>
        </w:rPr>
        <w:t xml:space="preserve"> condition</w:t>
      </w:r>
      <w:r>
        <w:rPr>
          <w:rFonts w:ascii="Times New Roman" w:hAnsi="Times New Roman" w:cs="Times New Roman"/>
        </w:rPr>
        <w:t>s</w:t>
      </w:r>
      <w:r w:rsidR="00764752">
        <w:rPr>
          <w:rFonts w:ascii="Times New Roman" w:hAnsi="Times New Roman" w:cs="Times New Roman" w:hint="eastAsia"/>
        </w:rPr>
        <w:t xml:space="preserve">. The model results can be well </w:t>
      </w:r>
      <w:r w:rsidR="00FE5B29">
        <w:rPr>
          <w:rFonts w:ascii="Times New Roman" w:hAnsi="Times New Roman" w:cs="Times New Roman"/>
        </w:rPr>
        <w:t>corroborated</w:t>
      </w:r>
      <w:r w:rsidR="00764752">
        <w:rPr>
          <w:rFonts w:ascii="Times New Roman" w:hAnsi="Times New Roman" w:cs="Times New Roman" w:hint="eastAsia"/>
        </w:rPr>
        <w:t xml:space="preserve"> with </w:t>
      </w:r>
      <w:r w:rsidR="00856B67">
        <w:rPr>
          <w:rFonts w:ascii="Times New Roman" w:hAnsi="Times New Roman" w:cs="Times New Roman"/>
        </w:rPr>
        <w:t xml:space="preserve">the </w:t>
      </w:r>
      <w:r w:rsidR="00764752">
        <w:rPr>
          <w:rFonts w:ascii="Times New Roman" w:hAnsi="Times New Roman" w:cs="Times New Roman" w:hint="eastAsia"/>
        </w:rPr>
        <w:t xml:space="preserve">meta-analysis and </w:t>
      </w:r>
      <w:r w:rsidR="00C97D0E">
        <w:rPr>
          <w:rFonts w:ascii="Times New Roman" w:hAnsi="Times New Roman" w:cs="Times New Roman"/>
        </w:rPr>
        <w:t>previous knowledge about</w:t>
      </w:r>
      <w:r w:rsidR="00764752">
        <w:rPr>
          <w:rFonts w:ascii="Times New Roman" w:hAnsi="Times New Roman" w:cs="Times New Roman" w:hint="eastAsia"/>
        </w:rPr>
        <w:t xml:space="preserve"> </w:t>
      </w:r>
      <w:r w:rsidR="00FE5B29">
        <w:rPr>
          <w:rFonts w:ascii="Times New Roman" w:hAnsi="Times New Roman" w:cs="Times New Roman"/>
        </w:rPr>
        <w:t xml:space="preserve">the </w:t>
      </w:r>
      <w:r w:rsidR="00764752">
        <w:rPr>
          <w:rFonts w:ascii="Times New Roman" w:hAnsi="Times New Roman" w:cs="Times New Roman" w:hint="eastAsia"/>
        </w:rPr>
        <w:t>biological effects of biochar</w:t>
      </w:r>
      <w:r w:rsidR="00FE252C">
        <w:rPr>
          <w:rFonts w:ascii="Times New Roman" w:hAnsi="Times New Roman" w:cs="Times New Roman"/>
        </w:rPr>
        <w:t xml:space="preserve">. </w:t>
      </w:r>
      <w:r w:rsidR="002A0612">
        <w:rPr>
          <w:rFonts w:ascii="Times New Roman" w:hAnsi="Times New Roman" w:cs="Times New Roman"/>
        </w:rPr>
        <w:t>For categorizing biochar, RF showed better performance compared to SVM.</w:t>
      </w:r>
      <w:r w:rsidR="00400A13">
        <w:rPr>
          <w:rFonts w:ascii="Times New Roman" w:hAnsi="Times New Roman" w:cs="Times New Roman" w:hint="eastAsia"/>
        </w:rPr>
        <w:t xml:space="preserve"> </w:t>
      </w:r>
      <w:r w:rsidR="00400A13">
        <w:rPr>
          <w:rFonts w:ascii="Times New Roman" w:hAnsi="Times New Roman" w:cs="Times New Roman"/>
        </w:rPr>
        <w:t xml:space="preserve">RF is recommended to be adopted when dealing with </w:t>
      </w:r>
      <w:r w:rsidR="007F179D">
        <w:rPr>
          <w:rFonts w:ascii="Times New Roman" w:hAnsi="Times New Roman" w:cs="Times New Roman"/>
        </w:rPr>
        <w:t>high</w:t>
      </w:r>
      <w:r w:rsidR="00622217">
        <w:rPr>
          <w:rFonts w:ascii="Times New Roman" w:hAnsi="Times New Roman" w:cs="Times New Roman"/>
        </w:rPr>
        <w:t>-dimensional</w:t>
      </w:r>
      <w:r w:rsidR="007F179D">
        <w:rPr>
          <w:rFonts w:ascii="Times New Roman" w:hAnsi="Times New Roman" w:cs="Times New Roman"/>
        </w:rPr>
        <w:t xml:space="preserve"> dataset</w:t>
      </w:r>
      <w:r w:rsidR="00D322AA">
        <w:rPr>
          <w:rFonts w:ascii="Times New Roman" w:hAnsi="Times New Roman" w:cs="Times New Roman"/>
        </w:rPr>
        <w:t>s such as ours, which contain</w:t>
      </w:r>
      <w:r w:rsidR="007F179D">
        <w:rPr>
          <w:rFonts w:ascii="Times New Roman" w:hAnsi="Times New Roman" w:cs="Times New Roman"/>
        </w:rPr>
        <w:t xml:space="preserve"> 2</w:t>
      </w:r>
      <w:r w:rsidR="00D322AA">
        <w:rPr>
          <w:rFonts w:ascii="Times New Roman" w:hAnsi="Times New Roman" w:cs="Times New Roman"/>
        </w:rPr>
        <w:t>3 descriptors</w:t>
      </w:r>
      <w:r w:rsidR="0062221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"/>
          <w:id w:val="2005163313"/>
          <w:placeholder>
            <w:docPart w:val="DefaultPlaceholder_-1854013440"/>
          </w:placeholder>
        </w:sdtPr>
        <w:sdtContent>
          <w:r w:rsidR="00F264C2" w:rsidRPr="00F264C2">
            <w:rPr>
              <w:rFonts w:ascii="Times New Roman" w:hAnsi="Times New Roman" w:cs="Times New Roman"/>
              <w:color w:val="000000"/>
            </w:rPr>
            <w:t>[36], [37]</w:t>
          </w:r>
        </w:sdtContent>
      </w:sdt>
      <w:r w:rsidR="00D322AA">
        <w:rPr>
          <w:rFonts w:ascii="Times New Roman" w:hAnsi="Times New Roman" w:cs="Times New Roman"/>
        </w:rPr>
        <w:t>.</w:t>
      </w:r>
      <w:r w:rsidR="003D06AA">
        <w:rPr>
          <w:rFonts w:ascii="Times New Roman" w:hAnsi="Times New Roman" w:cs="Times New Roman"/>
        </w:rPr>
        <w:t xml:space="preserve"> </w:t>
      </w:r>
      <w:r>
        <w:rPr>
          <w:rFonts w:ascii="Times New Roman" w:hAnsi="Times New Roman" w:cs="Times New Roman"/>
        </w:rPr>
        <w:t>A</w:t>
      </w:r>
      <w:r w:rsidR="004746C3">
        <w:rPr>
          <w:rFonts w:ascii="Times New Roman" w:hAnsi="Times New Roman" w:cs="Times New Roman"/>
        </w:rPr>
        <w:t>lso</w:t>
      </w:r>
      <w:r w:rsidR="000C75D3">
        <w:rPr>
          <w:rFonts w:ascii="Times New Roman" w:hAnsi="Times New Roman" w:cs="Times New Roman"/>
        </w:rPr>
        <w:t>,</w:t>
      </w:r>
      <w:r w:rsidR="004746C3">
        <w:rPr>
          <w:rFonts w:ascii="Times New Roman" w:hAnsi="Times New Roman" w:cs="Times New Roman"/>
        </w:rPr>
        <w:t xml:space="preserve"> </w:t>
      </w:r>
      <w:r>
        <w:rPr>
          <w:rFonts w:ascii="Times New Roman" w:hAnsi="Times New Roman" w:cs="Times New Roman"/>
        </w:rPr>
        <w:t xml:space="preserve">in other </w:t>
      </w:r>
      <w:r w:rsidR="004746C3">
        <w:rPr>
          <w:rFonts w:ascii="Times New Roman" w:hAnsi="Times New Roman" w:cs="Times New Roman"/>
        </w:rPr>
        <w:t>machine-learning stud</w:t>
      </w:r>
      <w:r w:rsidR="005B7572">
        <w:rPr>
          <w:rFonts w:ascii="Times New Roman" w:hAnsi="Times New Roman" w:cs="Times New Roman"/>
        </w:rPr>
        <w:t>ies</w:t>
      </w:r>
      <w:r w:rsidR="004746C3">
        <w:rPr>
          <w:rFonts w:ascii="Times New Roman" w:hAnsi="Times New Roman" w:cs="Times New Roman"/>
        </w:rPr>
        <w:t xml:space="preserve"> to predict the</w:t>
      </w:r>
      <w:r w:rsidR="0024563B">
        <w:rPr>
          <w:rFonts w:ascii="Times New Roman" w:hAnsi="Times New Roman" w:cs="Times New Roman"/>
        </w:rPr>
        <w:t xml:space="preserve"> effect of </w:t>
      </w:r>
      <w:r>
        <w:rPr>
          <w:rFonts w:ascii="Times New Roman" w:hAnsi="Times New Roman" w:cs="Times New Roman"/>
        </w:rPr>
        <w:t>materials</w:t>
      </w:r>
      <w:r w:rsidR="00115F2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"/>
          <w:id w:val="-1896726477"/>
          <w:placeholder>
            <w:docPart w:val="DefaultPlaceholder_-1854013440"/>
          </w:placeholder>
        </w:sdtPr>
        <w:sdtContent>
          <w:r w:rsidR="00F264C2" w:rsidRPr="00F264C2">
            <w:rPr>
              <w:rFonts w:ascii="Times New Roman" w:hAnsi="Times New Roman" w:cs="Times New Roman"/>
              <w:color w:val="000000"/>
            </w:rPr>
            <w:t>[20], [38], [39]</w:t>
          </w:r>
        </w:sdtContent>
      </w:sdt>
      <w:r w:rsidR="00FE0228">
        <w:rPr>
          <w:rFonts w:ascii="Times New Roman" w:hAnsi="Times New Roman" w:cs="Times New Roman"/>
        </w:rPr>
        <w:t>,</w:t>
      </w:r>
      <w:r w:rsidR="0024563B">
        <w:rPr>
          <w:rFonts w:ascii="Times New Roman" w:hAnsi="Times New Roman" w:cs="Times New Roman"/>
        </w:rPr>
        <w:t xml:space="preserve"> </w:t>
      </w:r>
      <w:r w:rsidR="00936D6C">
        <w:rPr>
          <w:rFonts w:ascii="Times New Roman" w:hAnsi="Times New Roman" w:cs="Times New Roman" w:hint="eastAsia"/>
        </w:rPr>
        <w:t xml:space="preserve">Zhou </w:t>
      </w:r>
      <w:r w:rsidR="00936D6C">
        <w:rPr>
          <w:rFonts w:ascii="Times New Roman" w:hAnsi="Times New Roman" w:cs="Times New Roman"/>
        </w:rPr>
        <w:t xml:space="preserve">et al. </w:t>
      </w:r>
      <w:r>
        <w:rPr>
          <w:rFonts w:ascii="Times New Roman" w:hAnsi="Times New Roman" w:cs="Times New Roman"/>
        </w:rPr>
        <w:t xml:space="preserve">who </w:t>
      </w:r>
      <w:r w:rsidR="00936D6C">
        <w:rPr>
          <w:rFonts w:ascii="Times New Roman" w:hAnsi="Times New Roman" w:cs="Times New Roman"/>
        </w:rPr>
        <w:t>modeled the effect of metallic nanoparticles</w:t>
      </w:r>
      <w:r w:rsidR="00E075C7">
        <w:rPr>
          <w:rFonts w:ascii="Times New Roman" w:hAnsi="Times New Roman" w:cs="Times New Roman"/>
        </w:rPr>
        <w:t xml:space="preserve"> </w:t>
      </w:r>
      <w:r>
        <w:rPr>
          <w:rFonts w:ascii="Times New Roman" w:hAnsi="Times New Roman" w:cs="Times New Roman"/>
        </w:rPr>
        <w:t xml:space="preserve">using </w:t>
      </w:r>
      <w:r w:rsidR="00E075C7">
        <w:rPr>
          <w:rFonts w:ascii="Times New Roman" w:hAnsi="Times New Roman" w:cs="Times New Roman"/>
        </w:rPr>
        <w:t>RF, NN</w:t>
      </w:r>
      <w:r w:rsidR="005B7572">
        <w:rPr>
          <w:rFonts w:ascii="Times New Roman" w:hAnsi="Times New Roman" w:cs="Times New Roman" w:hint="eastAsia"/>
        </w:rPr>
        <w:t>, and SVM</w:t>
      </w:r>
      <w:r>
        <w:rPr>
          <w:rFonts w:ascii="Times New Roman" w:hAnsi="Times New Roman" w:cs="Times New Roman"/>
        </w:rPr>
        <w:t xml:space="preserve"> </w:t>
      </w:r>
      <w:r w:rsidR="00E075C7">
        <w:rPr>
          <w:rFonts w:ascii="Times New Roman" w:hAnsi="Times New Roman" w:cs="Times New Roman"/>
        </w:rPr>
        <w:t xml:space="preserve">showed that </w:t>
      </w:r>
      <w:r w:rsidR="00CE42B7">
        <w:rPr>
          <w:rFonts w:ascii="Times New Roman" w:hAnsi="Times New Roman" w:cs="Times New Roman"/>
        </w:rPr>
        <w:t xml:space="preserve">RF performed best with </w:t>
      </w:r>
      <w:r w:rsidR="006F0E01">
        <w:rPr>
          <w:rFonts w:ascii="Times New Roman" w:hAnsi="Times New Roman" w:cs="Times New Roman"/>
        </w:rPr>
        <w:t>a</w:t>
      </w:r>
      <w:r w:rsidR="00CE42B7">
        <w:rPr>
          <w:rFonts w:ascii="Times New Roman" w:hAnsi="Times New Roman" w:cs="Times New Roman"/>
        </w:rPr>
        <w:t xml:space="preserve"> dataset containing 14 descriptors</w:t>
      </w:r>
      <w:r w:rsidR="005B7572">
        <w:rPr>
          <w:rFonts w:ascii="Times New Roman" w:hAnsi="Times New Roman" w:cs="Times New Roman" w:hint="eastAsia"/>
        </w:rPr>
        <w:t xml:space="preserve"> </w:t>
      </w:r>
      <w:sdt>
        <w:sdtPr>
          <w:rPr>
            <w:rFonts w:ascii="Times New Roman" w:hAnsi="Times New Roman" w:cs="Times New Roman" w:hint="eastAsia"/>
            <w:color w:val="000000"/>
          </w:rPr>
          <w:tag w:val="MENDELEY_CITATION_v3_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"/>
          <w:id w:val="-916328799"/>
          <w:placeholder>
            <w:docPart w:val="DefaultPlaceholder_-1854013440"/>
          </w:placeholder>
        </w:sdtPr>
        <w:sdtContent>
          <w:r w:rsidR="00F264C2" w:rsidRPr="00F264C2">
            <w:rPr>
              <w:rFonts w:ascii="Times New Roman" w:hAnsi="Times New Roman" w:cs="Times New Roman"/>
              <w:color w:val="000000"/>
            </w:rPr>
            <w:t>[20]</w:t>
          </w:r>
        </w:sdtContent>
      </w:sdt>
      <w:r w:rsidR="00CE42B7">
        <w:rPr>
          <w:rFonts w:ascii="Times New Roman" w:hAnsi="Times New Roman" w:cs="Times New Roman"/>
        </w:rPr>
        <w:t xml:space="preserve">. </w:t>
      </w:r>
      <w:r w:rsidR="00510872">
        <w:rPr>
          <w:rFonts w:ascii="Times New Roman" w:hAnsi="Times New Roman" w:cs="Times New Roman"/>
        </w:rPr>
        <w:t>Chen et al. compared the performance of</w:t>
      </w:r>
      <w:r w:rsidR="00D626EF">
        <w:rPr>
          <w:rFonts w:ascii="Times New Roman" w:hAnsi="Times New Roman" w:cs="Times New Roman"/>
        </w:rPr>
        <w:t xml:space="preserve"> RF</w:t>
      </w:r>
      <w:r w:rsidR="00510872">
        <w:rPr>
          <w:rFonts w:ascii="Times New Roman" w:hAnsi="Times New Roman" w:cs="Times New Roman"/>
        </w:rPr>
        <w:t xml:space="preserve">, </w:t>
      </w:r>
      <w:r w:rsidR="00D626EF">
        <w:rPr>
          <w:rFonts w:ascii="Times New Roman" w:hAnsi="Times New Roman" w:cs="Times New Roman"/>
        </w:rPr>
        <w:t>linear regression</w:t>
      </w:r>
      <w:r w:rsidR="002F6A1E">
        <w:rPr>
          <w:rFonts w:ascii="Times New Roman" w:hAnsi="Times New Roman" w:cs="Times New Roman"/>
        </w:rPr>
        <w:t>,</w:t>
      </w:r>
      <w:r w:rsidR="00D626EF">
        <w:rPr>
          <w:rFonts w:ascii="Times New Roman" w:hAnsi="Times New Roman" w:cs="Times New Roman"/>
        </w:rPr>
        <w:t xml:space="preserve"> and </w:t>
      </w:r>
      <w:proofErr w:type="spellStart"/>
      <w:r w:rsidR="00D626EF">
        <w:rPr>
          <w:rFonts w:ascii="Times New Roman" w:hAnsi="Times New Roman" w:cs="Times New Roman"/>
        </w:rPr>
        <w:t>XGboost</w:t>
      </w:r>
      <w:proofErr w:type="spellEnd"/>
      <w:r w:rsidR="00D626EF">
        <w:rPr>
          <w:rFonts w:ascii="Times New Roman" w:hAnsi="Times New Roman" w:cs="Times New Roman"/>
        </w:rPr>
        <w:t xml:space="preserve"> on </w:t>
      </w:r>
      <w:r w:rsidR="002F6A1E">
        <w:rPr>
          <w:rFonts w:ascii="Times New Roman" w:hAnsi="Times New Roman" w:cs="Times New Roman"/>
        </w:rPr>
        <w:t xml:space="preserve">predicting the effect based on </w:t>
      </w:r>
      <w:r w:rsidR="006F0E01">
        <w:rPr>
          <w:rFonts w:ascii="Times New Roman" w:hAnsi="Times New Roman" w:cs="Times New Roman"/>
        </w:rPr>
        <w:t>five</w:t>
      </w:r>
      <w:r w:rsidR="002F6A1E">
        <w:rPr>
          <w:rFonts w:ascii="Times New Roman" w:hAnsi="Times New Roman" w:cs="Times New Roman"/>
        </w:rPr>
        <w:t xml:space="preserve"> descriptors </w:t>
      </w:r>
      <w:sdt>
        <w:sdtPr>
          <w:rPr>
            <w:rFonts w:ascii="Times New Roman" w:hAnsi="Times New Roman" w:cs="Times New Roman"/>
            <w:color w:val="000000"/>
          </w:rPr>
          <w:tag w:val="MENDELEY_CITATION_v3_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"/>
          <w:id w:val="2032066907"/>
          <w:placeholder>
            <w:docPart w:val="DefaultPlaceholder_-1854013440"/>
          </w:placeholder>
        </w:sdtPr>
        <w:sdtContent>
          <w:r w:rsidR="00F264C2" w:rsidRPr="00F264C2">
            <w:rPr>
              <w:rFonts w:ascii="Times New Roman" w:hAnsi="Times New Roman" w:cs="Times New Roman"/>
              <w:color w:val="000000"/>
            </w:rPr>
            <w:t>[39]</w:t>
          </w:r>
        </w:sdtContent>
      </w:sdt>
      <w:r w:rsidR="002F6A1E">
        <w:rPr>
          <w:rFonts w:ascii="Times New Roman" w:hAnsi="Times New Roman" w:cs="Times New Roman"/>
        </w:rPr>
        <w:t xml:space="preserve">. </w:t>
      </w:r>
      <w:r w:rsidR="00856B67">
        <w:rPr>
          <w:rFonts w:ascii="Times New Roman" w:hAnsi="Times New Roman" w:cs="Times New Roman"/>
        </w:rPr>
        <w:t>Again</w:t>
      </w:r>
      <w:r w:rsidR="002F6A1E">
        <w:rPr>
          <w:rFonts w:ascii="Times New Roman" w:hAnsi="Times New Roman" w:cs="Times New Roman"/>
        </w:rPr>
        <w:t>, RF</w:t>
      </w:r>
      <w:r w:rsidR="00A9697A">
        <w:rPr>
          <w:rFonts w:ascii="Times New Roman" w:hAnsi="Times New Roman" w:cs="Times New Roman" w:hint="eastAsia"/>
        </w:rPr>
        <w:t xml:space="preserve"> performed </w:t>
      </w:r>
      <w:r w:rsidR="00A9697A">
        <w:rPr>
          <w:rFonts w:ascii="Times New Roman" w:hAnsi="Times New Roman" w:cs="Times New Roman"/>
        </w:rPr>
        <w:t xml:space="preserve">best </w:t>
      </w:r>
      <w:r w:rsidR="00E90251">
        <w:rPr>
          <w:rFonts w:ascii="Times New Roman" w:hAnsi="Times New Roman" w:cs="Times New Roman"/>
        </w:rPr>
        <w:t>amon</w:t>
      </w:r>
      <w:r w:rsidR="0055249F">
        <w:rPr>
          <w:rFonts w:ascii="Times New Roman" w:hAnsi="Times New Roman" w:cs="Times New Roman"/>
        </w:rPr>
        <w:t>g</w:t>
      </w:r>
      <w:r w:rsidR="00E90251">
        <w:rPr>
          <w:rFonts w:ascii="Times New Roman" w:hAnsi="Times New Roman" w:cs="Times New Roman"/>
        </w:rPr>
        <w:t xml:space="preserve"> the three models. </w:t>
      </w:r>
      <w:r w:rsidR="0055249F">
        <w:rPr>
          <w:rFonts w:ascii="Times New Roman" w:hAnsi="Times New Roman" w:cs="Times New Roman"/>
        </w:rPr>
        <w:t>The</w:t>
      </w:r>
      <w:r>
        <w:rPr>
          <w:rFonts w:ascii="Times New Roman" w:hAnsi="Times New Roman" w:cs="Times New Roman"/>
        </w:rPr>
        <w:t>se authors all state that</w:t>
      </w:r>
      <w:r w:rsidR="0055249F">
        <w:rPr>
          <w:rFonts w:ascii="Times New Roman" w:hAnsi="Times New Roman" w:cs="Times New Roman"/>
        </w:rPr>
        <w:t xml:space="preserve"> RF </w:t>
      </w:r>
      <w:r w:rsidR="007A6121">
        <w:rPr>
          <w:rFonts w:ascii="Times New Roman" w:hAnsi="Times New Roman" w:cs="Times New Roman" w:hint="eastAsia"/>
        </w:rPr>
        <w:t>performed well when</w:t>
      </w:r>
      <w:r w:rsidR="0055249F">
        <w:rPr>
          <w:rFonts w:ascii="Times New Roman" w:hAnsi="Times New Roman" w:cs="Times New Roman"/>
        </w:rPr>
        <w:t xml:space="preserve"> </w:t>
      </w:r>
      <w:r w:rsidR="009855BA">
        <w:rPr>
          <w:rFonts w:ascii="Times New Roman" w:hAnsi="Times New Roman" w:cs="Times New Roman"/>
        </w:rPr>
        <w:t>dealing with complex and high-dimensional data.</w:t>
      </w:r>
    </w:p>
    <w:p w14:paraId="63269170" w14:textId="281A4334" w:rsidR="00FE229D" w:rsidRDefault="00856B67" w:rsidP="000C75D3">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For the </w:t>
      </w:r>
      <w:r w:rsidR="00FE229D" w:rsidRPr="00FE229D">
        <w:rPr>
          <w:rFonts w:ascii="Times New Roman" w:hAnsi="Times New Roman" w:cs="Times New Roman"/>
        </w:rPr>
        <w:t xml:space="preserve">quantitative </w:t>
      </w:r>
      <w:r w:rsidR="009855BA">
        <w:rPr>
          <w:rFonts w:ascii="Times New Roman" w:hAnsi="Times New Roman" w:cs="Times New Roman"/>
        </w:rPr>
        <w:t>model</w:t>
      </w:r>
      <w:r w:rsidR="00FE229D" w:rsidRPr="00FE229D">
        <w:rPr>
          <w:rFonts w:ascii="Times New Roman" w:hAnsi="Times New Roman" w:cs="Times New Roman"/>
        </w:rPr>
        <w:t>, the R-square of the model in the training set reached 0.76, but it dropped in the test set</w:t>
      </w:r>
      <w:r w:rsidR="008C6613">
        <w:rPr>
          <w:rFonts w:ascii="Times New Roman" w:hAnsi="Times New Roman" w:cs="Times New Roman"/>
        </w:rPr>
        <w:t xml:space="preserve"> to</w:t>
      </w:r>
      <w:r w:rsidR="00FE229D" w:rsidRPr="00FE229D">
        <w:rPr>
          <w:rFonts w:ascii="Times New Roman" w:hAnsi="Times New Roman" w:cs="Times New Roman"/>
        </w:rPr>
        <w:t xml:space="preserve"> 0.49. </w:t>
      </w:r>
      <w:r w:rsidR="00F630A5">
        <w:rPr>
          <w:rFonts w:ascii="Times New Roman" w:hAnsi="Times New Roman" w:cs="Times New Roman"/>
        </w:rPr>
        <w:t>Although our</w:t>
      </w:r>
      <w:r w:rsidR="00EE5C9D">
        <w:rPr>
          <w:rFonts w:ascii="Times New Roman" w:hAnsi="Times New Roman" w:cs="Times New Roman"/>
        </w:rPr>
        <w:t xml:space="preserve"> dataset </w:t>
      </w:r>
      <w:r w:rsidR="00F630A5">
        <w:rPr>
          <w:rFonts w:ascii="Times New Roman" w:hAnsi="Times New Roman" w:cs="Times New Roman"/>
        </w:rPr>
        <w:t xml:space="preserve">consists </w:t>
      </w:r>
      <w:r w:rsidR="00EE5C9D">
        <w:rPr>
          <w:rFonts w:ascii="Times New Roman" w:hAnsi="Times New Roman" w:cs="Times New Roman"/>
        </w:rPr>
        <w:t>of 1329 data points</w:t>
      </w:r>
      <w:r w:rsidR="00F630A5">
        <w:rPr>
          <w:rFonts w:ascii="Times New Roman" w:hAnsi="Times New Roman" w:cs="Times New Roman"/>
        </w:rPr>
        <w:t>, this</w:t>
      </w:r>
      <w:r w:rsidR="00EE5C9D">
        <w:rPr>
          <w:rFonts w:ascii="Times New Roman" w:hAnsi="Times New Roman" w:cs="Times New Roman"/>
        </w:rPr>
        <w:t xml:space="preserve"> might not </w:t>
      </w:r>
      <w:r w:rsidR="00272985">
        <w:rPr>
          <w:rFonts w:ascii="Times New Roman" w:hAnsi="Times New Roman" w:cs="Times New Roman"/>
        </w:rPr>
        <w:t xml:space="preserve">be enough for the model to get </w:t>
      </w:r>
      <w:r w:rsidR="00F630A5">
        <w:rPr>
          <w:rFonts w:ascii="Times New Roman" w:hAnsi="Times New Roman" w:cs="Times New Roman"/>
        </w:rPr>
        <w:t xml:space="preserve">a </w:t>
      </w:r>
      <w:r>
        <w:rPr>
          <w:rFonts w:ascii="Times New Roman" w:hAnsi="Times New Roman" w:cs="Times New Roman"/>
        </w:rPr>
        <w:t xml:space="preserve">good </w:t>
      </w:r>
      <w:r w:rsidR="000C75D3">
        <w:rPr>
          <w:rFonts w:ascii="Times New Roman" w:hAnsi="Times New Roman" w:cs="Times New Roman"/>
        </w:rPr>
        <w:t>quantitative relationship</w:t>
      </w:r>
      <w:r w:rsidR="00272985">
        <w:rPr>
          <w:rFonts w:ascii="Times New Roman" w:hAnsi="Times New Roman" w:cs="Times New Roman"/>
        </w:rPr>
        <w:t xml:space="preserve"> between </w:t>
      </w:r>
      <w:r w:rsidR="00F630A5">
        <w:rPr>
          <w:rFonts w:ascii="Times New Roman" w:hAnsi="Times New Roman" w:cs="Times New Roman"/>
        </w:rPr>
        <w:t xml:space="preserve">the </w:t>
      </w:r>
      <w:r w:rsidR="00272985">
        <w:rPr>
          <w:rFonts w:ascii="Times New Roman" w:hAnsi="Times New Roman" w:cs="Times New Roman"/>
        </w:rPr>
        <w:t xml:space="preserve">23 descriptors and </w:t>
      </w:r>
      <w:r w:rsidR="00F630A5">
        <w:rPr>
          <w:rFonts w:ascii="Times New Roman" w:hAnsi="Times New Roman" w:cs="Times New Roman"/>
        </w:rPr>
        <w:t xml:space="preserve">the toxic </w:t>
      </w:r>
      <w:r w:rsidR="00272985">
        <w:rPr>
          <w:rFonts w:ascii="Times New Roman" w:hAnsi="Times New Roman" w:cs="Times New Roman"/>
        </w:rPr>
        <w:t xml:space="preserve">effects. </w:t>
      </w:r>
      <w:r w:rsidR="00EA4298">
        <w:rPr>
          <w:rFonts w:ascii="Times New Roman" w:hAnsi="Times New Roman" w:cs="Times New Roman"/>
        </w:rPr>
        <w:t>The model for predicting the effect of nanoparticles by Zhou et al. w</w:t>
      </w:r>
      <w:r w:rsidR="006F0E01">
        <w:rPr>
          <w:rFonts w:ascii="Times New Roman" w:hAnsi="Times New Roman" w:cs="Times New Roman"/>
        </w:rPr>
        <w:t>as</w:t>
      </w:r>
      <w:r w:rsidR="00EA4298">
        <w:rPr>
          <w:rFonts w:ascii="Times New Roman" w:hAnsi="Times New Roman" w:cs="Times New Roman"/>
        </w:rPr>
        <w:t xml:space="preserve"> trained based on </w:t>
      </w:r>
      <w:r w:rsidR="006F0E01">
        <w:rPr>
          <w:rFonts w:ascii="Times New Roman" w:hAnsi="Times New Roman" w:cs="Times New Roman"/>
        </w:rPr>
        <w:t xml:space="preserve">a </w:t>
      </w:r>
      <w:r w:rsidR="00EA4298">
        <w:rPr>
          <w:rFonts w:ascii="Times New Roman" w:hAnsi="Times New Roman" w:cs="Times New Roman"/>
        </w:rPr>
        <w:t xml:space="preserve">dataset </w:t>
      </w:r>
      <w:r w:rsidR="006F0E01">
        <w:rPr>
          <w:rFonts w:ascii="Times New Roman" w:hAnsi="Times New Roman" w:cs="Times New Roman"/>
        </w:rPr>
        <w:t>consisting</w:t>
      </w:r>
      <w:r w:rsidR="00EA4298">
        <w:rPr>
          <w:rFonts w:ascii="Times New Roman" w:hAnsi="Times New Roman" w:cs="Times New Roman"/>
        </w:rPr>
        <w:t xml:space="preserve"> of 7</w:t>
      </w:r>
      <w:r w:rsidR="00E444BD">
        <w:rPr>
          <w:rFonts w:ascii="Times New Roman" w:hAnsi="Times New Roman" w:cs="Times New Roman"/>
        </w:rPr>
        <w:t>01 data points</w:t>
      </w:r>
      <w:r w:rsidR="00F630A5">
        <w:rPr>
          <w:rFonts w:ascii="Times New Roman" w:hAnsi="Times New Roman" w:cs="Times New Roman"/>
        </w:rPr>
        <w:t xml:space="preserve"> using 14 </w:t>
      </w:r>
      <w:r w:rsidR="00F21C38">
        <w:rPr>
          <w:rFonts w:ascii="Times New Roman" w:hAnsi="Times New Roman" w:cs="Times New Roman"/>
        </w:rPr>
        <w:t xml:space="preserve">descriptors </w:t>
      </w:r>
      <w:r w:rsidR="00283760">
        <w:rPr>
          <w:rFonts w:ascii="Times New Roman" w:hAnsi="Times New Roman" w:cs="Times New Roman"/>
        </w:rPr>
        <w:t xml:space="preserve">and </w:t>
      </w:r>
      <w:r w:rsidR="00F630A5">
        <w:rPr>
          <w:rFonts w:ascii="Times New Roman" w:hAnsi="Times New Roman" w:cs="Times New Roman"/>
        </w:rPr>
        <w:t xml:space="preserve">reached </w:t>
      </w:r>
      <w:r w:rsidR="006F0E01">
        <w:rPr>
          <w:rFonts w:ascii="Times New Roman" w:hAnsi="Times New Roman" w:cs="Times New Roman"/>
        </w:rPr>
        <w:t xml:space="preserve">an </w:t>
      </w:r>
      <w:r w:rsidR="00F630A5">
        <w:rPr>
          <w:rFonts w:ascii="Times New Roman" w:hAnsi="Times New Roman" w:cs="Times New Roman"/>
        </w:rPr>
        <w:t>R</w:t>
      </w:r>
      <w:r w:rsidR="000C75D3">
        <w:rPr>
          <w:rFonts w:ascii="Times New Roman" w:hAnsi="Times New Roman" w:cs="Times New Roman"/>
        </w:rPr>
        <w:t>-</w:t>
      </w:r>
      <w:r w:rsidR="00F630A5">
        <w:rPr>
          <w:rFonts w:ascii="Times New Roman" w:hAnsi="Times New Roman" w:cs="Times New Roman"/>
        </w:rPr>
        <w:t xml:space="preserve">square of </w:t>
      </w:r>
      <w:r w:rsidR="000C75D3">
        <w:rPr>
          <w:rFonts w:ascii="Times New Roman" w:hAnsi="Times New Roman" w:cs="Times New Roman"/>
        </w:rPr>
        <w:t>0.82</w:t>
      </w:r>
      <w:r w:rsidR="00F630A5">
        <w:rPr>
          <w:rFonts w:ascii="Times New Roman" w:hAnsi="Times New Roman" w:cs="Times New Roman"/>
        </w:rPr>
        <w:t xml:space="preserve">. </w:t>
      </w:r>
      <w:r w:rsidR="00FE229D" w:rsidRPr="00FE229D">
        <w:rPr>
          <w:rFonts w:ascii="Times New Roman" w:hAnsi="Times New Roman" w:cs="Times New Roman"/>
        </w:rPr>
        <w:t xml:space="preserve">Considering the complexity of </w:t>
      </w:r>
      <w:r w:rsidR="00FE229D" w:rsidRPr="00FE229D">
        <w:rPr>
          <w:rFonts w:ascii="Times New Roman" w:hAnsi="Times New Roman" w:cs="Times New Roman"/>
        </w:rPr>
        <w:lastRenderedPageBreak/>
        <w:t>biochar as a mixture</w:t>
      </w:r>
      <w:r w:rsidR="00A67A12">
        <w:rPr>
          <w:rFonts w:ascii="Times New Roman" w:hAnsi="Times New Roman" w:cs="Times New Roman" w:hint="eastAsia"/>
        </w:rPr>
        <w:t xml:space="preserve"> </w:t>
      </w:r>
      <w:r w:rsidR="00A67A12">
        <w:rPr>
          <w:rFonts w:ascii="Times New Roman" w:hAnsi="Times New Roman" w:cs="Times New Roman"/>
        </w:rPr>
        <w:t xml:space="preserve">and </w:t>
      </w:r>
      <w:r w:rsidR="00261535">
        <w:rPr>
          <w:rFonts w:ascii="Times New Roman" w:hAnsi="Times New Roman" w:cs="Times New Roman"/>
        </w:rPr>
        <w:t>the unclear understanding of the mechanisms of negative effects</w:t>
      </w:r>
      <w:r w:rsidR="00FE0228">
        <w:rPr>
          <w:rFonts w:ascii="Times New Roman" w:hAnsi="Times New Roman" w:cs="Times New Roman" w:hint="eastAsia"/>
        </w:rPr>
        <w:t>,</w:t>
      </w:r>
      <w:r w:rsidR="00FE0228">
        <w:rPr>
          <w:rFonts w:ascii="Times New Roman" w:hAnsi="Times New Roman" w:cs="Times New Roman"/>
        </w:rPr>
        <w:t xml:space="preserve"> more data are needed for </w:t>
      </w:r>
      <w:r w:rsidR="005F5219">
        <w:rPr>
          <w:rFonts w:ascii="Times New Roman" w:hAnsi="Times New Roman" w:cs="Times New Roman"/>
        </w:rPr>
        <w:t xml:space="preserve">a </w:t>
      </w:r>
      <w:r w:rsidR="00FE0228">
        <w:rPr>
          <w:rFonts w:ascii="Times New Roman" w:hAnsi="Times New Roman" w:cs="Times New Roman"/>
        </w:rPr>
        <w:t xml:space="preserve">further improvement of </w:t>
      </w:r>
      <w:r w:rsidR="006F0E01">
        <w:rPr>
          <w:rFonts w:ascii="Times New Roman" w:hAnsi="Times New Roman" w:cs="Times New Roman"/>
        </w:rPr>
        <w:t xml:space="preserve">the </w:t>
      </w:r>
      <w:r w:rsidR="00FE0228">
        <w:rPr>
          <w:rFonts w:ascii="Times New Roman" w:hAnsi="Times New Roman" w:cs="Times New Roman"/>
        </w:rPr>
        <w:t>model accuracy</w:t>
      </w:r>
      <w:r w:rsidR="00FE229D" w:rsidRPr="00FE229D">
        <w:rPr>
          <w:rFonts w:ascii="Times New Roman" w:hAnsi="Times New Roman" w:cs="Times New Roman"/>
        </w:rPr>
        <w:t xml:space="preserve">. </w:t>
      </w:r>
    </w:p>
    <w:p w14:paraId="494C3594" w14:textId="264B2DEE" w:rsidR="006C2988" w:rsidRDefault="00C66192" w:rsidP="003D1E2D">
      <w:pPr>
        <w:widowControl w:val="0"/>
        <w:spacing w:after="160" w:line="360" w:lineRule="auto"/>
        <w:jc w:val="both"/>
        <w:rPr>
          <w:rFonts w:ascii="Times New Roman" w:hAnsi="Times New Roman" w:cs="Times New Roman"/>
        </w:rPr>
      </w:pPr>
      <w:r>
        <w:rPr>
          <w:rFonts w:ascii="Times New Roman" w:hAnsi="Times New Roman" w:cs="Times New Roman"/>
        </w:rPr>
        <w:t>The</w:t>
      </w:r>
      <w:r w:rsidR="00DD56B8">
        <w:rPr>
          <w:rFonts w:ascii="Times New Roman" w:hAnsi="Times New Roman" w:cs="Times New Roman"/>
        </w:rPr>
        <w:t xml:space="preserve"> </w:t>
      </w:r>
      <w:r w:rsidR="007778F8">
        <w:rPr>
          <w:rFonts w:ascii="Times New Roman" w:hAnsi="Times New Roman" w:cs="Times New Roman"/>
        </w:rPr>
        <w:t>performance</w:t>
      </w:r>
      <w:r w:rsidR="00DD56B8">
        <w:rPr>
          <w:rFonts w:ascii="Times New Roman" w:hAnsi="Times New Roman" w:cs="Times New Roman"/>
        </w:rPr>
        <w:t xml:space="preserve"> of the model</w:t>
      </w:r>
      <w:r>
        <w:rPr>
          <w:rFonts w:ascii="Times New Roman" w:hAnsi="Times New Roman" w:cs="Times New Roman"/>
        </w:rPr>
        <w:t xml:space="preserve"> could be improved with more</w:t>
      </w:r>
      <w:r w:rsidR="007778F8">
        <w:rPr>
          <w:rFonts w:ascii="Times New Roman" w:hAnsi="Times New Roman" w:cs="Times New Roman"/>
        </w:rPr>
        <w:t xml:space="preserve"> available biochar toxicity data. While most of the </w:t>
      </w:r>
      <w:r w:rsidR="005229F6">
        <w:rPr>
          <w:rFonts w:ascii="Times New Roman" w:hAnsi="Times New Roman" w:cs="Times New Roman"/>
        </w:rPr>
        <w:t>studies</w:t>
      </w:r>
      <w:r w:rsidR="007778F8">
        <w:rPr>
          <w:rFonts w:ascii="Times New Roman" w:hAnsi="Times New Roman" w:cs="Times New Roman"/>
        </w:rPr>
        <w:t xml:space="preserve"> performed high-quality experiments about biochar application, </w:t>
      </w:r>
      <w:r w:rsidR="006D590B" w:rsidRPr="007437B7">
        <w:rPr>
          <w:rFonts w:ascii="Times New Roman" w:hAnsi="Times New Roman" w:cs="Times New Roman"/>
        </w:rPr>
        <w:t xml:space="preserve">we found several </w:t>
      </w:r>
      <w:r w:rsidR="006C2988">
        <w:rPr>
          <w:rFonts w:ascii="Times New Roman" w:hAnsi="Times New Roman" w:cs="Times New Roman"/>
        </w:rPr>
        <w:t>aspects</w:t>
      </w:r>
      <w:r w:rsidR="00BB008C">
        <w:rPr>
          <w:rFonts w:ascii="Times New Roman" w:hAnsi="Times New Roman" w:cs="Times New Roman"/>
        </w:rPr>
        <w:t xml:space="preserve"> that could be improved</w:t>
      </w:r>
      <w:r w:rsidR="007778F8">
        <w:rPr>
          <w:rFonts w:ascii="Times New Roman" w:hAnsi="Times New Roman" w:cs="Times New Roman"/>
        </w:rPr>
        <w:t xml:space="preserve"> in the </w:t>
      </w:r>
      <w:r w:rsidR="005229F6">
        <w:rPr>
          <w:rFonts w:ascii="Times New Roman" w:hAnsi="Times New Roman" w:cs="Times New Roman"/>
        </w:rPr>
        <w:t>study design and reporting</w:t>
      </w:r>
      <w:r w:rsidR="006D590B" w:rsidRPr="007437B7">
        <w:rPr>
          <w:rFonts w:ascii="Times New Roman" w:hAnsi="Times New Roman" w:cs="Times New Roman"/>
        </w:rPr>
        <w:t xml:space="preserve">. First, there </w:t>
      </w:r>
      <w:r w:rsidR="006C2988">
        <w:rPr>
          <w:rFonts w:ascii="Times New Roman" w:hAnsi="Times New Roman" w:cs="Times New Roman"/>
        </w:rPr>
        <w:t xml:space="preserve">are </w:t>
      </w:r>
      <w:r w:rsidR="006D590B" w:rsidRPr="007437B7">
        <w:rPr>
          <w:rFonts w:ascii="Times New Roman" w:hAnsi="Times New Roman" w:cs="Times New Roman"/>
        </w:rPr>
        <w:t xml:space="preserve">uneven records of experimental </w:t>
      </w:r>
      <w:r w:rsidR="006D590B">
        <w:rPr>
          <w:rFonts w:ascii="Times New Roman" w:hAnsi="Times New Roman" w:cs="Times New Roman" w:hint="eastAsia"/>
        </w:rPr>
        <w:t>parameter</w:t>
      </w:r>
      <w:r w:rsidR="006D590B">
        <w:rPr>
          <w:rFonts w:ascii="Times New Roman" w:hAnsi="Times New Roman" w:cs="Times New Roman"/>
        </w:rPr>
        <w:t>s</w:t>
      </w:r>
      <w:r w:rsidR="006D590B" w:rsidRPr="007437B7">
        <w:rPr>
          <w:rFonts w:ascii="Times New Roman" w:hAnsi="Times New Roman" w:cs="Times New Roman" w:hint="eastAsia"/>
        </w:rPr>
        <w:t xml:space="preserve"> </w:t>
      </w:r>
      <w:r w:rsidR="006C2988">
        <w:rPr>
          <w:rFonts w:ascii="Times New Roman" w:hAnsi="Times New Roman" w:cs="Times New Roman"/>
        </w:rPr>
        <w:t xml:space="preserve">given </w:t>
      </w:r>
      <w:r w:rsidR="006D590B" w:rsidRPr="007437B7">
        <w:rPr>
          <w:rFonts w:ascii="Times New Roman" w:hAnsi="Times New Roman" w:cs="Times New Roman"/>
        </w:rPr>
        <w:t xml:space="preserve">in </w:t>
      </w:r>
      <w:r w:rsidR="006C2988">
        <w:rPr>
          <w:rFonts w:ascii="Times New Roman" w:hAnsi="Times New Roman" w:cs="Times New Roman"/>
        </w:rPr>
        <w:t xml:space="preserve">the </w:t>
      </w:r>
      <w:r w:rsidR="006D590B" w:rsidRPr="007437B7">
        <w:rPr>
          <w:rFonts w:ascii="Times New Roman" w:hAnsi="Times New Roman" w:cs="Times New Roman"/>
        </w:rPr>
        <w:t xml:space="preserve">various studies. Some </w:t>
      </w:r>
      <w:r w:rsidR="006C2988">
        <w:rPr>
          <w:rFonts w:ascii="Times New Roman" w:hAnsi="Times New Roman" w:cs="Times New Roman"/>
        </w:rPr>
        <w:t xml:space="preserve">studies </w:t>
      </w:r>
      <w:r w:rsidR="006D590B" w:rsidRPr="007437B7">
        <w:rPr>
          <w:rFonts w:ascii="Times New Roman" w:hAnsi="Times New Roman" w:cs="Times New Roman"/>
        </w:rPr>
        <w:t xml:space="preserve">record </w:t>
      </w:r>
      <w:r w:rsidR="006C2988">
        <w:rPr>
          <w:rFonts w:ascii="Times New Roman" w:hAnsi="Times New Roman" w:cs="Times New Roman"/>
        </w:rPr>
        <w:t xml:space="preserve">the </w:t>
      </w:r>
      <w:r w:rsidR="006D590B" w:rsidRPr="007437B7">
        <w:rPr>
          <w:rFonts w:ascii="Times New Roman" w:hAnsi="Times New Roman" w:cs="Times New Roman"/>
        </w:rPr>
        <w:t xml:space="preserve">various </w:t>
      </w:r>
      <w:r w:rsidR="005229F6">
        <w:rPr>
          <w:rFonts w:ascii="Times New Roman" w:hAnsi="Times New Roman" w:cs="Times New Roman"/>
        </w:rPr>
        <w:t>characteristics</w:t>
      </w:r>
      <w:r w:rsidR="006D590B" w:rsidRPr="007437B7">
        <w:rPr>
          <w:rFonts w:ascii="Times New Roman" w:hAnsi="Times New Roman" w:cs="Times New Roman"/>
        </w:rPr>
        <w:t xml:space="preserve"> of biochar and </w:t>
      </w:r>
      <w:r w:rsidR="005229F6">
        <w:rPr>
          <w:rFonts w:ascii="Times New Roman" w:hAnsi="Times New Roman" w:cs="Times New Roman"/>
        </w:rPr>
        <w:t xml:space="preserve">the </w:t>
      </w:r>
      <w:r w:rsidR="006D590B" w:rsidRPr="007437B7">
        <w:rPr>
          <w:rFonts w:ascii="Times New Roman" w:hAnsi="Times New Roman" w:cs="Times New Roman"/>
        </w:rPr>
        <w:t>soil properties relatively wel</w:t>
      </w:r>
      <w:r w:rsidR="006C2988">
        <w:rPr>
          <w:rFonts w:ascii="Times New Roman" w:hAnsi="Times New Roman" w:cs="Times New Roman"/>
        </w:rPr>
        <w:t>l whereas in others both biochar as well as the used soils have an incomplete set of characterization data</w:t>
      </w:r>
      <w:r w:rsidR="006D590B" w:rsidRPr="007437B7">
        <w:rPr>
          <w:rFonts w:ascii="Times New Roman" w:hAnsi="Times New Roman" w:cs="Times New Roman"/>
        </w:rPr>
        <w:t>.</w:t>
      </w:r>
      <w:r w:rsidR="006C2988">
        <w:rPr>
          <w:rFonts w:ascii="Times New Roman" w:hAnsi="Times New Roman" w:cs="Times New Roman"/>
        </w:rPr>
        <w:t xml:space="preserve"> T</w:t>
      </w:r>
      <w:r w:rsidR="006D590B" w:rsidRPr="007437B7">
        <w:rPr>
          <w:rFonts w:ascii="Times New Roman" w:hAnsi="Times New Roman" w:cs="Times New Roman"/>
        </w:rPr>
        <w:t xml:space="preserve">he records of biochar properties are generally more </w:t>
      </w:r>
      <w:r w:rsidR="006D590B">
        <w:rPr>
          <w:rFonts w:ascii="Times New Roman" w:hAnsi="Times New Roman" w:cs="Times New Roman"/>
        </w:rPr>
        <w:t>complete</w:t>
      </w:r>
      <w:r w:rsidR="006C2988">
        <w:rPr>
          <w:rFonts w:ascii="Times New Roman" w:hAnsi="Times New Roman" w:cs="Times New Roman"/>
        </w:rPr>
        <w:t xml:space="preserve"> compared to </w:t>
      </w:r>
      <w:r w:rsidR="006D590B" w:rsidRPr="007437B7">
        <w:rPr>
          <w:rFonts w:ascii="Times New Roman" w:hAnsi="Times New Roman" w:cs="Times New Roman"/>
        </w:rPr>
        <w:t>the physical and chemical properties of the soil</w:t>
      </w:r>
      <w:r w:rsidR="006C2988">
        <w:rPr>
          <w:rFonts w:ascii="Times New Roman" w:hAnsi="Times New Roman" w:cs="Times New Roman"/>
        </w:rPr>
        <w:t>s</w:t>
      </w:r>
      <w:r w:rsidR="006D590B" w:rsidRPr="007437B7">
        <w:rPr>
          <w:rFonts w:ascii="Times New Roman" w:hAnsi="Times New Roman" w:cs="Times New Roman"/>
        </w:rPr>
        <w:t xml:space="preserve">. For example, there are almost no missing values for biochar pH in the database, while </w:t>
      </w:r>
      <w:r w:rsidR="006C2988">
        <w:rPr>
          <w:rFonts w:ascii="Times New Roman" w:hAnsi="Times New Roman" w:cs="Times New Roman"/>
        </w:rPr>
        <w:t xml:space="preserve">one third of the studies don’t even report </w:t>
      </w:r>
      <w:r w:rsidR="006D590B" w:rsidRPr="007437B7">
        <w:rPr>
          <w:rFonts w:ascii="Times New Roman" w:hAnsi="Times New Roman" w:cs="Times New Roman"/>
        </w:rPr>
        <w:t xml:space="preserve">the soil </w:t>
      </w:r>
      <w:proofErr w:type="spellStart"/>
      <w:r w:rsidR="006D590B" w:rsidRPr="007437B7">
        <w:rPr>
          <w:rFonts w:ascii="Times New Roman" w:hAnsi="Times New Roman" w:cs="Times New Roman"/>
        </w:rPr>
        <w:t>pH.</w:t>
      </w:r>
      <w:proofErr w:type="spellEnd"/>
      <w:r w:rsidR="006D590B" w:rsidRPr="007437B7">
        <w:rPr>
          <w:rFonts w:ascii="Times New Roman" w:hAnsi="Times New Roman" w:cs="Times New Roman"/>
        </w:rPr>
        <w:t xml:space="preserve"> </w:t>
      </w:r>
      <w:r w:rsidR="006C2988">
        <w:rPr>
          <w:rFonts w:ascii="Times New Roman" w:hAnsi="Times New Roman" w:cs="Times New Roman"/>
        </w:rPr>
        <w:t xml:space="preserve">This is quite a surprising fact since a basic characterization of the soil used in a study is usually considered in soil science to be a prerequisite for publishing any </w:t>
      </w:r>
      <w:r w:rsidR="005229F6">
        <w:rPr>
          <w:rFonts w:ascii="Times New Roman" w:hAnsi="Times New Roman" w:cs="Times New Roman"/>
        </w:rPr>
        <w:t>results</w:t>
      </w:r>
      <w:r w:rsidR="006C2988">
        <w:rPr>
          <w:rFonts w:ascii="Times New Roman" w:hAnsi="Times New Roman" w:cs="Times New Roman"/>
        </w:rPr>
        <w:t xml:space="preserve">. </w:t>
      </w:r>
      <w:r w:rsidR="005714C9">
        <w:rPr>
          <w:rFonts w:ascii="Times New Roman" w:hAnsi="Times New Roman" w:cs="Times New Roman"/>
        </w:rPr>
        <w:t xml:space="preserve">The lack of data and the relatively poor data quality clearly impacted the accuracy of model and became the barrier </w:t>
      </w:r>
      <w:r w:rsidR="001403CB">
        <w:rPr>
          <w:rFonts w:ascii="Times New Roman" w:hAnsi="Times New Roman" w:cs="Times New Roman"/>
        </w:rPr>
        <w:t>for the</w:t>
      </w:r>
      <w:r w:rsidR="005714C9">
        <w:rPr>
          <w:rFonts w:ascii="Times New Roman" w:hAnsi="Times New Roman" w:cs="Times New Roman"/>
        </w:rPr>
        <w:t xml:space="preserve"> further improvement </w:t>
      </w:r>
      <w:r w:rsidR="001403CB">
        <w:rPr>
          <w:rFonts w:ascii="Times New Roman" w:hAnsi="Times New Roman" w:cs="Times New Roman"/>
        </w:rPr>
        <w:t>of</w:t>
      </w:r>
      <w:r w:rsidR="005714C9">
        <w:rPr>
          <w:rFonts w:ascii="Times New Roman" w:hAnsi="Times New Roman" w:cs="Times New Roman"/>
        </w:rPr>
        <w:t xml:space="preserve"> the quantitative prediction. There are several ways how one can deal with missing data: one approach is to discard parameters, for which </w:t>
      </w:r>
      <w:r w:rsidR="005714C9" w:rsidRPr="00FE229D">
        <w:rPr>
          <w:rFonts w:ascii="Times New Roman" w:hAnsi="Times New Roman" w:cs="Times New Roman"/>
        </w:rPr>
        <w:t>"missing values reach more than one-third"</w:t>
      </w:r>
      <w:r w:rsidR="005714C9">
        <w:rPr>
          <w:rFonts w:ascii="Times New Roman" w:hAnsi="Times New Roman" w:cs="Times New Roman" w:hint="eastAsia"/>
        </w:rPr>
        <w:t xml:space="preserve"> </w:t>
      </w:r>
      <w:sdt>
        <w:sdtPr>
          <w:rPr>
            <w:rFonts w:ascii="Times New Roman" w:hAnsi="Times New Roman" w:cs="Times New Roman" w:hint="eastAsia"/>
            <w:color w:val="000000"/>
          </w:rPr>
          <w:tag w:val="MENDELEY_CITATION_v3_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"/>
          <w:id w:val="-580910067"/>
          <w:placeholder>
            <w:docPart w:val="59AFAD7AC5789F49A71FB3D8B820D24F"/>
          </w:placeholder>
        </w:sdtPr>
        <w:sdtContent>
          <w:r w:rsidR="00F264C2" w:rsidRPr="00F264C2">
            <w:rPr>
              <w:rFonts w:ascii="Times New Roman" w:hAnsi="Times New Roman" w:cs="Times New Roman"/>
              <w:color w:val="000000"/>
            </w:rPr>
            <w:t>[20]</w:t>
          </w:r>
        </w:sdtContent>
      </w:sdt>
      <w:r w:rsidR="005714C9" w:rsidRPr="00FE229D">
        <w:rPr>
          <w:rFonts w:ascii="Times New Roman" w:hAnsi="Times New Roman" w:cs="Times New Roman"/>
        </w:rPr>
        <w:t xml:space="preserve">. </w:t>
      </w:r>
      <w:r w:rsidR="005714C9">
        <w:rPr>
          <w:rFonts w:ascii="Times New Roman" w:hAnsi="Times New Roman" w:cs="Times New Roman"/>
        </w:rPr>
        <w:t>However, this would result for our data set in only very few parameters to remain in the dataset</w:t>
      </w:r>
      <w:r w:rsidR="007179C9">
        <w:rPr>
          <w:rFonts w:ascii="Times New Roman" w:hAnsi="Times New Roman" w:cs="Times New Roman"/>
        </w:rPr>
        <w:t>. For instance, the two important descriptors soil pH</w:t>
      </w:r>
      <w:r w:rsidR="003F6BC3">
        <w:rPr>
          <w:rFonts w:ascii="Times New Roman" w:hAnsi="Times New Roman" w:cs="Times New Roman"/>
        </w:rPr>
        <w:t xml:space="preserve"> and biochar carbon content would be discarded because of the number of missing value</w:t>
      </w:r>
      <w:r w:rsidR="001403CB">
        <w:rPr>
          <w:rFonts w:ascii="Times New Roman" w:hAnsi="Times New Roman" w:cs="Times New Roman"/>
        </w:rPr>
        <w:t>s</w:t>
      </w:r>
      <w:r w:rsidR="005714C9">
        <w:rPr>
          <w:rFonts w:ascii="Times New Roman" w:hAnsi="Times New Roman" w:cs="Times New Roman"/>
        </w:rPr>
        <w:t>. We have therefore</w:t>
      </w:r>
      <w:r w:rsidR="005714C9" w:rsidRPr="00FE229D">
        <w:rPr>
          <w:rFonts w:ascii="Times New Roman" w:hAnsi="Times New Roman" w:cs="Times New Roman"/>
        </w:rPr>
        <w:t xml:space="preserve"> adopt</w:t>
      </w:r>
      <w:r w:rsidR="005714C9">
        <w:rPr>
          <w:rFonts w:ascii="Times New Roman" w:hAnsi="Times New Roman" w:cs="Times New Roman"/>
        </w:rPr>
        <w:t>ed the approach to only discard parameters when</w:t>
      </w:r>
      <w:r w:rsidR="005714C9" w:rsidRPr="00FE229D">
        <w:rPr>
          <w:rFonts w:ascii="Times New Roman" w:hAnsi="Times New Roman" w:cs="Times New Roman"/>
        </w:rPr>
        <w:t xml:space="preserve"> </w:t>
      </w:r>
      <w:r w:rsidR="001403CB">
        <w:rPr>
          <w:rFonts w:ascii="Times New Roman" w:hAnsi="Times New Roman" w:cs="Times New Roman"/>
        </w:rPr>
        <w:t xml:space="preserve">the </w:t>
      </w:r>
      <w:r w:rsidR="005714C9" w:rsidRPr="00FE229D">
        <w:rPr>
          <w:rFonts w:ascii="Times New Roman" w:hAnsi="Times New Roman" w:cs="Times New Roman"/>
        </w:rPr>
        <w:t xml:space="preserve">missing values reach more than </w:t>
      </w:r>
      <w:r w:rsidR="005714C9">
        <w:rPr>
          <w:rFonts w:ascii="Times New Roman" w:hAnsi="Times New Roman" w:cs="Times New Roman"/>
        </w:rPr>
        <w:t>50%</w:t>
      </w:r>
      <w:r w:rsidR="005714C9" w:rsidRPr="00FE229D">
        <w:rPr>
          <w:rFonts w:ascii="Times New Roman" w:hAnsi="Times New Roman" w:cs="Times New Roman"/>
        </w:rPr>
        <w:t xml:space="preserve">. </w:t>
      </w:r>
      <w:r w:rsidR="005714C9">
        <w:rPr>
          <w:rFonts w:ascii="Times New Roman" w:hAnsi="Times New Roman" w:cs="Times New Roman"/>
        </w:rPr>
        <w:t>In the final dataset there are therefore many missing values which</w:t>
      </w:r>
      <w:r w:rsidR="003D1E2D">
        <w:rPr>
          <w:rFonts w:ascii="Times New Roman" w:hAnsi="Times New Roman" w:cs="Times New Roman"/>
        </w:rPr>
        <w:t xml:space="preserve"> </w:t>
      </w:r>
      <w:r w:rsidR="005714C9">
        <w:rPr>
          <w:rFonts w:ascii="Times New Roman" w:hAnsi="Times New Roman" w:cs="Times New Roman"/>
        </w:rPr>
        <w:t>necessitates the use of “data filling”.</w:t>
      </w:r>
      <w:r w:rsidR="003D1E2D">
        <w:rPr>
          <w:rFonts w:ascii="Times New Roman" w:hAnsi="Times New Roman" w:cs="Times New Roman"/>
        </w:rPr>
        <w:t xml:space="preserve"> </w:t>
      </w:r>
      <w:r w:rsidR="00FE0228">
        <w:rPr>
          <w:rFonts w:ascii="Times New Roman" w:hAnsi="Times New Roman" w:cs="Times New Roman"/>
        </w:rPr>
        <w:t>Here, the method we adopted was to use the median</w:t>
      </w:r>
      <w:r w:rsidR="001403CB">
        <w:rPr>
          <w:rFonts w:ascii="Times New Roman" w:hAnsi="Times New Roman" w:cs="Times New Roman"/>
        </w:rPr>
        <w:t xml:space="preserve"> of a specific </w:t>
      </w:r>
      <w:r w:rsidR="00FE0228">
        <w:rPr>
          <w:rFonts w:ascii="Times New Roman" w:hAnsi="Times New Roman" w:cs="Times New Roman"/>
        </w:rPr>
        <w:t xml:space="preserve">descriptors to fill in the blank. This is a common way to fill the data gap </w:t>
      </w:r>
      <w:r w:rsidR="001403CB">
        <w:rPr>
          <w:rFonts w:ascii="Times New Roman" w:hAnsi="Times New Roman" w:cs="Times New Roman"/>
        </w:rPr>
        <w:t xml:space="preserve">for </w:t>
      </w:r>
      <w:r w:rsidR="00FE0228">
        <w:rPr>
          <w:rFonts w:ascii="Times New Roman" w:hAnsi="Times New Roman" w:cs="Times New Roman"/>
        </w:rPr>
        <w:t>data series containing extreme values</w:t>
      </w:r>
      <w:r w:rsidR="00F96C1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"/>
          <w:id w:val="-27419372"/>
          <w:placeholder>
            <w:docPart w:val="DefaultPlaceholder_-1854013440"/>
          </w:placeholder>
        </w:sdtPr>
        <w:sdtContent>
          <w:r w:rsidR="00F264C2" w:rsidRPr="00F264C2">
            <w:rPr>
              <w:rFonts w:ascii="Times New Roman" w:hAnsi="Times New Roman" w:cs="Times New Roman"/>
              <w:color w:val="000000"/>
            </w:rPr>
            <w:t>[40]</w:t>
          </w:r>
        </w:sdtContent>
      </w:sdt>
      <w:r w:rsidR="00D93BB7">
        <w:rPr>
          <w:rFonts w:ascii="Times New Roman" w:hAnsi="Times New Roman" w:cs="Times New Roman"/>
        </w:rPr>
        <w:t xml:space="preserve">. </w:t>
      </w:r>
      <w:r w:rsidR="00D93BB7" w:rsidRPr="00D93BB7">
        <w:rPr>
          <w:rFonts w:ascii="Times New Roman" w:hAnsi="Times New Roman" w:cs="Times New Roman"/>
        </w:rPr>
        <w:t>Using the median to fill in missing values can reduce the impact of extreme values compared to using the mean. For biochar, the pH range is wide (ranging from 4.10 to 12.76 in our database) and the combustion temperature range is also wide (ranging from 180 Celsius to 120</w:t>
      </w:r>
      <w:r w:rsidR="00D93BB7">
        <w:rPr>
          <w:rFonts w:ascii="Times New Roman" w:hAnsi="Times New Roman" w:cs="Times New Roman" w:hint="eastAsia"/>
        </w:rPr>
        <w:t>0</w:t>
      </w:r>
      <w:r w:rsidR="00D93BB7" w:rsidRPr="00D93BB7">
        <w:rPr>
          <w:rFonts w:ascii="Times New Roman" w:hAnsi="Times New Roman" w:cs="Times New Roman"/>
        </w:rPr>
        <w:t xml:space="preserve"> Celsius in our database). For such complex materials with diverse </w:t>
      </w:r>
      <w:r w:rsidR="00D93BB7" w:rsidRPr="00D93BB7">
        <w:rPr>
          <w:rFonts w:ascii="Times New Roman" w:hAnsi="Times New Roman" w:cs="Times New Roman"/>
        </w:rPr>
        <w:lastRenderedPageBreak/>
        <w:t>processing conditions, the median method is more appropriate.</w:t>
      </w:r>
      <w:r w:rsidR="00914379">
        <w:rPr>
          <w:rFonts w:ascii="Times New Roman" w:hAnsi="Times New Roman" w:cs="Times New Roman" w:hint="eastAsia"/>
        </w:rPr>
        <w:t xml:space="preserve"> </w:t>
      </w:r>
    </w:p>
    <w:p w14:paraId="6918FF9A" w14:textId="7139012D" w:rsidR="006D590B" w:rsidRDefault="007A2596" w:rsidP="000169E2">
      <w:pPr>
        <w:spacing w:before="100" w:beforeAutospacing="1" w:after="100" w:afterAutospacing="1" w:line="360" w:lineRule="auto"/>
        <w:jc w:val="both"/>
        <w:rPr>
          <w:rFonts w:ascii="Times New Roman" w:hAnsi="Times New Roman" w:cs="Times New Roman"/>
        </w:rPr>
      </w:pPr>
      <w:r w:rsidRPr="003D1E2D">
        <w:rPr>
          <w:rFonts w:ascii="Times New Roman" w:hAnsi="Times New Roman" w:cs="Times New Roman"/>
        </w:rPr>
        <w:t>Another issue with the data set is that t</w:t>
      </w:r>
      <w:r w:rsidR="006D590B" w:rsidRPr="003D1E2D">
        <w:rPr>
          <w:rFonts w:ascii="Times New Roman" w:hAnsi="Times New Roman" w:cs="Times New Roman"/>
        </w:rPr>
        <w:t xml:space="preserve">here are fewer experiments </w:t>
      </w:r>
      <w:r w:rsidRPr="003D1E2D">
        <w:rPr>
          <w:rFonts w:ascii="Times New Roman" w:hAnsi="Times New Roman" w:cs="Times New Roman"/>
        </w:rPr>
        <w:t xml:space="preserve">focusing on effects </w:t>
      </w:r>
      <w:r w:rsidR="006D590B" w:rsidRPr="003D1E2D">
        <w:rPr>
          <w:rFonts w:ascii="Times New Roman" w:hAnsi="Times New Roman" w:cs="Times New Roman"/>
        </w:rPr>
        <w:t xml:space="preserve">on </w:t>
      </w:r>
      <w:r w:rsidRPr="003D1E2D">
        <w:rPr>
          <w:rFonts w:ascii="Times New Roman" w:hAnsi="Times New Roman" w:cs="Times New Roman"/>
        </w:rPr>
        <w:t xml:space="preserve">soil animals whereas a lot of </w:t>
      </w:r>
      <w:r w:rsidR="006D590B" w:rsidRPr="003D1E2D">
        <w:rPr>
          <w:rFonts w:ascii="Times New Roman" w:hAnsi="Times New Roman" w:cs="Times New Roman"/>
        </w:rPr>
        <w:t xml:space="preserve">attention is paid to </w:t>
      </w:r>
      <w:r w:rsidRPr="003D1E2D">
        <w:rPr>
          <w:rFonts w:ascii="Times New Roman" w:hAnsi="Times New Roman" w:cs="Times New Roman"/>
        </w:rPr>
        <w:t>the biochar</w:t>
      </w:r>
      <w:r w:rsidR="006D590B" w:rsidRPr="003D1E2D">
        <w:rPr>
          <w:rFonts w:ascii="Times New Roman" w:hAnsi="Times New Roman" w:cs="Times New Roman"/>
        </w:rPr>
        <w:t xml:space="preserve"> impact</w:t>
      </w:r>
      <w:r w:rsidRPr="003D1E2D">
        <w:rPr>
          <w:rFonts w:ascii="Times New Roman" w:hAnsi="Times New Roman" w:cs="Times New Roman"/>
        </w:rPr>
        <w:t>s</w:t>
      </w:r>
      <w:r w:rsidR="006D590B" w:rsidRPr="003D1E2D">
        <w:rPr>
          <w:rFonts w:ascii="Times New Roman" w:hAnsi="Times New Roman" w:cs="Times New Roman"/>
        </w:rPr>
        <w:t xml:space="preserve"> on plants from an agricultural perspective. </w:t>
      </w:r>
      <w:r w:rsidR="00E5174C" w:rsidRPr="003D1E2D">
        <w:rPr>
          <w:rFonts w:ascii="Times New Roman" w:hAnsi="Times New Roman" w:cs="Times New Roman"/>
        </w:rPr>
        <w:t xml:space="preserve">Considering the </w:t>
      </w:r>
      <w:r w:rsidR="009D07BE" w:rsidRPr="003D1E2D">
        <w:rPr>
          <w:rFonts w:ascii="Times New Roman" w:hAnsi="Times New Roman" w:cs="Times New Roman"/>
        </w:rPr>
        <w:t xml:space="preserve">possible </w:t>
      </w:r>
      <w:r w:rsidR="00E5174C" w:rsidRPr="003D1E2D">
        <w:rPr>
          <w:rFonts w:ascii="Times New Roman" w:hAnsi="Times New Roman" w:cs="Times New Roman"/>
        </w:rPr>
        <w:t>negative effects</w:t>
      </w:r>
      <w:r w:rsidR="009D07BE" w:rsidRPr="003D1E2D">
        <w:rPr>
          <w:rFonts w:ascii="Times New Roman" w:hAnsi="Times New Roman" w:cs="Times New Roman"/>
        </w:rPr>
        <w:t xml:space="preserve"> on soil fauna</w:t>
      </w:r>
      <w:r w:rsidR="00E5174C" w:rsidRPr="003D1E2D">
        <w:rPr>
          <w:rFonts w:ascii="Times New Roman" w:hAnsi="Times New Roman" w:cs="Times New Roman"/>
        </w:rPr>
        <w:t xml:space="preserve">, </w:t>
      </w:r>
      <w:r w:rsidR="009D07BE" w:rsidRPr="003D1E2D">
        <w:rPr>
          <w:rFonts w:ascii="Times New Roman" w:hAnsi="Times New Roman" w:cs="Times New Roman"/>
        </w:rPr>
        <w:t xml:space="preserve">more </w:t>
      </w:r>
      <w:r w:rsidR="00E5174C" w:rsidRPr="003D1E2D">
        <w:rPr>
          <w:rFonts w:ascii="Times New Roman" w:hAnsi="Times New Roman" w:cs="Times New Roman"/>
        </w:rPr>
        <w:t>toxicological research on animals may be critical.</w:t>
      </w:r>
      <w:r w:rsidR="000C75D3">
        <w:rPr>
          <w:rFonts w:ascii="Times New Roman" w:hAnsi="Times New Roman" w:cs="Times New Roman"/>
        </w:rPr>
        <w:t xml:space="preserve"> </w:t>
      </w:r>
    </w:p>
    <w:p w14:paraId="6065AF44" w14:textId="77777777" w:rsidR="00C75D03" w:rsidRDefault="00C75D03" w:rsidP="000169E2">
      <w:pPr>
        <w:spacing w:before="100" w:beforeAutospacing="1" w:after="100" w:afterAutospacing="1" w:line="360" w:lineRule="auto"/>
        <w:jc w:val="both"/>
        <w:rPr>
          <w:rFonts w:ascii="Times New Roman" w:hAnsi="Times New Roman" w:cs="Times New Roman"/>
        </w:rPr>
      </w:pPr>
    </w:p>
    <w:p w14:paraId="79C5889B" w14:textId="5CAAF499" w:rsidR="00E857EB" w:rsidRPr="00105195" w:rsidRDefault="00C75D03" w:rsidP="000C75D3">
      <w:pPr>
        <w:spacing w:before="100" w:beforeAutospacing="1" w:after="100" w:afterAutospacing="1" w:line="360" w:lineRule="auto"/>
        <w:jc w:val="both"/>
        <w:rPr>
          <w:rFonts w:ascii="Times New Roman" w:hAnsi="Times New Roman" w:cs="Times New Roman"/>
          <w:b/>
          <w:bCs/>
        </w:rPr>
      </w:pPr>
      <w:r>
        <w:rPr>
          <w:rFonts w:ascii="Times New Roman" w:hAnsi="Times New Roman" w:cs="Times New Roman"/>
          <w:b/>
          <w:bCs/>
        </w:rPr>
        <w:t>Conclusions</w:t>
      </w:r>
    </w:p>
    <w:p w14:paraId="60F2F26F" w14:textId="675B5F26" w:rsidR="00D2650B" w:rsidRPr="000C75D3" w:rsidRDefault="00105195" w:rsidP="00933FF8">
      <w:pPr>
        <w:widowControl w:val="0"/>
        <w:spacing w:after="160" w:line="360" w:lineRule="auto"/>
        <w:jc w:val="both"/>
        <w:rPr>
          <w:rFonts w:ascii="Times New Roman" w:hAnsi="Times New Roman" w:cs="Times New Roman"/>
        </w:rPr>
      </w:pPr>
      <w:r w:rsidRPr="00105195">
        <w:rPr>
          <w:rFonts w:ascii="Times New Roman" w:hAnsi="Times New Roman" w:cs="Times New Roman"/>
        </w:rPr>
        <w:t>T</w:t>
      </w:r>
      <w:r w:rsidR="00E95602" w:rsidRPr="000C75D3">
        <w:rPr>
          <w:rFonts w:ascii="Times New Roman" w:hAnsi="Times New Roman" w:cs="Times New Roman"/>
        </w:rPr>
        <w:t>he demand for biochar is growing because of its good carbon sequestration potential</w:t>
      </w:r>
      <w:r w:rsidR="005714C9">
        <w:rPr>
          <w:rFonts w:ascii="Times New Roman" w:hAnsi="Times New Roman" w:cs="Times New Roman"/>
        </w:rPr>
        <w:t xml:space="preserve"> and its beneficial effects on plant growth</w:t>
      </w:r>
      <w:r w:rsidR="00E95602" w:rsidRPr="000C75D3">
        <w:rPr>
          <w:rFonts w:ascii="Times New Roman" w:hAnsi="Times New Roman" w:cs="Times New Roman"/>
        </w:rPr>
        <w:t>.</w:t>
      </w:r>
      <w:r w:rsidR="00E95602" w:rsidRPr="00105195">
        <w:rPr>
          <w:rFonts w:ascii="Times New Roman" w:hAnsi="Times New Roman" w:cs="Times New Roman"/>
        </w:rPr>
        <w:t xml:space="preserve"> </w:t>
      </w:r>
      <w:r w:rsidR="005714C9">
        <w:rPr>
          <w:rFonts w:ascii="Times New Roman" w:hAnsi="Times New Roman" w:cs="Times New Roman"/>
        </w:rPr>
        <w:t>However, o</w:t>
      </w:r>
      <w:r w:rsidRPr="00105195">
        <w:rPr>
          <w:rFonts w:ascii="Times New Roman" w:hAnsi="Times New Roman" w:cs="Times New Roman"/>
        </w:rPr>
        <w:t>ur study clearly shows that we also need to turn our attention on the potential negative effects of biochar</w:t>
      </w:r>
      <w:r w:rsidR="006534EE">
        <w:rPr>
          <w:rFonts w:ascii="Times New Roman" w:hAnsi="Times New Roman" w:cs="Times New Roman"/>
        </w:rPr>
        <w:t>. W</w:t>
      </w:r>
      <w:r w:rsidRPr="00105195">
        <w:rPr>
          <w:rFonts w:ascii="Times New Roman" w:hAnsi="Times New Roman" w:cs="Times New Roman"/>
        </w:rPr>
        <w:t xml:space="preserve">e provide a first classifier that can predict </w:t>
      </w:r>
      <w:r w:rsidR="006534EE" w:rsidRPr="00105195">
        <w:rPr>
          <w:rFonts w:ascii="Times New Roman" w:hAnsi="Times New Roman" w:cs="Times New Roman"/>
        </w:rPr>
        <w:t xml:space="preserve">with an accuracy of 0.78 </w:t>
      </w:r>
      <w:r w:rsidRPr="00105195">
        <w:rPr>
          <w:rFonts w:ascii="Times New Roman" w:hAnsi="Times New Roman" w:cs="Times New Roman"/>
        </w:rPr>
        <w:t xml:space="preserve">if under given biochar characteristics the application in a soil with given properties will result in positive </w:t>
      </w:r>
      <w:r w:rsidR="006534EE">
        <w:rPr>
          <w:rFonts w:ascii="Times New Roman" w:hAnsi="Times New Roman" w:cs="Times New Roman"/>
        </w:rPr>
        <w:t>or</w:t>
      </w:r>
      <w:r w:rsidRPr="00105195">
        <w:rPr>
          <w:rFonts w:ascii="Times New Roman" w:hAnsi="Times New Roman" w:cs="Times New Roman"/>
        </w:rPr>
        <w:t xml:space="preserve"> negative effects. </w:t>
      </w:r>
      <w:r w:rsidR="000C75D3">
        <w:rPr>
          <w:rFonts w:ascii="Times New Roman" w:hAnsi="Times New Roman" w:cs="Times New Roman"/>
        </w:rPr>
        <w:t xml:space="preserve">For instance, it will be possible to distinguish which application rate would </w:t>
      </w:r>
      <w:r w:rsidR="006534EE">
        <w:rPr>
          <w:rFonts w:ascii="Times New Roman" w:hAnsi="Times New Roman" w:cs="Times New Roman"/>
        </w:rPr>
        <w:t xml:space="preserve">not affect soil flora and </w:t>
      </w:r>
      <w:r w:rsidR="004633E1">
        <w:rPr>
          <w:rFonts w:ascii="Times New Roman" w:hAnsi="Times New Roman" w:cs="Times New Roman"/>
        </w:rPr>
        <w:t>fauna</w:t>
      </w:r>
      <w:r w:rsidR="000C75D3">
        <w:rPr>
          <w:rFonts w:ascii="Times New Roman" w:hAnsi="Times New Roman" w:cs="Times New Roman"/>
        </w:rPr>
        <w:t xml:space="preserve">. </w:t>
      </w:r>
      <w:r w:rsidR="000A4BB9" w:rsidRPr="000C75D3">
        <w:rPr>
          <w:rFonts w:ascii="Times New Roman" w:hAnsi="Times New Roman" w:cs="Times New Roman"/>
        </w:rPr>
        <w:t xml:space="preserve">Future research </w:t>
      </w:r>
      <w:r w:rsidR="0058179F">
        <w:rPr>
          <w:rFonts w:ascii="Times New Roman" w:hAnsi="Times New Roman" w:cs="Times New Roman"/>
        </w:rPr>
        <w:t>should focus on providing more data on negative effects</w:t>
      </w:r>
      <w:r w:rsidR="004633E1">
        <w:rPr>
          <w:rFonts w:ascii="Times New Roman" w:hAnsi="Times New Roman" w:cs="Times New Roman"/>
        </w:rPr>
        <w:t>,</w:t>
      </w:r>
      <w:r w:rsidR="0058179F">
        <w:rPr>
          <w:rFonts w:ascii="Times New Roman" w:hAnsi="Times New Roman" w:cs="Times New Roman"/>
        </w:rPr>
        <w:t xml:space="preserve"> </w:t>
      </w:r>
      <w:proofErr w:type="gramStart"/>
      <w:r w:rsidR="0058179F">
        <w:rPr>
          <w:rFonts w:ascii="Times New Roman" w:hAnsi="Times New Roman" w:cs="Times New Roman"/>
        </w:rPr>
        <w:t>in particular on</w:t>
      </w:r>
      <w:proofErr w:type="gramEnd"/>
      <w:r w:rsidR="0058179F">
        <w:rPr>
          <w:rFonts w:ascii="Times New Roman" w:hAnsi="Times New Roman" w:cs="Times New Roman"/>
        </w:rPr>
        <w:t xml:space="preserve"> soil </w:t>
      </w:r>
      <w:r w:rsidR="004633E1">
        <w:rPr>
          <w:rFonts w:ascii="Times New Roman" w:hAnsi="Times New Roman" w:cs="Times New Roman"/>
        </w:rPr>
        <w:t xml:space="preserve">fauna, </w:t>
      </w:r>
      <w:r w:rsidR="0058179F">
        <w:rPr>
          <w:rFonts w:ascii="Times New Roman" w:hAnsi="Times New Roman" w:cs="Times New Roman"/>
        </w:rPr>
        <w:t>and ensuring a good characterization of the biochar and the soil to allow any future model to better relate</w:t>
      </w:r>
      <w:r w:rsidR="00D2650B" w:rsidRPr="000C75D3">
        <w:rPr>
          <w:rFonts w:ascii="Times New Roman" w:hAnsi="Times New Roman" w:cs="Times New Roman"/>
        </w:rPr>
        <w:t xml:space="preserve"> </w:t>
      </w:r>
      <w:r w:rsidR="0058179F">
        <w:rPr>
          <w:rFonts w:ascii="Times New Roman" w:hAnsi="Times New Roman" w:cs="Times New Roman"/>
        </w:rPr>
        <w:t xml:space="preserve">material and soil properties to effects. </w:t>
      </w:r>
      <w:r w:rsidR="00971CC6">
        <w:rPr>
          <w:rFonts w:ascii="Times New Roman" w:hAnsi="Times New Roman" w:cs="Times New Roman"/>
        </w:rPr>
        <w:t>T</w:t>
      </w:r>
      <w:r w:rsidR="00971CC6" w:rsidRPr="00971CC6">
        <w:rPr>
          <w:rFonts w:ascii="Times New Roman" w:hAnsi="Times New Roman" w:cs="Times New Roman"/>
        </w:rPr>
        <w:t>his is an urgent need prior to large-scale uses of biochar for climate change mitigation.</w:t>
      </w:r>
    </w:p>
    <w:p w14:paraId="540EB8CD" w14:textId="77777777" w:rsidR="00FE527C" w:rsidRPr="00D2650B" w:rsidRDefault="00FE527C" w:rsidP="000169E2">
      <w:pPr>
        <w:spacing w:after="160" w:line="360" w:lineRule="auto"/>
        <w:jc w:val="both"/>
        <w:rPr>
          <w:rFonts w:asciiTheme="minorHAnsi" w:hAnsiTheme="minorHAnsi" w:cstheme="minorBidi"/>
          <w:kern w:val="2"/>
          <w14:ligatures w14:val="standardContextual"/>
        </w:rPr>
      </w:pPr>
    </w:p>
    <w:p w14:paraId="4A19FA64" w14:textId="6C01E30B" w:rsidR="00106B86" w:rsidRPr="000169E2" w:rsidRDefault="002B6FB7" w:rsidP="000169E2">
      <w:pPr>
        <w:spacing w:before="100" w:beforeAutospacing="1" w:after="100" w:afterAutospacing="1" w:line="360" w:lineRule="auto"/>
        <w:jc w:val="both"/>
        <w:rPr>
          <w:rFonts w:ascii="Times New Roman" w:hAnsi="Times New Roman" w:cs="Times New Roman"/>
          <w:b/>
          <w:bCs/>
        </w:rPr>
      </w:pPr>
      <w:r w:rsidRPr="000169E2">
        <w:rPr>
          <w:rFonts w:ascii="Times New Roman" w:hAnsi="Times New Roman" w:cs="Times New Roman"/>
          <w:b/>
          <w:bCs/>
        </w:rPr>
        <w:t>M</w:t>
      </w:r>
      <w:r w:rsidR="00106B86" w:rsidRPr="000169E2">
        <w:rPr>
          <w:rFonts w:ascii="Times New Roman" w:hAnsi="Times New Roman" w:cs="Times New Roman"/>
          <w:b/>
          <w:bCs/>
        </w:rPr>
        <w:t>ethod</w:t>
      </w:r>
      <w:r w:rsidR="00D6746E" w:rsidRPr="000169E2">
        <w:rPr>
          <w:rFonts w:ascii="Times New Roman" w:hAnsi="Times New Roman" w:cs="Times New Roman"/>
          <w:b/>
          <w:bCs/>
        </w:rPr>
        <w:t>s</w:t>
      </w:r>
    </w:p>
    <w:p w14:paraId="1C3256E2" w14:textId="77777777" w:rsidR="001F4014" w:rsidRPr="000169E2" w:rsidRDefault="001F4014" w:rsidP="000169E2">
      <w:pPr>
        <w:spacing w:before="100" w:beforeAutospacing="1" w:after="100" w:afterAutospacing="1" w:line="360" w:lineRule="auto"/>
        <w:jc w:val="both"/>
        <w:rPr>
          <w:rFonts w:ascii="Times New Roman" w:hAnsi="Times New Roman" w:cs="Times New Roman"/>
          <w:b/>
          <w:bCs/>
        </w:rPr>
      </w:pPr>
      <w:r w:rsidRPr="000169E2">
        <w:rPr>
          <w:rFonts w:ascii="Times New Roman" w:hAnsi="Times New Roman" w:cs="Times New Roman"/>
          <w:b/>
          <w:bCs/>
        </w:rPr>
        <w:t>Literature selection and data extraction</w:t>
      </w:r>
    </w:p>
    <w:p w14:paraId="523BE980" w14:textId="5E86E70E" w:rsidR="001F4014" w:rsidRDefault="001F4014">
      <w:pPr>
        <w:spacing w:line="360" w:lineRule="auto"/>
        <w:jc w:val="both"/>
        <w:rPr>
          <w:rFonts w:ascii="Times New Roman" w:hAnsi="Times New Roman" w:cs="Times New Roman"/>
        </w:rPr>
      </w:pPr>
      <w:r w:rsidRPr="00D6746E">
        <w:rPr>
          <w:rFonts w:ascii="Times New Roman" w:hAnsi="Times New Roman" w:cs="Times New Roman"/>
        </w:rPr>
        <w:t xml:space="preserve">To collect </w:t>
      </w:r>
      <w:r w:rsidR="00992366">
        <w:rPr>
          <w:rFonts w:ascii="Times New Roman" w:hAnsi="Times New Roman" w:cs="Times New Roman"/>
        </w:rPr>
        <w:t>the database</w:t>
      </w:r>
      <w:r w:rsidRPr="00D6746E">
        <w:rPr>
          <w:rFonts w:ascii="Times New Roman" w:hAnsi="Times New Roman" w:cs="Times New Roman"/>
        </w:rPr>
        <w:t xml:space="preserve">, </w:t>
      </w:r>
      <w:r w:rsidR="00992366">
        <w:rPr>
          <w:rFonts w:ascii="Times New Roman" w:hAnsi="Times New Roman" w:cs="Times New Roman"/>
        </w:rPr>
        <w:t>a search was performed</w:t>
      </w:r>
      <w:r w:rsidRPr="00D6746E">
        <w:rPr>
          <w:rFonts w:ascii="Times New Roman" w:hAnsi="Times New Roman" w:cs="Times New Roman"/>
        </w:rPr>
        <w:t xml:space="preserve"> according to the following steps in the Web of Science (WOS)</w:t>
      </w:r>
      <w:r w:rsidR="00992366">
        <w:rPr>
          <w:rFonts w:ascii="Times New Roman" w:hAnsi="Times New Roman" w:cs="Times New Roman"/>
        </w:rPr>
        <w:t xml:space="preserve"> </w:t>
      </w:r>
      <w:r w:rsidRPr="00D6746E">
        <w:rPr>
          <w:rFonts w:ascii="Times New Roman" w:hAnsi="Times New Roman" w:cs="Times New Roman"/>
        </w:rPr>
        <w:t>with two different search terms. One was “Topic = ‘biochar’ AND ‘effect’ AND ‘organisms’</w:t>
      </w:r>
      <w:r w:rsidR="00903E57" w:rsidRPr="00D6746E">
        <w:rPr>
          <w:rFonts w:ascii="Times New Roman" w:hAnsi="Times New Roman" w:cs="Times New Roman"/>
        </w:rPr>
        <w:t>,” and the other was “Topic = ‘biochar’ AND ‘ecotoxicity’.”</w:t>
      </w:r>
      <w:r w:rsidRPr="00D6746E">
        <w:rPr>
          <w:rFonts w:ascii="Times New Roman" w:hAnsi="Times New Roman" w:cs="Times New Roman"/>
        </w:rPr>
        <w:t xml:space="preserve"> The combination of two research terms covers both agricultural </w:t>
      </w:r>
      <w:r w:rsidR="00992366">
        <w:rPr>
          <w:rFonts w:ascii="Times New Roman" w:hAnsi="Times New Roman" w:cs="Times New Roman"/>
        </w:rPr>
        <w:t>studies</w:t>
      </w:r>
      <w:r w:rsidRPr="00D6746E">
        <w:rPr>
          <w:rFonts w:ascii="Times New Roman" w:hAnsi="Times New Roman" w:cs="Times New Roman"/>
        </w:rPr>
        <w:t xml:space="preserve"> </w:t>
      </w:r>
      <w:r w:rsidRPr="00D6746E">
        <w:rPr>
          <w:rFonts w:ascii="Times New Roman" w:hAnsi="Times New Roman" w:cs="Times New Roman"/>
        </w:rPr>
        <w:lastRenderedPageBreak/>
        <w:t xml:space="preserve">and toxicity tests. Given the timelines of the studies and the fact that most studies on biochar toxicology have appeared after 2010, the time frame of the search was positioned to be from January 1st, 2010, to December 31st, 2023. The first search term provided 226 studies, and the second provided 166. In the end, a total of 368 papers were found after </w:t>
      </w:r>
      <w:r w:rsidR="004633E1">
        <w:rPr>
          <w:rFonts w:ascii="Times New Roman" w:hAnsi="Times New Roman" w:cs="Times New Roman"/>
        </w:rPr>
        <w:t>removing duplicates</w:t>
      </w:r>
      <w:r w:rsidRPr="00D6746E">
        <w:rPr>
          <w:rFonts w:ascii="Times New Roman" w:hAnsi="Times New Roman" w:cs="Times New Roman"/>
        </w:rPr>
        <w:t xml:space="preserve">. </w:t>
      </w:r>
    </w:p>
    <w:p w14:paraId="082C1AB1" w14:textId="77777777" w:rsidR="000C75D3" w:rsidRPr="00D6746E" w:rsidRDefault="000C75D3" w:rsidP="000C75D3">
      <w:pPr>
        <w:spacing w:line="360" w:lineRule="auto"/>
        <w:jc w:val="both"/>
        <w:rPr>
          <w:rFonts w:ascii="Times New Roman" w:hAnsi="Times New Roman" w:cs="Times New Roman"/>
        </w:rPr>
      </w:pPr>
    </w:p>
    <w:p w14:paraId="5DA1EA3F" w14:textId="4CB6EB11" w:rsidR="001F4014" w:rsidRDefault="001F4014" w:rsidP="000C75D3">
      <w:pPr>
        <w:spacing w:line="360" w:lineRule="auto"/>
        <w:jc w:val="both"/>
        <w:rPr>
          <w:rFonts w:ascii="Times New Roman" w:hAnsi="Times New Roman" w:cs="Times New Roman"/>
        </w:rPr>
      </w:pPr>
      <w:r w:rsidRPr="00D6746E">
        <w:rPr>
          <w:rFonts w:ascii="Times New Roman" w:hAnsi="Times New Roman" w:cs="Times New Roman"/>
        </w:rPr>
        <w:t xml:space="preserve">For quality control, the exclusion criteria </w:t>
      </w:r>
      <w:r w:rsidR="00992366">
        <w:rPr>
          <w:rFonts w:ascii="Times New Roman" w:hAnsi="Times New Roman" w:cs="Times New Roman"/>
        </w:rPr>
        <w:t xml:space="preserve">given </w:t>
      </w:r>
      <w:r w:rsidRPr="00D6746E">
        <w:rPr>
          <w:rFonts w:ascii="Times New Roman" w:hAnsi="Times New Roman" w:cs="Times New Roman"/>
        </w:rPr>
        <w:t>in Table S</w:t>
      </w:r>
      <w:r w:rsidR="002004A4">
        <w:rPr>
          <w:rFonts w:ascii="Times New Roman" w:hAnsi="Times New Roman" w:cs="Times New Roman"/>
        </w:rPr>
        <w:t>5</w:t>
      </w:r>
      <w:r w:rsidRPr="00D6746E">
        <w:rPr>
          <w:rFonts w:ascii="Times New Roman" w:hAnsi="Times New Roman" w:cs="Times New Roman"/>
        </w:rPr>
        <w:t xml:space="preserve"> w</w:t>
      </w:r>
      <w:r w:rsidR="00992366">
        <w:rPr>
          <w:rFonts w:ascii="Times New Roman" w:hAnsi="Times New Roman" w:cs="Times New Roman"/>
        </w:rPr>
        <w:t>ere</w:t>
      </w:r>
      <w:r w:rsidRPr="00D6746E">
        <w:rPr>
          <w:rFonts w:ascii="Times New Roman" w:hAnsi="Times New Roman" w:cs="Times New Roman"/>
        </w:rPr>
        <w:t xml:space="preserve"> adopted to filter the result</w:t>
      </w:r>
      <w:r w:rsidR="00992366">
        <w:rPr>
          <w:rFonts w:ascii="Times New Roman" w:hAnsi="Times New Roman" w:cs="Times New Roman"/>
        </w:rPr>
        <w:t>s</w:t>
      </w:r>
      <w:r w:rsidR="001B6108">
        <w:rPr>
          <w:rFonts w:ascii="Times New Roman" w:hAnsi="Times New Roman" w:cs="Times New Roman"/>
        </w:rPr>
        <w:t xml:space="preserve">. For example, </w:t>
      </w:r>
      <w:r w:rsidR="001266E2">
        <w:rPr>
          <w:rFonts w:ascii="Times New Roman" w:hAnsi="Times New Roman" w:cs="Times New Roman"/>
        </w:rPr>
        <w:t>papers</w:t>
      </w:r>
      <w:r w:rsidR="001B6108">
        <w:rPr>
          <w:rFonts w:ascii="Times New Roman" w:hAnsi="Times New Roman" w:cs="Times New Roman"/>
        </w:rPr>
        <w:t xml:space="preserve"> about aquatic toxicity effect were removed</w:t>
      </w:r>
      <w:r w:rsidRPr="00D6746E">
        <w:rPr>
          <w:rFonts w:ascii="Times New Roman" w:hAnsi="Times New Roman" w:cs="Times New Roman"/>
        </w:rPr>
        <w:t xml:space="preserve">. The aim of the exclusion criteria was to define the scope of the paper and remove </w:t>
      </w:r>
      <w:r w:rsidR="00992366">
        <w:rPr>
          <w:rFonts w:ascii="Times New Roman" w:hAnsi="Times New Roman" w:cs="Times New Roman"/>
        </w:rPr>
        <w:t>studies</w:t>
      </w:r>
      <w:r w:rsidRPr="00D6746E">
        <w:rPr>
          <w:rFonts w:ascii="Times New Roman" w:hAnsi="Times New Roman" w:cs="Times New Roman"/>
        </w:rPr>
        <w:t xml:space="preserve"> about environment remediation. </w:t>
      </w:r>
      <w:r w:rsidR="00992366">
        <w:rPr>
          <w:rFonts w:ascii="Times New Roman" w:hAnsi="Times New Roman" w:cs="Times New Roman"/>
        </w:rPr>
        <w:t>Biochar addition to</w:t>
      </w:r>
      <w:r w:rsidRPr="00D6746E">
        <w:rPr>
          <w:rFonts w:ascii="Times New Roman" w:hAnsi="Times New Roman" w:cs="Times New Roman"/>
        </w:rPr>
        <w:t xml:space="preserve"> contaminated soil is </w:t>
      </w:r>
      <w:r w:rsidR="00992366">
        <w:rPr>
          <w:rFonts w:ascii="Times New Roman" w:hAnsi="Times New Roman" w:cs="Times New Roman"/>
        </w:rPr>
        <w:t xml:space="preserve">usually </w:t>
      </w:r>
      <w:r w:rsidRPr="00D6746E">
        <w:rPr>
          <w:rFonts w:ascii="Times New Roman" w:hAnsi="Times New Roman" w:cs="Times New Roman"/>
        </w:rPr>
        <w:t xml:space="preserve">considered </w:t>
      </w:r>
      <w:r w:rsidR="00992366">
        <w:rPr>
          <w:rFonts w:ascii="Times New Roman" w:hAnsi="Times New Roman" w:cs="Times New Roman"/>
        </w:rPr>
        <w:t xml:space="preserve">to be </w:t>
      </w:r>
      <w:r w:rsidRPr="00D6746E">
        <w:rPr>
          <w:rFonts w:ascii="Times New Roman" w:hAnsi="Times New Roman" w:cs="Times New Roman"/>
        </w:rPr>
        <w:t xml:space="preserve">beneficial, which would </w:t>
      </w:r>
      <w:r w:rsidR="001403CB">
        <w:rPr>
          <w:rFonts w:ascii="Times New Roman" w:hAnsi="Times New Roman" w:cs="Times New Roman"/>
        </w:rPr>
        <w:t xml:space="preserve">have </w:t>
      </w:r>
      <w:r w:rsidR="00992366">
        <w:rPr>
          <w:rFonts w:ascii="Times New Roman" w:hAnsi="Times New Roman" w:cs="Times New Roman"/>
        </w:rPr>
        <w:t>add</w:t>
      </w:r>
      <w:r w:rsidR="001403CB">
        <w:rPr>
          <w:rFonts w:ascii="Times New Roman" w:hAnsi="Times New Roman" w:cs="Times New Roman"/>
        </w:rPr>
        <w:t>ed</w:t>
      </w:r>
      <w:r w:rsidR="00992366">
        <w:rPr>
          <w:rFonts w:ascii="Times New Roman" w:hAnsi="Times New Roman" w:cs="Times New Roman"/>
        </w:rPr>
        <w:t xml:space="preserve"> a </w:t>
      </w:r>
      <w:r w:rsidRPr="00D6746E">
        <w:rPr>
          <w:rFonts w:ascii="Times New Roman" w:hAnsi="Times New Roman" w:cs="Times New Roman"/>
        </w:rPr>
        <w:t>bias in this study</w:t>
      </w:r>
      <w:r w:rsidR="00992366">
        <w:rPr>
          <w:rFonts w:ascii="Times New Roman" w:hAnsi="Times New Roman" w:cs="Times New Roman"/>
        </w:rPr>
        <w:t xml:space="preserve"> which targets biochar addition to agricultural soils</w:t>
      </w:r>
      <w:r w:rsidRPr="00D6746E">
        <w:rPr>
          <w:rFonts w:ascii="Times New Roman" w:hAnsi="Times New Roman" w:cs="Times New Roman"/>
        </w:rPr>
        <w:t>.</w:t>
      </w:r>
      <w:r w:rsidR="00992366">
        <w:rPr>
          <w:rFonts w:ascii="Times New Roman" w:hAnsi="Times New Roman" w:cs="Times New Roman"/>
        </w:rPr>
        <w:t xml:space="preserve"> After applying the exclusion criteria, </w:t>
      </w:r>
      <w:r w:rsidRPr="00D6746E">
        <w:rPr>
          <w:rFonts w:ascii="Times New Roman" w:hAnsi="Times New Roman" w:cs="Times New Roman"/>
        </w:rPr>
        <w:t xml:space="preserve">30 papers passed. To </w:t>
      </w:r>
      <w:r w:rsidR="001403CB">
        <w:rPr>
          <w:rFonts w:ascii="Times New Roman" w:hAnsi="Times New Roman" w:cs="Times New Roman"/>
        </w:rPr>
        <w:t>extend the search</w:t>
      </w:r>
      <w:r w:rsidR="00FE0228">
        <w:rPr>
          <w:rFonts w:ascii="Times New Roman" w:hAnsi="Times New Roman" w:cs="Times New Roman"/>
        </w:rPr>
        <w:t xml:space="preserve">, the </w:t>
      </w:r>
      <w:r w:rsidR="001403CB">
        <w:rPr>
          <w:rFonts w:ascii="Times New Roman" w:hAnsi="Times New Roman" w:cs="Times New Roman"/>
        </w:rPr>
        <w:t xml:space="preserve">cited </w:t>
      </w:r>
      <w:r w:rsidR="00FE0228">
        <w:rPr>
          <w:rFonts w:ascii="Times New Roman" w:hAnsi="Times New Roman" w:cs="Times New Roman"/>
        </w:rPr>
        <w:t>reference</w:t>
      </w:r>
      <w:r w:rsidR="001403CB">
        <w:rPr>
          <w:rFonts w:ascii="Times New Roman" w:hAnsi="Times New Roman" w:cs="Times New Roman"/>
        </w:rPr>
        <w:t>s</w:t>
      </w:r>
      <w:r w:rsidR="00FE0228">
        <w:rPr>
          <w:rFonts w:ascii="Times New Roman" w:hAnsi="Times New Roman" w:cs="Times New Roman"/>
        </w:rPr>
        <w:t xml:space="preserve"> of the 30 papers w</w:t>
      </w:r>
      <w:r w:rsidR="001403CB">
        <w:rPr>
          <w:rFonts w:ascii="Times New Roman" w:hAnsi="Times New Roman" w:cs="Times New Roman"/>
        </w:rPr>
        <w:t>ere</w:t>
      </w:r>
      <w:r w:rsidR="00FE0228">
        <w:rPr>
          <w:rFonts w:ascii="Times New Roman" w:hAnsi="Times New Roman" w:cs="Times New Roman"/>
        </w:rPr>
        <w:t xml:space="preserve"> checked </w:t>
      </w:r>
      <w:r w:rsidR="001403CB">
        <w:rPr>
          <w:rFonts w:ascii="Times New Roman" w:hAnsi="Times New Roman" w:cs="Times New Roman"/>
        </w:rPr>
        <w:t xml:space="preserve">if </w:t>
      </w:r>
      <w:r w:rsidR="00B45190">
        <w:rPr>
          <w:rFonts w:ascii="Times New Roman" w:hAnsi="Times New Roman" w:cs="Times New Roman"/>
        </w:rPr>
        <w:t>additional articles would also provide useful data</w:t>
      </w:r>
      <w:r w:rsidRPr="00D6746E">
        <w:rPr>
          <w:rFonts w:ascii="Times New Roman" w:hAnsi="Times New Roman" w:cs="Times New Roman"/>
        </w:rPr>
        <w:t xml:space="preserve">. Finally, another 31 papers were added to our </w:t>
      </w:r>
      <w:r w:rsidR="00FB05AA">
        <w:rPr>
          <w:rFonts w:ascii="Times New Roman" w:hAnsi="Times New Roman" w:cs="Times New Roman"/>
        </w:rPr>
        <w:t>database</w:t>
      </w:r>
      <w:r w:rsidR="00FE0228">
        <w:rPr>
          <w:rFonts w:ascii="Times New Roman" w:hAnsi="Times New Roman" w:cs="Times New Roman"/>
        </w:rPr>
        <w:t>.</w:t>
      </w:r>
    </w:p>
    <w:p w14:paraId="19477BF7" w14:textId="77777777" w:rsidR="00FE0228" w:rsidRPr="00D6746E" w:rsidRDefault="00FE0228" w:rsidP="000C75D3">
      <w:pPr>
        <w:spacing w:line="360" w:lineRule="auto"/>
        <w:jc w:val="both"/>
        <w:rPr>
          <w:rFonts w:ascii="Times New Roman" w:hAnsi="Times New Roman" w:cs="Times New Roman"/>
        </w:rPr>
      </w:pPr>
    </w:p>
    <w:p w14:paraId="65906832" w14:textId="2E4C079B" w:rsidR="001F4014" w:rsidRDefault="00913CC8">
      <w:pPr>
        <w:spacing w:line="360" w:lineRule="auto"/>
        <w:jc w:val="both"/>
        <w:rPr>
          <w:rFonts w:ascii="Times New Roman" w:hAnsi="Times New Roman" w:cs="Times New Roman"/>
        </w:rPr>
      </w:pPr>
      <w:r>
        <w:rPr>
          <w:rFonts w:ascii="Times New Roman" w:hAnsi="Times New Roman" w:cs="Times New Roman"/>
        </w:rPr>
        <w:t xml:space="preserve">Characterization and effects </w:t>
      </w:r>
      <w:r w:rsidR="001F4014" w:rsidRPr="00D6746E">
        <w:rPr>
          <w:rFonts w:ascii="Times New Roman" w:hAnsi="Times New Roman" w:cs="Times New Roman"/>
        </w:rPr>
        <w:t xml:space="preserve">data was extracted from all 61 papers. The “effect” </w:t>
      </w:r>
      <w:r w:rsidR="00992366">
        <w:rPr>
          <w:rFonts w:ascii="Times New Roman" w:hAnsi="Times New Roman" w:cs="Times New Roman"/>
        </w:rPr>
        <w:t>represents</w:t>
      </w:r>
      <w:r w:rsidR="001F4014" w:rsidRPr="00D6746E">
        <w:rPr>
          <w:rFonts w:ascii="Times New Roman" w:hAnsi="Times New Roman" w:cs="Times New Roman"/>
        </w:rPr>
        <w:t xml:space="preserve"> the difference between the experimental group to which biochar was applied and the control group to which no biochar was applied </w:t>
      </w:r>
      <w:r w:rsidR="00062CA7">
        <w:rPr>
          <w:rFonts w:ascii="Times New Roman" w:hAnsi="Times New Roman" w:cs="Times New Roman"/>
        </w:rPr>
        <w:t>for</w:t>
      </w:r>
      <w:r w:rsidR="001F4014" w:rsidRPr="00D6746E">
        <w:rPr>
          <w:rFonts w:ascii="Times New Roman" w:hAnsi="Times New Roman" w:cs="Times New Roman"/>
        </w:rPr>
        <w:t xml:space="preserve"> a given endpoint, expressed as a percentage. Some studies did not </w:t>
      </w:r>
      <w:r w:rsidR="00992366">
        <w:rPr>
          <w:rFonts w:ascii="Times New Roman" w:hAnsi="Times New Roman" w:cs="Times New Roman"/>
        </w:rPr>
        <w:t>contain the</w:t>
      </w:r>
      <w:r w:rsidR="001F4014" w:rsidRPr="00D6746E">
        <w:rPr>
          <w:rFonts w:ascii="Times New Roman" w:hAnsi="Times New Roman" w:cs="Times New Roman"/>
        </w:rPr>
        <w:t xml:space="preserve"> </w:t>
      </w:r>
      <w:r w:rsidR="00992366">
        <w:rPr>
          <w:rFonts w:ascii="Times New Roman" w:hAnsi="Times New Roman" w:cs="Times New Roman"/>
        </w:rPr>
        <w:t>numerical values</w:t>
      </w:r>
      <w:r w:rsidR="001F4014" w:rsidRPr="00D6746E">
        <w:rPr>
          <w:rFonts w:ascii="Times New Roman" w:hAnsi="Times New Roman" w:cs="Times New Roman"/>
        </w:rPr>
        <w:t xml:space="preserve"> that could be </w:t>
      </w:r>
      <w:r w:rsidR="00992366">
        <w:rPr>
          <w:rFonts w:ascii="Times New Roman" w:hAnsi="Times New Roman" w:cs="Times New Roman"/>
        </w:rPr>
        <w:t>used</w:t>
      </w:r>
      <w:r w:rsidR="00992366" w:rsidRPr="00D6746E">
        <w:rPr>
          <w:rFonts w:ascii="Times New Roman" w:hAnsi="Times New Roman" w:cs="Times New Roman"/>
        </w:rPr>
        <w:t xml:space="preserve"> </w:t>
      </w:r>
      <w:r w:rsidR="001F4014" w:rsidRPr="00D6746E">
        <w:rPr>
          <w:rFonts w:ascii="Times New Roman" w:hAnsi="Times New Roman" w:cs="Times New Roman"/>
        </w:rPr>
        <w:t>directly to calculate the effect</w:t>
      </w:r>
      <w:r w:rsidR="00992366">
        <w:rPr>
          <w:rFonts w:ascii="Times New Roman" w:hAnsi="Times New Roman" w:cs="Times New Roman"/>
        </w:rPr>
        <w:t xml:space="preserve"> but only </w:t>
      </w:r>
      <w:r w:rsidR="001F4014" w:rsidRPr="00D6746E">
        <w:rPr>
          <w:rFonts w:ascii="Times New Roman" w:hAnsi="Times New Roman" w:cs="Times New Roman"/>
        </w:rPr>
        <w:t xml:space="preserve">recorded </w:t>
      </w:r>
      <w:r w:rsidR="00992366">
        <w:rPr>
          <w:rFonts w:ascii="Times New Roman" w:hAnsi="Times New Roman" w:cs="Times New Roman"/>
        </w:rPr>
        <w:t xml:space="preserve">the results </w:t>
      </w:r>
      <w:r w:rsidR="001F4014" w:rsidRPr="00D6746E">
        <w:rPr>
          <w:rFonts w:ascii="Times New Roman" w:hAnsi="Times New Roman" w:cs="Times New Roman"/>
        </w:rPr>
        <w:t xml:space="preserve">in the </w:t>
      </w:r>
      <w:r w:rsidR="00992366">
        <w:rPr>
          <w:rFonts w:ascii="Times New Roman" w:hAnsi="Times New Roman" w:cs="Times New Roman"/>
        </w:rPr>
        <w:t>figures. In this case the values were extracted</w:t>
      </w:r>
      <w:r w:rsidR="001F4014" w:rsidRPr="00D6746E">
        <w:rPr>
          <w:rFonts w:ascii="Times New Roman" w:hAnsi="Times New Roman" w:cs="Times New Roman"/>
        </w:rPr>
        <w:t xml:space="preserve"> </w:t>
      </w:r>
      <w:r w:rsidR="00992366">
        <w:rPr>
          <w:rFonts w:ascii="Times New Roman" w:hAnsi="Times New Roman" w:cs="Times New Roman"/>
        </w:rPr>
        <w:t>using</w:t>
      </w:r>
      <w:r w:rsidR="001F4014" w:rsidRPr="00D6746E">
        <w:rPr>
          <w:rFonts w:ascii="Times New Roman" w:hAnsi="Times New Roman" w:cs="Times New Roman"/>
        </w:rPr>
        <w:t xml:space="preserve"> the online tool </w:t>
      </w:r>
      <w:proofErr w:type="spellStart"/>
      <w:r w:rsidR="001F4014" w:rsidRPr="00D6746E">
        <w:rPr>
          <w:rFonts w:ascii="Times New Roman" w:hAnsi="Times New Roman" w:cs="Times New Roman"/>
        </w:rPr>
        <w:t>Plotdigitizer</w:t>
      </w:r>
      <w:proofErr w:type="spellEnd"/>
      <w:r w:rsidR="001F4014" w:rsidRPr="00D6746E">
        <w:rPr>
          <w:rFonts w:ascii="Times New Roman" w:hAnsi="Times New Roman" w:cs="Times New Roman"/>
        </w:rPr>
        <w:t xml:space="preserve"> 2.6.8 </w:t>
      </w:r>
      <w:sdt>
        <w:sdtPr>
          <w:rPr>
            <w:rFonts w:ascii="Times New Roman" w:hAnsi="Times New Roman" w:cs="Times New Roman"/>
            <w:color w:val="000000"/>
          </w:rPr>
          <w:tag w:val="MENDELEY_CITATION_v3_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"/>
          <w:id w:val="-1391565028"/>
          <w:placeholder>
            <w:docPart w:val="70FDA32BB8A9BD4087C2E97ACF87FF8D"/>
          </w:placeholder>
        </w:sdtPr>
        <w:sdtContent>
          <w:r w:rsidR="00F264C2" w:rsidRPr="00F264C2">
            <w:rPr>
              <w:rFonts w:ascii="Times New Roman" w:hAnsi="Times New Roman" w:cs="Times New Roman"/>
              <w:color w:val="000000"/>
            </w:rPr>
            <w:t>[41]</w:t>
          </w:r>
        </w:sdtContent>
      </w:sdt>
      <w:r w:rsidR="001F4014" w:rsidRPr="00D6746E">
        <w:rPr>
          <w:rFonts w:ascii="Times New Roman" w:hAnsi="Times New Roman" w:cs="Times New Roman"/>
        </w:rPr>
        <w:t xml:space="preserve">. </w:t>
      </w:r>
    </w:p>
    <w:p w14:paraId="2956F29D" w14:textId="77777777" w:rsidR="000C75D3" w:rsidRPr="00D6746E" w:rsidRDefault="000C75D3" w:rsidP="000C75D3">
      <w:pPr>
        <w:spacing w:line="360" w:lineRule="auto"/>
        <w:jc w:val="both"/>
        <w:rPr>
          <w:rFonts w:ascii="Times New Roman" w:hAnsi="Times New Roman" w:cs="Times New Roman"/>
        </w:rPr>
      </w:pPr>
    </w:p>
    <w:p w14:paraId="6E424323" w14:textId="3BC48312" w:rsidR="001F4014" w:rsidRDefault="00992366" w:rsidP="008A6C60">
      <w:pPr>
        <w:spacing w:after="160" w:line="360" w:lineRule="auto"/>
        <w:jc w:val="both"/>
        <w:rPr>
          <w:rFonts w:ascii="Times New Roman" w:hAnsi="Times New Roman" w:cs="Times New Roman"/>
        </w:rPr>
      </w:pPr>
      <w:r>
        <w:rPr>
          <w:rFonts w:ascii="Times New Roman" w:hAnsi="Times New Roman" w:cs="Times New Roman"/>
        </w:rPr>
        <w:t>W</w:t>
      </w:r>
      <w:r w:rsidR="001F4014" w:rsidRPr="000C75D3">
        <w:rPr>
          <w:rFonts w:ascii="Times New Roman" w:hAnsi="Times New Roman" w:cs="Times New Roman"/>
        </w:rPr>
        <w:t xml:space="preserve">hen the experiments in </w:t>
      </w:r>
      <w:r>
        <w:rPr>
          <w:rFonts w:ascii="Times New Roman" w:hAnsi="Times New Roman" w:cs="Times New Roman"/>
        </w:rPr>
        <w:t>one study</w:t>
      </w:r>
      <w:r w:rsidR="001F4014" w:rsidRPr="000C75D3">
        <w:rPr>
          <w:rFonts w:ascii="Times New Roman" w:hAnsi="Times New Roman" w:cs="Times New Roman"/>
        </w:rPr>
        <w:t xml:space="preserve"> use</w:t>
      </w:r>
      <w:r>
        <w:rPr>
          <w:rFonts w:ascii="Times New Roman" w:hAnsi="Times New Roman" w:cs="Times New Roman"/>
        </w:rPr>
        <w:t>d</w:t>
      </w:r>
      <w:r w:rsidR="001F4014" w:rsidRPr="000C75D3">
        <w:rPr>
          <w:rFonts w:ascii="Times New Roman" w:hAnsi="Times New Roman" w:cs="Times New Roman"/>
        </w:rPr>
        <w:t xml:space="preserve"> the same type of biochar</w:t>
      </w:r>
      <w:r>
        <w:rPr>
          <w:rFonts w:ascii="Times New Roman" w:hAnsi="Times New Roman" w:cs="Times New Roman"/>
        </w:rPr>
        <w:t xml:space="preserve">, </w:t>
      </w:r>
      <w:r w:rsidR="001F4014" w:rsidRPr="000C75D3">
        <w:rPr>
          <w:rFonts w:ascii="Times New Roman" w:hAnsi="Times New Roman" w:cs="Times New Roman"/>
        </w:rPr>
        <w:t xml:space="preserve">soil, </w:t>
      </w:r>
      <w:r>
        <w:rPr>
          <w:rFonts w:ascii="Times New Roman" w:hAnsi="Times New Roman" w:cs="Times New Roman"/>
        </w:rPr>
        <w:t xml:space="preserve">and organism at different concentrations, </w:t>
      </w:r>
      <w:r w:rsidR="001F4014" w:rsidRPr="000C75D3">
        <w:rPr>
          <w:rFonts w:ascii="Times New Roman" w:hAnsi="Times New Roman" w:cs="Times New Roman"/>
        </w:rPr>
        <w:t xml:space="preserve">this data series was defined as one experimental group. </w:t>
      </w:r>
      <w:r>
        <w:rPr>
          <w:rFonts w:ascii="Times New Roman" w:hAnsi="Times New Roman" w:cs="Times New Roman"/>
        </w:rPr>
        <w:t>Ex</w:t>
      </w:r>
      <w:r w:rsidR="001F4014" w:rsidRPr="000C75D3">
        <w:rPr>
          <w:rFonts w:ascii="Times New Roman" w:hAnsi="Times New Roman" w:cs="Times New Roman"/>
        </w:rPr>
        <w:t>periment</w:t>
      </w:r>
      <w:r>
        <w:rPr>
          <w:rFonts w:ascii="Times New Roman" w:hAnsi="Times New Roman" w:cs="Times New Roman"/>
        </w:rPr>
        <w:t>s</w:t>
      </w:r>
      <w:r w:rsidR="001F4014" w:rsidRPr="000C75D3">
        <w:rPr>
          <w:rFonts w:ascii="Times New Roman" w:hAnsi="Times New Roman" w:cs="Times New Roman"/>
        </w:rPr>
        <w:t xml:space="preserve"> targeting </w:t>
      </w:r>
      <w:r w:rsidR="00A61108" w:rsidRPr="000C75D3">
        <w:rPr>
          <w:rFonts w:ascii="Times New Roman" w:hAnsi="Times New Roman" w:cs="Times New Roman"/>
        </w:rPr>
        <w:t>growth, reproduction,</w:t>
      </w:r>
      <w:r w:rsidR="001F4014" w:rsidRPr="000C75D3">
        <w:rPr>
          <w:rFonts w:ascii="Times New Roman" w:hAnsi="Times New Roman" w:cs="Times New Roman"/>
        </w:rPr>
        <w:t xml:space="preserve"> and survival of organisms were </w:t>
      </w:r>
      <w:r w:rsidR="00C833D8">
        <w:rPr>
          <w:rFonts w:ascii="Times New Roman" w:hAnsi="Times New Roman" w:cs="Times New Roman"/>
        </w:rPr>
        <w:t>considered</w:t>
      </w:r>
      <w:r w:rsidR="001F4014" w:rsidRPr="000C75D3">
        <w:rPr>
          <w:rFonts w:ascii="Times New Roman" w:hAnsi="Times New Roman" w:cs="Times New Roman"/>
        </w:rPr>
        <w:t xml:space="preserve">. The following criteria were adopted to ensure uniformity in the data extraction process: (1) For growth inhibition/stimulation, the effects on crop yield, productivity, root growth, and shoot growth before and after biochar application were considered to belong to the endpoint type “growth.” For an identical experimental group, </w:t>
      </w:r>
      <w:r w:rsidR="001F4014" w:rsidRPr="000C75D3">
        <w:rPr>
          <w:rFonts w:ascii="Times New Roman" w:hAnsi="Times New Roman" w:cs="Times New Roman"/>
        </w:rPr>
        <w:lastRenderedPageBreak/>
        <w:t>the above tests were selected in the priority of crop yield &gt;</w:t>
      </w:r>
      <w:r w:rsidR="00607488" w:rsidRPr="00D6746E">
        <w:rPr>
          <w:rFonts w:ascii="Times New Roman" w:hAnsi="Times New Roman" w:cs="Times New Roman"/>
        </w:rPr>
        <w:t xml:space="preserve"> </w:t>
      </w:r>
      <w:r w:rsidR="001F4014" w:rsidRPr="000C75D3">
        <w:rPr>
          <w:rFonts w:ascii="Times New Roman" w:hAnsi="Times New Roman" w:cs="Times New Roman"/>
        </w:rPr>
        <w:t>productivity &gt;</w:t>
      </w:r>
      <w:r w:rsidR="00607488" w:rsidRPr="00D6746E">
        <w:rPr>
          <w:rFonts w:ascii="Times New Roman" w:hAnsi="Times New Roman" w:cs="Times New Roman"/>
        </w:rPr>
        <w:t xml:space="preserve"> </w:t>
      </w:r>
      <w:r w:rsidR="001F4014" w:rsidRPr="000C75D3">
        <w:rPr>
          <w:rFonts w:ascii="Times New Roman" w:hAnsi="Times New Roman" w:cs="Times New Roman"/>
        </w:rPr>
        <w:t>root growth &gt;</w:t>
      </w:r>
      <w:r w:rsidR="00607488" w:rsidRPr="00D6746E">
        <w:rPr>
          <w:rFonts w:ascii="Times New Roman" w:hAnsi="Times New Roman" w:cs="Times New Roman"/>
        </w:rPr>
        <w:t xml:space="preserve"> </w:t>
      </w:r>
      <w:r w:rsidR="001F4014" w:rsidRPr="000C75D3">
        <w:rPr>
          <w:rFonts w:ascii="Times New Roman" w:hAnsi="Times New Roman" w:cs="Times New Roman"/>
        </w:rPr>
        <w:t xml:space="preserve">shoot growth when they </w:t>
      </w:r>
      <w:r w:rsidR="00C833D8">
        <w:rPr>
          <w:rFonts w:ascii="Times New Roman" w:hAnsi="Times New Roman" w:cs="Times New Roman"/>
        </w:rPr>
        <w:t xml:space="preserve">were all reported. </w:t>
      </w:r>
      <w:r w:rsidR="001F4014" w:rsidRPr="000C75D3">
        <w:rPr>
          <w:rFonts w:ascii="Times New Roman" w:hAnsi="Times New Roman" w:cs="Times New Roman"/>
        </w:rPr>
        <w:t xml:space="preserve">(2) </w:t>
      </w:r>
      <w:r w:rsidR="00C833D8">
        <w:rPr>
          <w:rFonts w:ascii="Times New Roman" w:hAnsi="Times New Roman" w:cs="Times New Roman"/>
        </w:rPr>
        <w:t>If f</w:t>
      </w:r>
      <w:r w:rsidR="001F4014" w:rsidRPr="000C75D3">
        <w:rPr>
          <w:rFonts w:ascii="Times New Roman" w:hAnsi="Times New Roman" w:cs="Times New Roman"/>
        </w:rPr>
        <w:t>or the same experimental group</w:t>
      </w:r>
      <w:r w:rsidR="00C833D8">
        <w:rPr>
          <w:rFonts w:ascii="Times New Roman" w:hAnsi="Times New Roman" w:cs="Times New Roman"/>
        </w:rPr>
        <w:t xml:space="preserve"> </w:t>
      </w:r>
      <w:r w:rsidR="001F4014" w:rsidRPr="000C75D3">
        <w:rPr>
          <w:rFonts w:ascii="Times New Roman" w:hAnsi="Times New Roman" w:cs="Times New Roman"/>
        </w:rPr>
        <w:t>results of several experiments with different time durations were presented, the one with the longest duration was selected</w:t>
      </w:r>
      <w:r w:rsidR="00C833D8">
        <w:rPr>
          <w:rFonts w:ascii="Times New Roman" w:hAnsi="Times New Roman" w:cs="Times New Roman"/>
        </w:rPr>
        <w:t xml:space="preserve">. </w:t>
      </w:r>
      <w:r w:rsidR="001F4014" w:rsidRPr="000C75D3">
        <w:rPr>
          <w:rFonts w:ascii="Times New Roman" w:hAnsi="Times New Roman" w:cs="Times New Roman"/>
        </w:rPr>
        <w:t>(3) For the pH of soil and biochar, the pH of the biochar and the soil in the control group w</w:t>
      </w:r>
      <w:r w:rsidR="008A6C60">
        <w:rPr>
          <w:rFonts w:ascii="Times New Roman" w:hAnsi="Times New Roman" w:cs="Times New Roman"/>
        </w:rPr>
        <w:t>as</w:t>
      </w:r>
      <w:r w:rsidR="001F4014" w:rsidRPr="000C75D3">
        <w:rPr>
          <w:rFonts w:ascii="Times New Roman" w:hAnsi="Times New Roman" w:cs="Times New Roman"/>
        </w:rPr>
        <w:t xml:space="preserve"> recorded. The pH of the mixed soil after the addition of biochar was not recorded, nor w</w:t>
      </w:r>
      <w:r w:rsidR="008A6C60">
        <w:rPr>
          <w:rFonts w:ascii="Times New Roman" w:hAnsi="Times New Roman" w:cs="Times New Roman"/>
        </w:rPr>
        <w:t>ere</w:t>
      </w:r>
      <w:r w:rsidR="001F4014" w:rsidRPr="000C75D3">
        <w:rPr>
          <w:rFonts w:ascii="Times New Roman" w:hAnsi="Times New Roman" w:cs="Times New Roman"/>
        </w:rPr>
        <w:t xml:space="preserve"> the </w:t>
      </w:r>
      <w:r w:rsidR="008A6C60">
        <w:rPr>
          <w:rFonts w:ascii="Times New Roman" w:hAnsi="Times New Roman" w:cs="Times New Roman"/>
        </w:rPr>
        <w:t xml:space="preserve">changes in </w:t>
      </w:r>
      <w:r w:rsidR="001F4014" w:rsidRPr="000C75D3">
        <w:rPr>
          <w:rFonts w:ascii="Times New Roman" w:hAnsi="Times New Roman" w:cs="Times New Roman"/>
        </w:rPr>
        <w:t xml:space="preserve">pH </w:t>
      </w:r>
      <w:r w:rsidR="008A6C60">
        <w:rPr>
          <w:rFonts w:ascii="Times New Roman" w:hAnsi="Times New Roman" w:cs="Times New Roman"/>
        </w:rPr>
        <w:t>over time assessed</w:t>
      </w:r>
      <w:r w:rsidR="001F4014" w:rsidRPr="000C75D3">
        <w:rPr>
          <w:rFonts w:ascii="Times New Roman" w:hAnsi="Times New Roman" w:cs="Times New Roman"/>
        </w:rPr>
        <w:t>.</w:t>
      </w:r>
      <w:r w:rsidR="008A6C60">
        <w:rPr>
          <w:rFonts w:ascii="Times New Roman" w:hAnsi="Times New Roman" w:cs="Times New Roman"/>
        </w:rPr>
        <w:t xml:space="preserve"> Such information was only available for a very small number of studies and thus needed to be excluded. </w:t>
      </w:r>
      <w:r w:rsidR="001F4014" w:rsidRPr="000C75D3">
        <w:rPr>
          <w:rFonts w:ascii="Times New Roman" w:hAnsi="Times New Roman" w:cs="Times New Roman"/>
        </w:rPr>
        <w:t xml:space="preserve">Regarding the recorded descriptors, the details of </w:t>
      </w:r>
      <w:r w:rsidR="00062CA7">
        <w:rPr>
          <w:rFonts w:ascii="Times New Roman" w:hAnsi="Times New Roman" w:cs="Times New Roman"/>
        </w:rPr>
        <w:t xml:space="preserve">the </w:t>
      </w:r>
      <w:r w:rsidR="001F4014" w:rsidRPr="000C75D3">
        <w:rPr>
          <w:rFonts w:ascii="Times New Roman" w:hAnsi="Times New Roman" w:cs="Times New Roman"/>
        </w:rPr>
        <w:t xml:space="preserve">four categories </w:t>
      </w:r>
      <w:r w:rsidR="00292D1A">
        <w:rPr>
          <w:rFonts w:ascii="Times New Roman" w:hAnsi="Times New Roman" w:cs="Times New Roman"/>
        </w:rPr>
        <w:t xml:space="preserve">of </w:t>
      </w:r>
      <w:r w:rsidR="001F4014" w:rsidRPr="000C75D3">
        <w:rPr>
          <w:rFonts w:ascii="Times New Roman" w:hAnsi="Times New Roman" w:cs="Times New Roman"/>
        </w:rPr>
        <w:t>descriptors can be found in Table S</w:t>
      </w:r>
      <w:r w:rsidR="00842E4F" w:rsidRPr="000C75D3">
        <w:rPr>
          <w:rFonts w:ascii="Times New Roman" w:hAnsi="Times New Roman" w:cs="Times New Roman"/>
        </w:rPr>
        <w:t>6</w:t>
      </w:r>
      <w:r w:rsidR="001F4014" w:rsidRPr="000C75D3">
        <w:rPr>
          <w:rFonts w:ascii="Times New Roman" w:hAnsi="Times New Roman" w:cs="Times New Roman"/>
        </w:rPr>
        <w:t>.</w:t>
      </w:r>
    </w:p>
    <w:p w14:paraId="2007651E" w14:textId="77777777" w:rsidR="008A6C60" w:rsidRPr="000169E2" w:rsidRDefault="008A6C60" w:rsidP="000169E2">
      <w:pPr>
        <w:spacing w:after="160" w:line="360" w:lineRule="auto"/>
        <w:jc w:val="both"/>
        <w:rPr>
          <w:rFonts w:ascii="Times New Roman" w:hAnsi="Times New Roman" w:cs="Times New Roman"/>
        </w:rPr>
      </w:pPr>
    </w:p>
    <w:p w14:paraId="70B99213" w14:textId="77777777" w:rsidR="00EF0CB5" w:rsidRPr="000169E2" w:rsidRDefault="00EF0CB5" w:rsidP="000169E2">
      <w:pPr>
        <w:spacing w:before="100" w:beforeAutospacing="1" w:after="100" w:afterAutospacing="1" w:line="360" w:lineRule="auto"/>
        <w:jc w:val="both"/>
        <w:rPr>
          <w:rFonts w:ascii="Times New Roman" w:hAnsi="Times New Roman" w:cs="Times New Roman"/>
          <w:b/>
          <w:bCs/>
        </w:rPr>
      </w:pPr>
      <w:r w:rsidRPr="000169E2">
        <w:rPr>
          <w:rFonts w:ascii="Times New Roman" w:hAnsi="Times New Roman" w:cs="Times New Roman"/>
          <w:b/>
          <w:bCs/>
        </w:rPr>
        <w:t>Meta Analysis</w:t>
      </w:r>
    </w:p>
    <w:p w14:paraId="1A25D52C" w14:textId="1E7DD80D" w:rsidR="00EF0CB5" w:rsidRPr="00F472D5" w:rsidRDefault="004F6315" w:rsidP="00F472D5">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For the meta-analysis the data were grouped into </w:t>
      </w:r>
      <w:r w:rsidR="00EF0CB5" w:rsidRPr="00F472D5">
        <w:rPr>
          <w:rFonts w:ascii="Times New Roman" w:hAnsi="Times New Roman" w:cs="Times New Roman"/>
        </w:rPr>
        <w:t xml:space="preserve">subgroups: three subgroups </w:t>
      </w:r>
      <w:r>
        <w:rPr>
          <w:rFonts w:ascii="Times New Roman" w:hAnsi="Times New Roman" w:cs="Times New Roman"/>
        </w:rPr>
        <w:t>with</w:t>
      </w:r>
      <w:r w:rsidR="00EF0CB5" w:rsidRPr="00F472D5">
        <w:rPr>
          <w:rFonts w:ascii="Times New Roman" w:hAnsi="Times New Roman" w:cs="Times New Roman"/>
        </w:rPr>
        <w:t xml:space="preserve"> endpoint type, biochar type, and test organisms, three subgroups </w:t>
      </w:r>
      <w:r>
        <w:rPr>
          <w:rFonts w:ascii="Times New Roman" w:hAnsi="Times New Roman" w:cs="Times New Roman"/>
        </w:rPr>
        <w:t>based on</w:t>
      </w:r>
      <w:r w:rsidR="00EF0CB5" w:rsidRPr="00F472D5">
        <w:rPr>
          <w:rFonts w:ascii="Times New Roman" w:hAnsi="Times New Roman" w:cs="Times New Roman"/>
        </w:rPr>
        <w:t xml:space="preserve"> biochar properties (biochar pH, pyrolysis temperature, application rate), and one subgroup on soil </w:t>
      </w:r>
      <w:proofErr w:type="spellStart"/>
      <w:r w:rsidR="00EF0CB5" w:rsidRPr="00F472D5">
        <w:rPr>
          <w:rFonts w:ascii="Times New Roman" w:hAnsi="Times New Roman" w:cs="Times New Roman"/>
        </w:rPr>
        <w:t>pH.</w:t>
      </w:r>
      <w:proofErr w:type="spellEnd"/>
      <w:r w:rsidR="00EF0CB5" w:rsidRPr="00F472D5">
        <w:rPr>
          <w:rFonts w:ascii="Times New Roman" w:hAnsi="Times New Roman" w:cs="Times New Roman"/>
        </w:rPr>
        <w:t xml:space="preserve"> Details of the subgroups </w:t>
      </w:r>
      <w:r w:rsidR="008F3F06" w:rsidRPr="00D6746E">
        <w:rPr>
          <w:rFonts w:ascii="Times New Roman" w:hAnsi="Times New Roman" w:cs="Times New Roman"/>
        </w:rPr>
        <w:t>a</w:t>
      </w:r>
      <w:r w:rsidR="00EF0CB5" w:rsidRPr="00F472D5">
        <w:rPr>
          <w:rFonts w:ascii="Times New Roman" w:hAnsi="Times New Roman" w:cs="Times New Roman"/>
        </w:rPr>
        <w:t>re listed in Table S</w:t>
      </w:r>
      <w:r w:rsidR="009204F2">
        <w:rPr>
          <w:rFonts w:ascii="Times New Roman" w:hAnsi="Times New Roman" w:cs="Times New Roman"/>
        </w:rPr>
        <w:t>2</w:t>
      </w:r>
      <w:r w:rsidR="00EF0CB5" w:rsidRPr="00F472D5">
        <w:rPr>
          <w:rFonts w:ascii="Times New Roman" w:hAnsi="Times New Roman" w:cs="Times New Roman"/>
        </w:rPr>
        <w:t>.</w:t>
      </w:r>
    </w:p>
    <w:p w14:paraId="22E225EE" w14:textId="656133F8" w:rsidR="009F3ABB" w:rsidRPr="000169E2" w:rsidRDefault="009F3ABB" w:rsidP="000169E2">
      <w:pPr>
        <w:spacing w:before="100" w:beforeAutospacing="1" w:after="100" w:afterAutospacing="1" w:line="360" w:lineRule="auto"/>
        <w:jc w:val="both"/>
        <w:rPr>
          <w:rFonts w:ascii="Times New Roman" w:hAnsi="Times New Roman" w:cs="Times New Roman"/>
        </w:rPr>
      </w:pPr>
      <w:r w:rsidRPr="000169E2">
        <w:rPr>
          <w:rFonts w:ascii="Times New Roman" w:hAnsi="Times New Roman" w:cs="Times New Roman"/>
        </w:rPr>
        <w:t xml:space="preserve">The meta-analysis in the research was carried out based on the effect. Here, the value in the control group is </w:t>
      </w:r>
      <w:proofErr w:type="spellStart"/>
      <w:r w:rsidRPr="000169E2">
        <w:rPr>
          <w:rFonts w:ascii="Times New Roman" w:hAnsi="Times New Roman" w:cs="Times New Roman"/>
        </w:rPr>
        <w:t>X</w:t>
      </w:r>
      <w:r w:rsidRPr="000169E2">
        <w:rPr>
          <w:rFonts w:ascii="Times New Roman" w:hAnsi="Times New Roman" w:cs="Times New Roman"/>
          <w:vertAlign w:val="subscript"/>
        </w:rPr>
        <w:t>c</w:t>
      </w:r>
      <w:proofErr w:type="spellEnd"/>
      <w:r w:rsidRPr="000169E2">
        <w:rPr>
          <w:rFonts w:ascii="Times New Roman" w:hAnsi="Times New Roman" w:cs="Times New Roman"/>
        </w:rPr>
        <w:t>, and the value in the experiment group is X</w:t>
      </w:r>
      <w:r w:rsidRPr="000169E2">
        <w:rPr>
          <w:rFonts w:ascii="Times New Roman" w:hAnsi="Times New Roman" w:cs="Times New Roman"/>
          <w:vertAlign w:val="subscript"/>
        </w:rPr>
        <w:t>e</w:t>
      </w:r>
      <w:r w:rsidRPr="000169E2">
        <w:rPr>
          <w:rFonts w:ascii="Times New Roman" w:hAnsi="Times New Roman" w:cs="Times New Roman"/>
        </w:rPr>
        <w:t xml:space="preserve"> (For example, in the control group, the crop grow</w:t>
      </w:r>
      <w:r w:rsidR="006D0B69">
        <w:rPr>
          <w:rFonts w:ascii="Times New Roman" w:hAnsi="Times New Roman" w:cs="Times New Roman"/>
        </w:rPr>
        <w:t>th</w:t>
      </w:r>
      <w:r w:rsidRPr="000169E2">
        <w:rPr>
          <w:rFonts w:ascii="Times New Roman" w:hAnsi="Times New Roman" w:cs="Times New Roman"/>
        </w:rPr>
        <w:t xml:space="preserve"> </w:t>
      </w:r>
      <w:r w:rsidR="004F6315">
        <w:rPr>
          <w:rFonts w:ascii="Times New Roman" w:hAnsi="Times New Roman" w:cs="Times New Roman"/>
        </w:rPr>
        <w:t xml:space="preserve">is </w:t>
      </w:r>
      <w:r w:rsidRPr="000169E2">
        <w:rPr>
          <w:rFonts w:ascii="Times New Roman" w:hAnsi="Times New Roman" w:cs="Times New Roman"/>
        </w:rPr>
        <w:t xml:space="preserve">10 cm while in the experimental crop with biochar the crop growth </w:t>
      </w:r>
      <w:r w:rsidR="004F6315">
        <w:rPr>
          <w:rFonts w:ascii="Times New Roman" w:hAnsi="Times New Roman" w:cs="Times New Roman"/>
        </w:rPr>
        <w:t xml:space="preserve">is </w:t>
      </w:r>
      <w:r w:rsidRPr="000169E2">
        <w:rPr>
          <w:rFonts w:ascii="Times New Roman" w:hAnsi="Times New Roman" w:cs="Times New Roman"/>
        </w:rPr>
        <w:t xml:space="preserve">11 cm). The response ratio is calculated with equation 1 according to Luo et al. </w:t>
      </w:r>
      <w:sdt>
        <w:sdtPr>
          <w:rPr>
            <w:rFonts w:ascii="Times New Roman" w:hAnsi="Times New Roman" w:cs="Times New Roman"/>
            <w:color w:val="000000"/>
          </w:rPr>
          <w:tag w:val="MENDELEY_CITATION_v3_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"/>
          <w:id w:val="30847048"/>
          <w:placeholder>
            <w:docPart w:val="471A5816E9FEB845865461E31E2A275E"/>
          </w:placeholder>
        </w:sdtPr>
        <w:sdtContent>
          <w:r w:rsidR="00F264C2" w:rsidRPr="00F264C2">
            <w:rPr>
              <w:rFonts w:ascii="Times New Roman" w:hAnsi="Times New Roman" w:cs="Times New Roman"/>
              <w:color w:val="000000"/>
            </w:rPr>
            <w:t>[42]</w:t>
          </w:r>
        </w:sdtContent>
      </w:sdt>
      <w:r w:rsidRPr="000169E2">
        <w:rPr>
          <w:rFonts w:ascii="Times New Roman" w:hAnsi="Times New Roman" w:cs="Times New Roman"/>
        </w:rPr>
        <w:t xml:space="preserve">: </w:t>
      </w:r>
    </w:p>
    <w:p w14:paraId="58D5D6A7" w14:textId="674244ED" w:rsidR="009F3ABB" w:rsidRPr="000169E2" w:rsidRDefault="009F3ABB" w:rsidP="00CB18DD">
      <w:pPr>
        <w:spacing w:before="100" w:beforeAutospacing="1" w:after="100" w:afterAutospacing="1" w:line="360" w:lineRule="auto"/>
        <w:jc w:val="center"/>
        <w:rPr>
          <w:rFonts w:ascii="Times New Roman" w:hAnsi="Times New Roman" w:cs="Times New Roman"/>
        </w:rPr>
      </w:pPr>
      <m:oMath>
        <m:r>
          <w:rPr>
            <w:rFonts w:ascii="Cambria Math" w:hAnsi="Cambria Math" w:cs="Times New Roman"/>
          </w:rPr>
          <m:t>Response Ratio=</m:t>
        </m:r>
        <m:func>
          <m:funcPr>
            <m:ctrlPr>
              <w:ins w:id="8" w:author="Nowack, Bernd" w:date="2024-11-21T12:02:00Z" w16du:dateUtc="2024-11-21T11:02:00Z">
                <w:rPr>
                  <w:rFonts w:ascii="Cambria Math" w:hAnsi="Cambria Math" w:cs="Times New Roman"/>
                  <w:i/>
                </w:rPr>
              </w:ins>
            </m:ctrlPr>
          </m:funcPr>
          <m:fName>
            <m:r>
              <m:rPr>
                <m:sty m:val="p"/>
              </m:rPr>
              <w:rPr>
                <w:rFonts w:ascii="Cambria Math" w:hAnsi="Cambria Math" w:cs="Times New Roman"/>
              </w:rPr>
              <m:t>ln</m:t>
            </m:r>
          </m:fName>
          <m:e>
            <m:d>
              <m:dPr>
                <m:ctrlPr>
                  <w:ins w:id="9" w:author="Nowack, Bernd" w:date="2024-11-21T12:02:00Z" w16du:dateUtc="2024-11-21T11:02:00Z">
                    <w:rPr>
                      <w:rFonts w:ascii="Cambria Math" w:hAnsi="Cambria Math" w:cs="Times New Roman"/>
                      <w:i/>
                    </w:rPr>
                  </w:ins>
                </m:ctrlPr>
              </m:dPr>
              <m:e>
                <m:f>
                  <m:fPr>
                    <m:ctrlPr>
                      <w:ins w:id="10" w:author="Nowack, Bernd" w:date="2024-11-21T12:02:00Z" w16du:dateUtc="2024-11-21T11:02:00Z">
                        <w:rPr>
                          <w:rFonts w:ascii="Cambria Math" w:hAnsi="Cambria Math" w:cs="Times New Roman"/>
                          <w:i/>
                        </w:rPr>
                      </w:ins>
                    </m:ctrlPr>
                  </m:fPr>
                  <m:num>
                    <m:r>
                      <w:rPr>
                        <w:rFonts w:ascii="Cambria Math" w:hAnsi="Cambria Math" w:cs="Times New Roman"/>
                      </w:rPr>
                      <m:t>Xe</m:t>
                    </m:r>
                  </m:num>
                  <m:den>
                    <m:r>
                      <w:rPr>
                        <w:rFonts w:ascii="Cambria Math" w:hAnsi="Cambria Math" w:cs="Times New Roman"/>
                      </w:rPr>
                      <m:t>Xc</m:t>
                    </m:r>
                  </m:den>
                </m:f>
              </m:e>
            </m:d>
            <m:r>
              <w:rPr>
                <w:rFonts w:ascii="Cambria Math" w:hAnsi="Cambria Math" w:cs="Times New Roman"/>
              </w:rPr>
              <m:t xml:space="preserve">          </m:t>
            </m:r>
          </m:e>
        </m:func>
        <m:r>
          <w:rPr>
            <w:rFonts w:ascii="Cambria Math" w:hAnsi="Cambria Math" w:cs="Times New Roman"/>
          </w:rPr>
          <m:t xml:space="preserve"> </m:t>
        </m:r>
      </m:oMath>
      <w:r w:rsidRPr="000169E2">
        <w:rPr>
          <w:rFonts w:ascii="Times New Roman" w:hAnsi="Times New Roman" w:cs="Times New Roman"/>
        </w:rPr>
        <w:t xml:space="preserve"> (</w:t>
      </w:r>
      <w:r w:rsidR="00062CA7">
        <w:rPr>
          <w:rFonts w:ascii="Times New Roman" w:hAnsi="Times New Roman" w:cs="Times New Roman"/>
        </w:rPr>
        <w:t xml:space="preserve">Eq. </w:t>
      </w:r>
      <w:r w:rsidRPr="000169E2">
        <w:rPr>
          <w:rFonts w:ascii="Times New Roman" w:hAnsi="Times New Roman" w:cs="Times New Roman"/>
        </w:rPr>
        <w:t>1)</w:t>
      </w:r>
    </w:p>
    <w:p w14:paraId="1E98B18B" w14:textId="612A6F04" w:rsidR="009F3ABB" w:rsidRPr="00D6746E" w:rsidRDefault="009F3ABB" w:rsidP="000169E2">
      <w:pPr>
        <w:spacing w:before="100" w:beforeAutospacing="1" w:after="100" w:afterAutospacing="1" w:line="360" w:lineRule="auto"/>
        <w:jc w:val="both"/>
        <w:rPr>
          <w:rFonts w:ascii="Times New Roman" w:hAnsi="Times New Roman" w:cs="Times New Roman"/>
        </w:rPr>
      </w:pPr>
      <w:r w:rsidRPr="000169E2">
        <w:rPr>
          <w:rFonts w:ascii="Times New Roman" w:hAnsi="Times New Roman" w:cs="Times New Roman" w:hint="eastAsia"/>
        </w:rPr>
        <w:t>R</w:t>
      </w:r>
      <w:r w:rsidRPr="000169E2">
        <w:rPr>
          <w:rFonts w:ascii="Times New Roman" w:hAnsi="Times New Roman" w:cs="Times New Roman"/>
        </w:rPr>
        <w:t xml:space="preserve">egarding the number of studies, no studies were discarded because of the lack of replicates. Adopting standard deviation and variance as weighting functions would cause difficulty since some studies did not provide any control group. Besides, standard deviation as a weighting function was also reported to be unreliable because of various experimental conditions. Sometimes, the weight given by estimation from standard </w:t>
      </w:r>
      <w:r w:rsidRPr="000169E2">
        <w:rPr>
          <w:rFonts w:ascii="Times New Roman" w:hAnsi="Times New Roman" w:cs="Times New Roman"/>
        </w:rPr>
        <w:lastRenderedPageBreak/>
        <w:t xml:space="preserve">deviation would be extremely low or high. In our case, the dataset for biochar contains many different </w:t>
      </w:r>
      <w:r w:rsidR="00292D1A">
        <w:rPr>
          <w:rFonts w:ascii="Times New Roman" w:hAnsi="Times New Roman" w:cs="Times New Roman"/>
        </w:rPr>
        <w:t>types</w:t>
      </w:r>
      <w:r w:rsidR="00292D1A" w:rsidRPr="000169E2">
        <w:rPr>
          <w:rFonts w:ascii="Times New Roman" w:hAnsi="Times New Roman" w:cs="Times New Roman"/>
        </w:rPr>
        <w:t xml:space="preserve"> </w:t>
      </w:r>
      <w:r w:rsidRPr="000169E2">
        <w:rPr>
          <w:rFonts w:ascii="Times New Roman" w:hAnsi="Times New Roman" w:cs="Times New Roman"/>
        </w:rPr>
        <w:t>of studies and a variety of endpoints. For not underestimating or overestimating</w:t>
      </w:r>
      <w:r w:rsidR="00292D1A">
        <w:rPr>
          <w:rFonts w:ascii="Times New Roman" w:hAnsi="Times New Roman" w:cs="Times New Roman"/>
        </w:rPr>
        <w:t xml:space="preserve"> effect</w:t>
      </w:r>
      <w:r w:rsidR="00062CA7">
        <w:rPr>
          <w:rFonts w:ascii="Times New Roman" w:hAnsi="Times New Roman" w:cs="Times New Roman"/>
        </w:rPr>
        <w:t>s</w:t>
      </w:r>
      <w:r w:rsidRPr="000169E2">
        <w:rPr>
          <w:rFonts w:ascii="Times New Roman" w:hAnsi="Times New Roman" w:cs="Times New Roman"/>
        </w:rPr>
        <w:t xml:space="preserve">, the number of replicates in the experiment was adopted as the weight function according to Li et al </w:t>
      </w:r>
      <w:sdt>
        <w:sdtPr>
          <w:rPr>
            <w:rFonts w:ascii="Times New Roman" w:hAnsi="Times New Roman" w:cs="Times New Roman"/>
            <w:color w:val="000000"/>
          </w:rPr>
          <w:tag w:val="MENDELEY_CITATION_v3_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"/>
          <w:id w:val="763579820"/>
          <w:placeholder>
            <w:docPart w:val="2BF4386A59E1B644ACEDCB9B7B4B8849"/>
          </w:placeholder>
        </w:sdtPr>
        <w:sdtContent>
          <w:r w:rsidR="00F264C2" w:rsidRPr="00F264C2">
            <w:rPr>
              <w:rFonts w:ascii="Times New Roman" w:hAnsi="Times New Roman" w:cs="Times New Roman"/>
              <w:color w:val="000000"/>
            </w:rPr>
            <w:t>[26]</w:t>
          </w:r>
        </w:sdtContent>
      </w:sdt>
      <w:r w:rsidRPr="000169E2">
        <w:rPr>
          <w:rFonts w:ascii="Times New Roman" w:hAnsi="Times New Roman" w:cs="Times New Roman"/>
        </w:rPr>
        <w:t>. The number of replicates for control groups is N</w:t>
      </w:r>
      <w:r w:rsidRPr="000169E2">
        <w:rPr>
          <w:rFonts w:ascii="Times New Roman" w:hAnsi="Times New Roman" w:cs="Times New Roman"/>
          <w:vertAlign w:val="subscript"/>
        </w:rPr>
        <w:t>c</w:t>
      </w:r>
      <w:r w:rsidRPr="000169E2">
        <w:rPr>
          <w:rFonts w:ascii="Times New Roman" w:hAnsi="Times New Roman" w:cs="Times New Roman"/>
        </w:rPr>
        <w:t>, the number of replicates for experimental groups is N</w:t>
      </w:r>
      <w:r w:rsidRPr="000169E2">
        <w:rPr>
          <w:rFonts w:ascii="Times New Roman" w:hAnsi="Times New Roman" w:cs="Times New Roman"/>
          <w:vertAlign w:val="subscript"/>
        </w:rPr>
        <w:t>e</w:t>
      </w:r>
      <w:r w:rsidRPr="000169E2">
        <w:rPr>
          <w:rFonts w:ascii="Times New Roman" w:hAnsi="Times New Roman" w:cs="Times New Roman"/>
        </w:rPr>
        <w:t xml:space="preserve">, then the equation of weight is shown in equation 2: </w:t>
      </w:r>
    </w:p>
    <w:p w14:paraId="62DFD20C" w14:textId="700D35CE" w:rsidR="009F3ABB" w:rsidRPr="000169E2" w:rsidRDefault="009F3ABB" w:rsidP="000169E2">
      <w:pPr>
        <w:spacing w:before="100" w:beforeAutospacing="1" w:after="100" w:afterAutospacing="1" w:line="360" w:lineRule="auto"/>
        <w:jc w:val="center"/>
        <w:rPr>
          <w:rFonts w:ascii="Times New Roman" w:eastAsiaTheme="minorEastAsia" w:hAnsi="Times New Roman" w:cs="Times New Roman"/>
          <w:kern w:val="2"/>
          <w14:ligatures w14:val="standardContextual"/>
        </w:rPr>
      </w:pPr>
      <m:oMath>
        <m:r>
          <w:rPr>
            <w:rFonts w:ascii="Cambria Math" w:hAnsi="Cambria Math" w:cs="Times New Roman"/>
          </w:rPr>
          <m:t>Weight=</m:t>
        </m:r>
        <m:f>
          <m:fPr>
            <m:ctrlPr>
              <w:ins w:id="11" w:author="Nowack, Bernd" w:date="2024-11-21T12:02:00Z" w16du:dateUtc="2024-11-21T11:02:00Z">
                <w:rPr>
                  <w:rFonts w:ascii="Cambria Math" w:eastAsiaTheme="minorEastAsia" w:hAnsi="Cambria Math" w:cs="Times New Roman"/>
                  <w:i/>
                  <w:kern w:val="2"/>
                  <w14:ligatures w14:val="standardContextual"/>
                </w:rPr>
              </w:ins>
            </m:ctrlPr>
          </m:fPr>
          <m:num>
            <m:r>
              <w:rPr>
                <w:rFonts w:ascii="Cambria Math" w:hAnsi="Cambria Math" w:cs="Times New Roman"/>
              </w:rPr>
              <m:t>Nc ×Ne</m:t>
            </m:r>
          </m:num>
          <m:den>
            <m:r>
              <w:rPr>
                <w:rFonts w:ascii="Cambria Math" w:hAnsi="Cambria Math" w:cs="Times New Roman"/>
              </w:rPr>
              <m:t>Nc+Ne</m:t>
            </m:r>
          </m:den>
        </m:f>
        <m:r>
          <w:rPr>
            <w:rFonts w:ascii="Cambria Math" w:hAnsi="Cambria Math" w:cs="Times New Roman"/>
          </w:rPr>
          <m:t xml:space="preserve"> </m:t>
        </m:r>
      </m:oMath>
      <w:r w:rsidRPr="000169E2">
        <w:rPr>
          <w:rFonts w:ascii="Times New Roman" w:hAnsi="Times New Roman" w:cs="Times New Roman"/>
        </w:rPr>
        <w:t xml:space="preserve"> </w:t>
      </w:r>
      <w:r w:rsidR="00E700BC" w:rsidRPr="00D6746E">
        <w:rPr>
          <w:rFonts w:ascii="Times New Roman" w:hAnsi="Times New Roman" w:cs="Times New Roman"/>
        </w:rPr>
        <w:t xml:space="preserve">    </w:t>
      </w:r>
      <w:r w:rsidRPr="000169E2">
        <w:rPr>
          <w:rFonts w:ascii="Times New Roman" w:hAnsi="Times New Roman" w:cs="Times New Roman"/>
        </w:rPr>
        <w:t>(</w:t>
      </w:r>
      <w:r w:rsidR="00062CA7">
        <w:rPr>
          <w:rFonts w:ascii="Times New Roman" w:hAnsi="Times New Roman" w:cs="Times New Roman"/>
        </w:rPr>
        <w:t xml:space="preserve">Eq. </w:t>
      </w:r>
      <w:r w:rsidR="00E700BC" w:rsidRPr="00D6746E">
        <w:rPr>
          <w:rFonts w:ascii="Times New Roman" w:hAnsi="Times New Roman" w:cs="Times New Roman"/>
        </w:rPr>
        <w:t>2</w:t>
      </w:r>
      <w:r w:rsidRPr="000169E2">
        <w:rPr>
          <w:rFonts w:ascii="Times New Roman" w:hAnsi="Times New Roman" w:cs="Times New Roman"/>
        </w:rPr>
        <w:t>)</w:t>
      </w:r>
    </w:p>
    <w:p w14:paraId="3F8A0B2C" w14:textId="18807F47" w:rsidR="009F3ABB" w:rsidRPr="000169E2" w:rsidRDefault="009F3ABB" w:rsidP="000169E2">
      <w:pPr>
        <w:pStyle w:val="af2"/>
        <w:spacing w:line="360" w:lineRule="auto"/>
        <w:jc w:val="both"/>
        <w:rPr>
          <w:rFonts w:eastAsiaTheme="minorEastAsia"/>
          <w:kern w:val="2"/>
          <w14:ligatures w14:val="standardContextual"/>
        </w:rPr>
      </w:pPr>
      <w:r w:rsidRPr="000169E2">
        <w:rPr>
          <w:rFonts w:eastAsiaTheme="minorEastAsia"/>
          <w:kern w:val="2"/>
          <w14:ligatures w14:val="standardContextual"/>
        </w:rPr>
        <w:t>When visualizing the result</w:t>
      </w:r>
      <w:r w:rsidR="00292D1A">
        <w:rPr>
          <w:rFonts w:eastAsiaTheme="minorEastAsia"/>
          <w:kern w:val="2"/>
          <w14:ligatures w14:val="standardContextual"/>
        </w:rPr>
        <w:t>s</w:t>
      </w:r>
      <w:r w:rsidRPr="000169E2">
        <w:rPr>
          <w:rFonts w:eastAsiaTheme="minorEastAsia"/>
          <w:kern w:val="2"/>
          <w14:ligatures w14:val="standardContextual"/>
        </w:rPr>
        <w:t>, the response ratio was converted to effect with equation 3 to make the graph tangible</w:t>
      </w:r>
      <w:r w:rsidR="00E700BC" w:rsidRPr="000169E2">
        <w:rPr>
          <w:rFonts w:eastAsiaTheme="minorEastAsia"/>
          <w:kern w:val="2"/>
          <w14:ligatures w14:val="standardContextual"/>
        </w:rPr>
        <w:t>:</w:t>
      </w:r>
    </w:p>
    <w:p w14:paraId="2DDB77A5" w14:textId="37CF3590" w:rsidR="009F3ABB" w:rsidRPr="000169E2" w:rsidRDefault="00E700BC" w:rsidP="000169E2">
      <w:pPr>
        <w:spacing w:before="100" w:beforeAutospacing="1" w:after="100" w:afterAutospacing="1" w:line="360" w:lineRule="auto"/>
        <w:jc w:val="center"/>
        <w:rPr>
          <w:rFonts w:ascii="Times New Roman" w:eastAsiaTheme="minorEastAsia" w:hAnsi="Times New Roman" w:cs="Times New Roman"/>
          <w:kern w:val="2"/>
          <w14:ligatures w14:val="standardContextual"/>
        </w:rPr>
      </w:pPr>
      <m:oMath>
        <m:r>
          <w:rPr>
            <w:rFonts w:ascii="Cambria Math" w:hAnsi="Cambria Math" w:cs="Times New Roman"/>
          </w:rPr>
          <m:t>Effect=</m:t>
        </m:r>
        <m:d>
          <m:dPr>
            <m:ctrlPr>
              <w:ins w:id="12" w:author="Nowack, Bernd" w:date="2024-11-21T12:02:00Z" w16du:dateUtc="2024-11-21T11:02:00Z">
                <w:rPr>
                  <w:rFonts w:ascii="Cambria Math" w:hAnsi="Cambria Math" w:cs="Times New Roman"/>
                  <w:i/>
                </w:rPr>
              </w:ins>
            </m:ctrlPr>
          </m:dPr>
          <m:e>
            <m:sSup>
              <m:sSupPr>
                <m:ctrlPr>
                  <w:ins w:id="13" w:author="Nowack, Bernd" w:date="2024-11-21T12:02:00Z" w16du:dateUtc="2024-11-21T11:02:00Z">
                    <w:rPr>
                      <w:rFonts w:ascii="Cambria Math" w:eastAsiaTheme="minorEastAsia" w:hAnsi="Cambria Math" w:cs="Times New Roman"/>
                      <w:i/>
                      <w:kern w:val="2"/>
                      <w14:ligatures w14:val="standardContextual"/>
                    </w:rPr>
                  </w:ins>
                </m:ctrlPr>
              </m:sSupPr>
              <m:e>
                <m:r>
                  <w:rPr>
                    <w:rFonts w:ascii="Cambria Math" w:hAnsi="Cambria Math" w:cs="Times New Roman"/>
                  </w:rPr>
                  <m:t>e</m:t>
                </m:r>
              </m:e>
              <m:sup>
                <m:r>
                  <w:rPr>
                    <w:rFonts w:ascii="Cambria Math" w:hAnsi="Cambria Math" w:cs="Times New Roman"/>
                  </w:rPr>
                  <m:t>RR</m:t>
                </m:r>
              </m:sup>
            </m:sSup>
            <m:r>
              <w:rPr>
                <w:rFonts w:ascii="Cambria Math" w:hAnsi="Cambria Math" w:cs="Times New Roman"/>
              </w:rPr>
              <m:t>-1</m:t>
            </m:r>
          </m:e>
        </m:d>
        <m:r>
          <w:rPr>
            <w:rFonts w:ascii="Cambria Math" w:hAnsi="Cambria Math" w:cs="Times New Roman"/>
          </w:rPr>
          <m:t>×100%</m:t>
        </m:r>
      </m:oMath>
      <w:r w:rsidRPr="000169E2">
        <w:rPr>
          <w:rFonts w:ascii="Times New Roman" w:hAnsi="Times New Roman" w:cs="Times New Roman"/>
        </w:rPr>
        <w:t xml:space="preserve"> </w:t>
      </w:r>
      <w:r w:rsidRPr="00D6746E">
        <w:rPr>
          <w:rFonts w:ascii="Times New Roman" w:hAnsi="Times New Roman" w:cs="Times New Roman"/>
        </w:rPr>
        <w:t xml:space="preserve">    </w:t>
      </w:r>
      <w:r w:rsidRPr="000169E2">
        <w:rPr>
          <w:rFonts w:ascii="Times New Roman" w:hAnsi="Times New Roman" w:cs="Times New Roman"/>
        </w:rPr>
        <w:t>(</w:t>
      </w:r>
      <w:r w:rsidR="00062CA7">
        <w:rPr>
          <w:rFonts w:ascii="Times New Roman" w:hAnsi="Times New Roman" w:cs="Times New Roman"/>
        </w:rPr>
        <w:t xml:space="preserve">Eq. </w:t>
      </w:r>
      <w:r w:rsidR="00FC284A" w:rsidRPr="00D6746E">
        <w:rPr>
          <w:rFonts w:ascii="Times New Roman" w:hAnsi="Times New Roman" w:cs="Times New Roman"/>
        </w:rPr>
        <w:t>3</w:t>
      </w:r>
      <w:r w:rsidRPr="000169E2">
        <w:rPr>
          <w:rFonts w:ascii="Times New Roman" w:hAnsi="Times New Roman" w:cs="Times New Roman"/>
        </w:rPr>
        <w:t>)</w:t>
      </w:r>
    </w:p>
    <w:p w14:paraId="5789B48E" w14:textId="6C25EF23" w:rsidR="009F3ABB" w:rsidRDefault="009F3ABB" w:rsidP="001135DB">
      <w:pPr>
        <w:spacing w:before="100" w:beforeAutospacing="1" w:after="100" w:afterAutospacing="1" w:line="360" w:lineRule="auto"/>
        <w:jc w:val="both"/>
        <w:rPr>
          <w:rFonts w:ascii="Times New Roman" w:hAnsi="Times New Roman" w:cs="Times New Roman"/>
        </w:rPr>
      </w:pPr>
      <w:r w:rsidRPr="000169E2">
        <w:rPr>
          <w:rFonts w:ascii="Times New Roman" w:hAnsi="Times New Roman" w:cs="Times New Roman"/>
        </w:rPr>
        <w:t>When calculating the weighted average effect of the subgroup, the 95% c</w:t>
      </w:r>
      <w:r w:rsidR="00914379">
        <w:rPr>
          <w:rFonts w:ascii="Times New Roman" w:hAnsi="Times New Roman" w:cs="Times New Roman"/>
        </w:rPr>
        <w:t>onfidence i</w:t>
      </w:r>
      <w:r w:rsidRPr="000169E2">
        <w:rPr>
          <w:rFonts w:ascii="Times New Roman" w:hAnsi="Times New Roman" w:cs="Times New Roman"/>
        </w:rPr>
        <w:t xml:space="preserve">nterval (CI) </w:t>
      </w:r>
      <w:r w:rsidR="00292D1A">
        <w:rPr>
          <w:rFonts w:ascii="Times New Roman" w:hAnsi="Times New Roman" w:cs="Times New Roman"/>
        </w:rPr>
        <w:t>was</w:t>
      </w:r>
      <w:r w:rsidRPr="000169E2">
        <w:rPr>
          <w:rFonts w:ascii="Times New Roman" w:hAnsi="Times New Roman" w:cs="Times New Roman"/>
        </w:rPr>
        <w:t xml:space="preserve"> calculated for </w:t>
      </w:r>
      <w:r w:rsidR="00062CA7">
        <w:rPr>
          <w:rFonts w:ascii="Times New Roman" w:hAnsi="Times New Roman" w:cs="Times New Roman"/>
        </w:rPr>
        <w:t xml:space="preserve">the </w:t>
      </w:r>
      <w:r w:rsidRPr="000169E2">
        <w:rPr>
          <w:rFonts w:ascii="Times New Roman" w:hAnsi="Times New Roman" w:cs="Times New Roman"/>
        </w:rPr>
        <w:t>statistical analysis. For generating the 95% CI, the ‘</w:t>
      </w:r>
      <w:proofErr w:type="spellStart"/>
      <w:r w:rsidRPr="000169E2">
        <w:rPr>
          <w:rFonts w:ascii="Times New Roman" w:hAnsi="Times New Roman" w:cs="Times New Roman"/>
        </w:rPr>
        <w:t>confint</w:t>
      </w:r>
      <w:proofErr w:type="spellEnd"/>
      <w:r w:rsidRPr="000169E2">
        <w:rPr>
          <w:rFonts w:ascii="Times New Roman" w:hAnsi="Times New Roman" w:cs="Times New Roman"/>
        </w:rPr>
        <w:t xml:space="preserve">’ function in the ‘boot’ package in R was adopted </w:t>
      </w:r>
      <w:sdt>
        <w:sdtPr>
          <w:rPr>
            <w:rFonts w:ascii="Times New Roman" w:hAnsi="Times New Roman" w:cs="Times New Roman"/>
            <w:color w:val="000000"/>
          </w:rPr>
          <w:tag w:val="MENDELEY_CITATION_v3_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"/>
          <w:id w:val="423076979"/>
          <w:placeholder>
            <w:docPart w:val="471A5816E9FEB845865461E31E2A275E"/>
          </w:placeholder>
        </w:sdtPr>
        <w:sdtContent>
          <w:r w:rsidR="00F264C2" w:rsidRPr="00F264C2">
            <w:rPr>
              <w:rFonts w:ascii="Times New Roman" w:hAnsi="Times New Roman" w:cs="Times New Roman"/>
              <w:color w:val="000000"/>
            </w:rPr>
            <w:t>[43]</w:t>
          </w:r>
        </w:sdtContent>
      </w:sdt>
      <w:r w:rsidRPr="000169E2">
        <w:rPr>
          <w:rFonts w:ascii="Times New Roman" w:hAnsi="Times New Roman" w:cs="Times New Roman"/>
        </w:rPr>
        <w:t xml:space="preserve">. </w:t>
      </w:r>
      <w:r w:rsidR="00292D1A">
        <w:rPr>
          <w:rFonts w:ascii="Times New Roman" w:hAnsi="Times New Roman" w:cs="Times New Roman"/>
        </w:rPr>
        <w:t>An effect was</w:t>
      </w:r>
      <w:r w:rsidRPr="000169E2">
        <w:rPr>
          <w:rFonts w:ascii="Times New Roman" w:hAnsi="Times New Roman" w:cs="Times New Roman"/>
        </w:rPr>
        <w:t xml:space="preserve"> considered significantly different </w:t>
      </w:r>
      <w:r w:rsidR="00292D1A">
        <w:rPr>
          <w:rFonts w:ascii="Times New Roman" w:hAnsi="Times New Roman" w:cs="Times New Roman"/>
        </w:rPr>
        <w:t>from</w:t>
      </w:r>
      <w:r w:rsidRPr="000169E2">
        <w:rPr>
          <w:rFonts w:ascii="Times New Roman" w:hAnsi="Times New Roman" w:cs="Times New Roman"/>
        </w:rPr>
        <w:t xml:space="preserve"> </w:t>
      </w:r>
      <w:r w:rsidR="00292D1A">
        <w:rPr>
          <w:rFonts w:ascii="Times New Roman" w:hAnsi="Times New Roman" w:cs="Times New Roman"/>
        </w:rPr>
        <w:t>zero</w:t>
      </w:r>
      <w:r w:rsidRPr="000169E2">
        <w:rPr>
          <w:rFonts w:ascii="Times New Roman" w:hAnsi="Times New Roman" w:cs="Times New Roman"/>
        </w:rPr>
        <w:t xml:space="preserve"> if the 95% interval</w:t>
      </w:r>
      <w:r w:rsidR="00292D1A">
        <w:rPr>
          <w:rFonts w:ascii="Times New Roman" w:hAnsi="Times New Roman" w:cs="Times New Roman"/>
        </w:rPr>
        <w:t>s</w:t>
      </w:r>
      <w:r w:rsidRPr="000169E2">
        <w:rPr>
          <w:rFonts w:ascii="Times New Roman" w:hAnsi="Times New Roman" w:cs="Times New Roman"/>
        </w:rPr>
        <w:t xml:space="preserve"> did not overlap</w:t>
      </w:r>
      <w:r w:rsidR="0000774E">
        <w:rPr>
          <w:rFonts w:ascii="Times New Roman" w:hAnsi="Times New Roman" w:cs="Times New Roman"/>
        </w:rPr>
        <w:t xml:space="preserve"> with</w:t>
      </w:r>
      <w:r w:rsidRPr="000169E2">
        <w:rPr>
          <w:rFonts w:ascii="Times New Roman" w:hAnsi="Times New Roman" w:cs="Times New Roman"/>
        </w:rPr>
        <w:t xml:space="preserve"> </w:t>
      </w:r>
      <w:r w:rsidR="00062CA7">
        <w:rPr>
          <w:rFonts w:ascii="Times New Roman" w:hAnsi="Times New Roman" w:cs="Times New Roman"/>
        </w:rPr>
        <w:t>zero</w:t>
      </w:r>
      <w:r w:rsidRPr="000169E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"/>
          <w:id w:val="543482896"/>
          <w:placeholder>
            <w:docPart w:val="471A5816E9FEB845865461E31E2A275E"/>
          </w:placeholder>
        </w:sdtPr>
        <w:sdtContent>
          <w:r w:rsidR="00F264C2" w:rsidRPr="00F264C2">
            <w:rPr>
              <w:rFonts w:ascii="Times New Roman" w:hAnsi="Times New Roman" w:cs="Times New Roman"/>
              <w:color w:val="000000"/>
            </w:rPr>
            <w:t>[42]</w:t>
          </w:r>
        </w:sdtContent>
      </w:sdt>
      <w:r w:rsidRPr="000169E2">
        <w:rPr>
          <w:rFonts w:ascii="Times New Roman" w:hAnsi="Times New Roman" w:cs="Times New Roman"/>
        </w:rPr>
        <w:t xml:space="preserve">. In addition, the Wilcoxon signed-rank test was used to compare whether there </w:t>
      </w:r>
      <w:r w:rsidR="00292D1A">
        <w:rPr>
          <w:rFonts w:ascii="Times New Roman" w:hAnsi="Times New Roman" w:cs="Times New Roman"/>
        </w:rPr>
        <w:t>was</w:t>
      </w:r>
      <w:r w:rsidRPr="000169E2">
        <w:rPr>
          <w:rFonts w:ascii="Times New Roman" w:hAnsi="Times New Roman" w:cs="Times New Roman"/>
        </w:rPr>
        <w:t xml:space="preserve"> a significant difference between groups and the difference between the effect with biochar applied and </w:t>
      </w:r>
      <w:r w:rsidR="00292D1A">
        <w:rPr>
          <w:rFonts w:ascii="Times New Roman" w:hAnsi="Times New Roman" w:cs="Times New Roman"/>
        </w:rPr>
        <w:t>zero</w:t>
      </w:r>
      <w:r w:rsidRPr="000169E2">
        <w:rPr>
          <w:rFonts w:ascii="Times New Roman" w:hAnsi="Times New Roman" w:cs="Times New Roman"/>
        </w:rPr>
        <w:t xml:space="preserve">. This test does not need to satisfy the normal distribution and homogeneity of variance test. It is more robust in the face of extreme values, which is more in line with the characteristics of the data in this study than the analysis of variance test. </w:t>
      </w:r>
    </w:p>
    <w:p w14:paraId="48C51A1C" w14:textId="77777777" w:rsidR="004F6315" w:rsidRPr="000169E2" w:rsidRDefault="004F6315" w:rsidP="000169E2">
      <w:pPr>
        <w:spacing w:before="100" w:beforeAutospacing="1" w:after="100" w:afterAutospacing="1" w:line="360" w:lineRule="auto"/>
        <w:jc w:val="both"/>
        <w:rPr>
          <w:rFonts w:ascii="Times New Roman" w:hAnsi="Times New Roman" w:cs="Times New Roman"/>
        </w:rPr>
      </w:pPr>
    </w:p>
    <w:p w14:paraId="69D5938E" w14:textId="0FA84645" w:rsidR="004002C4" w:rsidRPr="000169E2" w:rsidRDefault="004002C4" w:rsidP="000169E2">
      <w:pPr>
        <w:spacing w:before="100" w:beforeAutospacing="1" w:after="100" w:afterAutospacing="1" w:line="360" w:lineRule="auto"/>
        <w:jc w:val="both"/>
        <w:rPr>
          <w:rFonts w:ascii="Times New Roman" w:hAnsi="Times New Roman" w:cs="Times New Roman"/>
          <w:b/>
          <w:bCs/>
        </w:rPr>
      </w:pPr>
      <w:r w:rsidRPr="000169E2">
        <w:rPr>
          <w:rFonts w:ascii="Times New Roman" w:hAnsi="Times New Roman" w:cs="Times New Roman"/>
          <w:b/>
          <w:bCs/>
        </w:rPr>
        <w:t>Machine learning</w:t>
      </w:r>
    </w:p>
    <w:p w14:paraId="5C84A288" w14:textId="44FB5FC1" w:rsidR="001130D6" w:rsidRPr="000169E2" w:rsidRDefault="001130D6" w:rsidP="000169E2">
      <w:pPr>
        <w:pStyle w:val="af2"/>
        <w:spacing w:line="360" w:lineRule="auto"/>
        <w:jc w:val="both"/>
        <w:rPr>
          <w:rFonts w:eastAsia="宋体"/>
        </w:rPr>
      </w:pPr>
      <w:r w:rsidRPr="000169E2">
        <w:rPr>
          <w:rFonts w:eastAsia="宋体"/>
        </w:rPr>
        <w:t xml:space="preserve">The dataset for training </w:t>
      </w:r>
      <w:r w:rsidR="00292D1A">
        <w:rPr>
          <w:rFonts w:eastAsia="宋体"/>
        </w:rPr>
        <w:t xml:space="preserve">the machine learning model </w:t>
      </w:r>
      <w:r w:rsidRPr="000169E2">
        <w:rPr>
          <w:rFonts w:eastAsia="宋体"/>
        </w:rPr>
        <w:t xml:space="preserve">was constructed from </w:t>
      </w:r>
      <w:r w:rsidR="00292D1A">
        <w:rPr>
          <w:rFonts w:eastAsia="宋体"/>
        </w:rPr>
        <w:t xml:space="preserve">the </w:t>
      </w:r>
      <w:r w:rsidRPr="000169E2">
        <w:rPr>
          <w:rFonts w:eastAsia="宋体"/>
        </w:rPr>
        <w:t>dataset with numeric</w:t>
      </w:r>
      <w:r w:rsidR="00292D1A">
        <w:rPr>
          <w:rFonts w:eastAsia="宋体"/>
        </w:rPr>
        <w:t>al</w:t>
      </w:r>
      <w:r w:rsidRPr="000169E2">
        <w:rPr>
          <w:rFonts w:eastAsia="宋体"/>
        </w:rPr>
        <w:t xml:space="preserve"> and categorical descriptors. For training the model, the data was processed by the following steps: 1) </w:t>
      </w:r>
      <w:r w:rsidR="00292D1A">
        <w:rPr>
          <w:rFonts w:eastAsia="宋体"/>
        </w:rPr>
        <w:t>C</w:t>
      </w:r>
      <w:r w:rsidRPr="000169E2">
        <w:rPr>
          <w:rFonts w:eastAsia="宋体"/>
        </w:rPr>
        <w:t>olumn</w:t>
      </w:r>
      <w:r w:rsidR="00292D1A">
        <w:rPr>
          <w:rFonts w:eastAsia="宋体"/>
        </w:rPr>
        <w:t>s</w:t>
      </w:r>
      <w:r w:rsidRPr="000169E2">
        <w:rPr>
          <w:rFonts w:eastAsia="宋体"/>
        </w:rPr>
        <w:t xml:space="preserve"> with more than half of the value</w:t>
      </w:r>
      <w:r w:rsidR="00292D1A">
        <w:rPr>
          <w:rFonts w:eastAsia="宋体"/>
        </w:rPr>
        <w:t>s</w:t>
      </w:r>
      <w:r w:rsidRPr="000169E2">
        <w:rPr>
          <w:rFonts w:eastAsia="宋体"/>
        </w:rPr>
        <w:t xml:space="preserve"> missing </w:t>
      </w:r>
      <w:r w:rsidRPr="000169E2">
        <w:rPr>
          <w:rFonts w:eastAsia="宋体"/>
        </w:rPr>
        <w:lastRenderedPageBreak/>
        <w:t xml:space="preserve">was deleted from the dataset. 2) For numeric descriptors, missing values were replaced with the median value of the column for training. 3) One-hot encoding was adopted to convert variables into binary vectors for categorical descriptors (biochar type, endpoint type, and tested organisms). </w:t>
      </w:r>
    </w:p>
    <w:p w14:paraId="10B8970A" w14:textId="77777777" w:rsidR="00FC284A" w:rsidRPr="000169E2" w:rsidRDefault="00FC284A" w:rsidP="000169E2">
      <w:pPr>
        <w:spacing w:before="100" w:beforeAutospacing="1" w:after="100" w:afterAutospacing="1" w:line="360" w:lineRule="auto"/>
        <w:jc w:val="both"/>
        <w:rPr>
          <w:rFonts w:ascii="Times New Roman" w:hAnsi="Times New Roman" w:cs="Times New Roman"/>
        </w:rPr>
      </w:pPr>
      <w:r w:rsidRPr="000169E2">
        <w:rPr>
          <w:rFonts w:ascii="Times New Roman" w:hAnsi="Times New Roman" w:cs="Times New Roman"/>
        </w:rPr>
        <w:t xml:space="preserve">The normalization for numerical descriptors was applied to prevent overcontribution and biases, as shown in Equation 4: </w:t>
      </w:r>
    </w:p>
    <w:p w14:paraId="4DC1BB62" w14:textId="5E2E3BC9" w:rsidR="00FC284A" w:rsidRPr="000169E2" w:rsidRDefault="00000000" w:rsidP="000169E2">
      <w:pPr>
        <w:spacing w:before="100" w:beforeAutospacing="1" w:after="100" w:afterAutospacing="1" w:line="360" w:lineRule="auto"/>
        <w:jc w:val="center"/>
        <w:rPr>
          <w:rFonts w:ascii="Times New Roman" w:eastAsiaTheme="minorEastAsia" w:hAnsi="Times New Roman" w:cs="Times New Roman"/>
          <w:kern w:val="2"/>
          <w14:ligatures w14:val="standardContextual"/>
        </w:rPr>
      </w:pPr>
      <m:oMath>
        <m:sSup>
          <m:sSupPr>
            <m:ctrlPr>
              <w:rPr>
                <w:rFonts w:ascii="Cambria Math" w:eastAsiaTheme="minorEastAsia" w:hAnsi="Cambria Math" w:cs="Times New Roman"/>
                <w:i/>
                <w:kern w:val="2"/>
                <w14:ligatures w14:val="standardContextual"/>
              </w:rPr>
            </m:ctrlPr>
          </m:sSupPr>
          <m:e>
            <m:sSub>
              <m:sSubPr>
                <m:ctrlPr>
                  <w:rPr>
                    <w:rFonts w:ascii="Cambria Math" w:eastAsiaTheme="minorEastAsia" w:hAnsi="Cambria Math" w:cs="Times New Roman"/>
                    <w:i/>
                    <w:kern w:val="2"/>
                    <w14:ligatures w14:val="standardContextual"/>
                  </w:rPr>
                </m:ctrlPr>
              </m:sSubPr>
              <m:e>
                <m:r>
                  <w:rPr>
                    <w:rFonts w:ascii="Cambria Math" w:hAnsi="Cambria Math" w:cs="Times New Roman"/>
                  </w:rPr>
                  <m:t>X</m:t>
                </m:r>
              </m:e>
              <m:sub>
                <m:r>
                  <w:rPr>
                    <w:rFonts w:ascii="Cambria Math" w:hAnsi="Cambria Math" w:cs="Times New Roman"/>
                  </w:rPr>
                  <m:t>i</m:t>
                </m:r>
              </m:sub>
            </m:sSub>
          </m:e>
          <m:sup>
            <m:r>
              <w:rPr>
                <w:rFonts w:ascii="Cambria Math" w:hAnsi="Cambria Math" w:cs="Times New Roman" w:hint="eastAsia"/>
              </w:rPr>
              <m:t>'</m:t>
            </m:r>
          </m:sup>
        </m:sSup>
        <m:r>
          <w:rPr>
            <w:rFonts w:ascii="Cambria Math" w:hAnsi="Cambria Math" w:cs="Times New Roman"/>
          </w:rPr>
          <m:t>=</m:t>
        </m:r>
        <m:f>
          <m:fPr>
            <m:ctrlPr>
              <w:rPr>
                <w:rFonts w:ascii="Cambria Math" w:eastAsiaTheme="minorEastAsia" w:hAnsi="Cambria Math" w:cs="Times New Roman"/>
                <w:i/>
                <w:kern w:val="2"/>
                <w14:ligatures w14:val="standardContextual"/>
              </w:rPr>
            </m:ctrlPr>
          </m:fPr>
          <m:num>
            <m:r>
              <w:rPr>
                <w:rFonts w:ascii="Cambria Math" w:hAnsi="Cambria Math" w:cs="Times New Roman"/>
              </w:rPr>
              <m:t>(</m:t>
            </m:r>
            <m:sSub>
              <m:sSubPr>
                <m:ctrlPr>
                  <w:rPr>
                    <w:rFonts w:ascii="Cambria Math" w:eastAsiaTheme="minorEastAsia" w:hAnsi="Cambria Math" w:cs="Times New Roman"/>
                    <w:i/>
                    <w:kern w:val="2"/>
                    <w14:ligatures w14:val="standardContextual"/>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eastAsiaTheme="minorEastAsia" w:hAnsi="Cambria Math" w:cs="Times New Roman"/>
                    <w:i/>
                    <w:kern w:val="2"/>
                    <w14:ligatures w14:val="standardContextual"/>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num>
          <m:den>
            <m:sSub>
              <m:sSubPr>
                <m:ctrlPr>
                  <w:rPr>
                    <w:rFonts w:ascii="Cambria Math" w:eastAsiaTheme="minorEastAsia" w:hAnsi="Cambria Math" w:cs="Times New Roman"/>
                    <w:i/>
                    <w:kern w:val="2"/>
                    <w14:ligatures w14:val="standardContextual"/>
                  </w:rPr>
                </m:ctrlPr>
              </m:sSubPr>
              <m:e>
                <m:r>
                  <w:rPr>
                    <w:rFonts w:ascii="Cambria Math" w:hAnsi="Cambria Math" w:cs="Times New Roman"/>
                  </w:rPr>
                  <m:t>θ</m:t>
                </m:r>
              </m:e>
              <m:sub>
                <m:r>
                  <w:rPr>
                    <w:rFonts w:ascii="Cambria Math" w:hAnsi="Cambria Math" w:cs="Times New Roman"/>
                  </w:rPr>
                  <m:t>i</m:t>
                </m:r>
              </m:sub>
            </m:sSub>
          </m:den>
        </m:f>
      </m:oMath>
      <w:r w:rsidR="00FC284A" w:rsidRPr="000169E2">
        <w:rPr>
          <w:rFonts w:ascii="Times New Roman" w:hAnsi="Times New Roman" w:cs="Times New Roman"/>
        </w:rPr>
        <w:t xml:space="preserve">     (</w:t>
      </w:r>
      <w:r w:rsidR="00CB18DD">
        <w:rPr>
          <w:rFonts w:ascii="Times New Roman" w:hAnsi="Times New Roman" w:cs="Times New Roman"/>
        </w:rPr>
        <w:t xml:space="preserve">Eq. </w:t>
      </w:r>
      <w:r w:rsidR="005A0749" w:rsidRPr="000169E2">
        <w:rPr>
          <w:rFonts w:ascii="Times New Roman" w:hAnsi="Times New Roman" w:cs="Times New Roman"/>
        </w:rPr>
        <w:t>4</w:t>
      </w:r>
      <w:r w:rsidR="00FC284A" w:rsidRPr="000169E2">
        <w:rPr>
          <w:rFonts w:ascii="Times New Roman" w:hAnsi="Times New Roman" w:cs="Times New Roman"/>
        </w:rPr>
        <w:t>)</w:t>
      </w:r>
    </w:p>
    <w:p w14:paraId="47FF9461" w14:textId="1FE78192" w:rsidR="00423773" w:rsidRPr="000169E2" w:rsidRDefault="00423773" w:rsidP="000169E2">
      <w:pPr>
        <w:spacing w:before="100" w:beforeAutospacing="1" w:after="100" w:afterAutospacing="1" w:line="360" w:lineRule="auto"/>
        <w:jc w:val="both"/>
        <w:rPr>
          <w:rFonts w:ascii="Times New Roman" w:hAnsi="Times New Roman" w:cs="Times New Roman"/>
        </w:rPr>
      </w:pPr>
      <w:r w:rsidRPr="000169E2">
        <w:rPr>
          <w:rFonts w:ascii="Times New Roman" w:hAnsi="Times New Roman" w:cs="Times New Roman"/>
        </w:rPr>
        <w:t>where X</w:t>
      </w:r>
      <w:r w:rsidRPr="000169E2">
        <w:rPr>
          <w:rFonts w:ascii="Times New Roman" w:hAnsi="Times New Roman" w:cs="Times New Roman"/>
          <w:vertAlign w:val="subscript"/>
        </w:rPr>
        <w:t>i</w:t>
      </w:r>
      <w:r w:rsidRPr="000169E2">
        <w:rPr>
          <w:rFonts w:ascii="Times New Roman" w:hAnsi="Times New Roman" w:cs="Times New Roman"/>
        </w:rPr>
        <w:t xml:space="preserve"> is the observed value, X</w:t>
      </w:r>
      <w:r w:rsidRPr="000169E2">
        <w:rPr>
          <w:rFonts w:ascii="Times New Roman" w:hAnsi="Times New Roman" w:cs="Times New Roman"/>
          <w:vertAlign w:val="subscript"/>
        </w:rPr>
        <w:t>i</w:t>
      </w:r>
      <w:r w:rsidRPr="000169E2">
        <w:rPr>
          <w:rFonts w:ascii="Times New Roman" w:hAnsi="Times New Roman" w:cs="Times New Roman"/>
          <w:vertAlign w:val="superscript"/>
        </w:rPr>
        <w:t>’</w:t>
      </w:r>
      <w:r w:rsidRPr="000169E2">
        <w:rPr>
          <w:rFonts w:ascii="Times New Roman" w:hAnsi="Times New Roman" w:cs="Times New Roman"/>
        </w:rPr>
        <w:t xml:space="preserve"> is the normalized value, </w:t>
      </w:r>
      <w:proofErr w:type="spellStart"/>
      <w:r w:rsidRPr="000169E2">
        <w:rPr>
          <w:rFonts w:ascii="Times New Roman" w:hAnsi="Times New Roman" w:cs="Times New Roman"/>
        </w:rPr>
        <w:t>μ</w:t>
      </w:r>
      <w:r w:rsidRPr="000169E2">
        <w:rPr>
          <w:rFonts w:ascii="Times New Roman" w:hAnsi="Times New Roman" w:cs="Times New Roman"/>
          <w:vertAlign w:val="subscript"/>
        </w:rPr>
        <w:t>i</w:t>
      </w:r>
      <w:proofErr w:type="spellEnd"/>
      <w:r w:rsidRPr="000169E2">
        <w:rPr>
          <w:rFonts w:ascii="Times New Roman" w:hAnsi="Times New Roman" w:cs="Times New Roman"/>
        </w:rPr>
        <w:t xml:space="preserve"> is the mean value for the descriptor, and </w:t>
      </w:r>
      <w:proofErr w:type="spellStart"/>
      <w:r w:rsidRPr="000169E2">
        <w:rPr>
          <w:rFonts w:ascii="Times New Roman" w:hAnsi="Times New Roman" w:cs="Times New Roman"/>
        </w:rPr>
        <w:t>θi</w:t>
      </w:r>
      <w:proofErr w:type="spellEnd"/>
      <w:r w:rsidRPr="000169E2">
        <w:rPr>
          <w:rFonts w:ascii="Times New Roman" w:hAnsi="Times New Roman" w:cs="Times New Roman"/>
        </w:rPr>
        <w:t xml:space="preserve"> is the standard deviation for the descriptor. After preprocessing, 23 descriptors were left for model training. The details of the processing can be found in Table S</w:t>
      </w:r>
      <w:r w:rsidR="009204F2">
        <w:rPr>
          <w:rFonts w:ascii="Times New Roman" w:hAnsi="Times New Roman" w:cs="Times New Roman"/>
        </w:rPr>
        <w:t>3</w:t>
      </w:r>
      <w:r w:rsidRPr="000169E2">
        <w:rPr>
          <w:rFonts w:ascii="Times New Roman" w:hAnsi="Times New Roman" w:cs="Times New Roman"/>
        </w:rPr>
        <w:t xml:space="preserve">. </w:t>
      </w:r>
    </w:p>
    <w:p w14:paraId="496E0B5F" w14:textId="594C45FC" w:rsidR="00B0779D" w:rsidRPr="000169E2" w:rsidRDefault="00B0779D" w:rsidP="000169E2">
      <w:pPr>
        <w:pStyle w:val="af2"/>
        <w:spacing w:line="360" w:lineRule="auto"/>
        <w:jc w:val="both"/>
        <w:rPr>
          <w:rFonts w:eastAsia="宋体"/>
        </w:rPr>
      </w:pPr>
      <w:r w:rsidRPr="000169E2">
        <w:rPr>
          <w:rFonts w:eastAsia="宋体"/>
        </w:rPr>
        <w:t xml:space="preserve">The models developed in this study were of three categories. The first one was the binary classification model, which predicted if the biochar was “beneficial”, or “hazardous”. </w:t>
      </w:r>
      <w:r w:rsidR="00EA2A4C">
        <w:rPr>
          <w:rFonts w:eastAsia="宋体"/>
        </w:rPr>
        <w:t>I</w:t>
      </w:r>
      <w:r w:rsidRPr="000169E2">
        <w:rPr>
          <w:rFonts w:eastAsia="宋体"/>
        </w:rPr>
        <w:t xml:space="preserve">f the recorded effect was greater than </w:t>
      </w:r>
      <w:r w:rsidR="00292D1A">
        <w:rPr>
          <w:rFonts w:eastAsia="宋体"/>
        </w:rPr>
        <w:t>zero</w:t>
      </w:r>
      <w:r w:rsidRPr="000169E2">
        <w:rPr>
          <w:rFonts w:eastAsia="宋体"/>
        </w:rPr>
        <w:t xml:space="preserve">, the biochar was categorized as “beneficial”, if it was not then the biochar was categorized as “hazardous”. The second </w:t>
      </w:r>
      <w:r w:rsidR="002B0A36">
        <w:rPr>
          <w:rFonts w:eastAsia="宋体"/>
        </w:rPr>
        <w:t>model category</w:t>
      </w:r>
      <w:r w:rsidRPr="000169E2">
        <w:rPr>
          <w:rFonts w:eastAsia="宋体"/>
        </w:rPr>
        <w:t xml:space="preserve"> was the ternary classification model, which predicted if the biochar was “beneficial”, “neutral”, and “hazardous”. For generating three categories, if the recorded effect was greater than 10%, the biochar was categorized as “beneficial”; if it was less than -10%, the biochar was categorized as “hazardous”, and the rest </w:t>
      </w:r>
      <w:r w:rsidR="002B0A36">
        <w:rPr>
          <w:rFonts w:eastAsia="宋体"/>
        </w:rPr>
        <w:t>was</w:t>
      </w:r>
      <w:r w:rsidRPr="000169E2">
        <w:rPr>
          <w:rFonts w:eastAsia="宋体"/>
        </w:rPr>
        <w:t xml:space="preserve"> categorized as “neutral”. The category “neutral” was created specifically because, given the uncertainty of the effect, biochar in the range of -10% to 10% often cannot be categorized with certainty as “beneficial” or “hazardous”. Such data points are expected to cause large errors in the binary classification. The “neutral” category was designed to see if such points caused large biases and if achieving a ternary classification with good accuracy through the model was possible. The third </w:t>
      </w:r>
      <w:r w:rsidR="007B5301">
        <w:rPr>
          <w:rFonts w:eastAsia="宋体"/>
        </w:rPr>
        <w:t>model</w:t>
      </w:r>
      <w:r w:rsidRPr="000169E2">
        <w:rPr>
          <w:rFonts w:eastAsia="宋体"/>
        </w:rPr>
        <w:t xml:space="preserve"> </w:t>
      </w:r>
      <w:r w:rsidR="002B0A36">
        <w:rPr>
          <w:rFonts w:eastAsia="宋体"/>
        </w:rPr>
        <w:t>type was</w:t>
      </w:r>
      <w:r w:rsidRPr="000169E2">
        <w:rPr>
          <w:rFonts w:eastAsia="宋体"/>
        </w:rPr>
        <w:t xml:space="preserve"> the quantitative model, which quantitively predicts the effect of biochar from the </w:t>
      </w:r>
      <w:r w:rsidR="007B5301">
        <w:rPr>
          <w:rFonts w:eastAsia="宋体"/>
        </w:rPr>
        <w:t xml:space="preserve">chosen </w:t>
      </w:r>
      <w:r w:rsidRPr="000169E2">
        <w:rPr>
          <w:rFonts w:eastAsia="宋体"/>
        </w:rPr>
        <w:t xml:space="preserve">descriptors. For </w:t>
      </w:r>
      <w:r w:rsidR="002756B0" w:rsidRPr="000169E2">
        <w:rPr>
          <w:rFonts w:eastAsia="宋体"/>
        </w:rPr>
        <w:t xml:space="preserve">the </w:t>
      </w:r>
      <w:r w:rsidRPr="000169E2">
        <w:rPr>
          <w:rFonts w:eastAsia="宋体"/>
        </w:rPr>
        <w:t xml:space="preserve">qualitative classification model, </w:t>
      </w:r>
      <w:r w:rsidR="00871CF8" w:rsidRPr="000169E2">
        <w:rPr>
          <w:rFonts w:eastAsia="宋体"/>
        </w:rPr>
        <w:t>three</w:t>
      </w:r>
      <w:r w:rsidRPr="000169E2">
        <w:rPr>
          <w:rFonts w:eastAsia="宋体"/>
        </w:rPr>
        <w:t xml:space="preserve"> different machine-learning </w:t>
      </w:r>
      <w:r w:rsidRPr="000169E2">
        <w:rPr>
          <w:rFonts w:eastAsia="宋体"/>
        </w:rPr>
        <w:lastRenderedPageBreak/>
        <w:t xml:space="preserve">models were adopted: SVM, NN, and RF. For </w:t>
      </w:r>
      <w:r w:rsidR="00EA2A4C">
        <w:rPr>
          <w:rFonts w:eastAsia="宋体"/>
        </w:rPr>
        <w:t xml:space="preserve">the </w:t>
      </w:r>
      <w:r w:rsidRPr="000169E2">
        <w:rPr>
          <w:rFonts w:eastAsia="宋体"/>
        </w:rPr>
        <w:t>quantitative prediction modeling, RF was selected as the method. The model</w:t>
      </w:r>
      <w:r w:rsidR="00EA2A4C">
        <w:rPr>
          <w:rFonts w:eastAsia="宋体"/>
        </w:rPr>
        <w:t>ing</w:t>
      </w:r>
      <w:r w:rsidRPr="000169E2">
        <w:rPr>
          <w:rFonts w:eastAsia="宋体"/>
        </w:rPr>
        <w:t xml:space="preserve"> w</w:t>
      </w:r>
      <w:r w:rsidR="00EA2A4C">
        <w:rPr>
          <w:rFonts w:eastAsia="宋体"/>
        </w:rPr>
        <w:t>as</w:t>
      </w:r>
      <w:r w:rsidRPr="000169E2">
        <w:rPr>
          <w:rFonts w:eastAsia="宋体"/>
        </w:rPr>
        <w:t xml:space="preserve"> carried out with the help of </w:t>
      </w:r>
      <w:r w:rsidR="00EA2A4C">
        <w:rPr>
          <w:rFonts w:eastAsia="宋体"/>
        </w:rPr>
        <w:t xml:space="preserve">the </w:t>
      </w:r>
      <w:r w:rsidRPr="000169E2">
        <w:rPr>
          <w:rFonts w:eastAsia="宋体"/>
        </w:rPr>
        <w:t>R package</w:t>
      </w:r>
      <w:r w:rsidR="00EA2A4C">
        <w:rPr>
          <w:rFonts w:eastAsia="宋体"/>
        </w:rPr>
        <w:t>s</w:t>
      </w:r>
      <w:r w:rsidRPr="000169E2">
        <w:rPr>
          <w:rFonts w:eastAsia="宋体"/>
        </w:rPr>
        <w:t xml:space="preserve"> “</w:t>
      </w:r>
      <w:proofErr w:type="spellStart"/>
      <w:r w:rsidRPr="000169E2">
        <w:rPr>
          <w:rFonts w:eastAsia="宋体"/>
        </w:rPr>
        <w:t>Keras</w:t>
      </w:r>
      <w:proofErr w:type="spellEnd"/>
      <w:r w:rsidRPr="000169E2">
        <w:rPr>
          <w:rFonts w:eastAsia="宋体"/>
        </w:rPr>
        <w:t>”</w:t>
      </w:r>
      <w:r w:rsidR="00EA2A4C" w:rsidRPr="00EA2A4C">
        <w:rPr>
          <w:rFonts w:eastAsia="宋体"/>
          <w:color w:val="000000"/>
        </w:rPr>
        <w:t xml:space="preserve"> </w:t>
      </w:r>
      <w:r w:rsidR="00EA2A4C" w:rsidRPr="009A3508">
        <w:rPr>
          <w:rFonts w:eastAsia="宋体"/>
          <w:color w:val="000000"/>
        </w:rPr>
        <w:t>[36]</w:t>
      </w:r>
      <w:r w:rsidRPr="000169E2">
        <w:rPr>
          <w:rFonts w:eastAsia="宋体"/>
        </w:rPr>
        <w:t>, “e1071”</w:t>
      </w:r>
      <w:r w:rsidR="00EA2A4C">
        <w:rPr>
          <w:rFonts w:eastAsia="宋体"/>
        </w:rPr>
        <w:t xml:space="preserve"> </w:t>
      </w:r>
      <w:r w:rsidR="00EA2A4C" w:rsidRPr="009A3508">
        <w:rPr>
          <w:rFonts w:eastAsia="宋体"/>
          <w:color w:val="000000"/>
        </w:rPr>
        <w:t>[43],</w:t>
      </w:r>
      <w:r w:rsidRPr="000169E2">
        <w:rPr>
          <w:rFonts w:eastAsia="宋体"/>
        </w:rPr>
        <w:t xml:space="preserve"> “</w:t>
      </w:r>
      <w:proofErr w:type="spellStart"/>
      <w:r w:rsidRPr="000169E2">
        <w:rPr>
          <w:rFonts w:eastAsia="宋体"/>
        </w:rPr>
        <w:t>randomForest</w:t>
      </w:r>
      <w:proofErr w:type="spellEnd"/>
      <w:r w:rsidRPr="000169E2">
        <w:rPr>
          <w:rFonts w:eastAsia="宋体"/>
        </w:rPr>
        <w:t>”</w:t>
      </w:r>
      <w:r w:rsidR="00EA2A4C">
        <w:rPr>
          <w:rFonts w:eastAsia="宋体"/>
        </w:rPr>
        <w:t xml:space="preserve"> </w:t>
      </w:r>
      <w:r w:rsidR="00EA2A4C" w:rsidRPr="009A3508">
        <w:rPr>
          <w:rFonts w:eastAsia="宋体"/>
          <w:color w:val="000000"/>
        </w:rPr>
        <w:t>[44]</w:t>
      </w:r>
      <w:r w:rsidRPr="000169E2">
        <w:rPr>
          <w:rFonts w:eastAsia="宋体"/>
        </w:rPr>
        <w:t xml:space="preserve"> and “</w:t>
      </w:r>
      <w:proofErr w:type="spellStart"/>
      <w:r w:rsidRPr="000169E2">
        <w:rPr>
          <w:rFonts w:eastAsia="宋体"/>
        </w:rPr>
        <w:t>nnet</w:t>
      </w:r>
      <w:proofErr w:type="spellEnd"/>
      <w:r w:rsidRPr="000169E2">
        <w:rPr>
          <w:rFonts w:eastAsia="宋体"/>
        </w:rPr>
        <w:t>”</w:t>
      </w:r>
      <w:r w:rsidR="00EA2A4C" w:rsidRPr="00EA2A4C">
        <w:rPr>
          <w:rFonts w:eastAsia="宋体"/>
          <w:color w:val="000000"/>
        </w:rPr>
        <w:t xml:space="preserve"> </w:t>
      </w:r>
      <w:sdt>
        <w:sdtPr>
          <w:rPr>
            <w:rFonts w:eastAsia="宋体"/>
            <w:color w:val="000000"/>
          </w:rPr>
          <w:tag w:val="MENDELEY_CITATION_v3_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"/>
          <w:id w:val="1956213334"/>
          <w:placeholder>
            <w:docPart w:val="D715CEADA71F6940A97AECDE57E4094D"/>
          </w:placeholder>
        </w:sdtPr>
        <w:sdtContent>
          <w:r w:rsidR="00F264C2" w:rsidRPr="00F264C2">
            <w:rPr>
              <w:rFonts w:eastAsia="宋体"/>
              <w:color w:val="000000"/>
            </w:rPr>
            <w:t>[36], [44], [45], [46]</w:t>
          </w:r>
        </w:sdtContent>
      </w:sdt>
      <w:r w:rsidRPr="000169E2">
        <w:rPr>
          <w:rFonts w:eastAsia="宋体"/>
        </w:rPr>
        <w:t xml:space="preserve">. </w:t>
      </w:r>
      <w:r w:rsidR="00EA2A4C">
        <w:rPr>
          <w:rFonts w:eastAsia="宋体"/>
        </w:rPr>
        <w:t>For t</w:t>
      </w:r>
      <w:r w:rsidRPr="000169E2">
        <w:rPr>
          <w:rFonts w:eastAsia="宋体"/>
        </w:rPr>
        <w:t>he details about the parameter settings of the model</w:t>
      </w:r>
      <w:r w:rsidR="00EA2A4C">
        <w:rPr>
          <w:rFonts w:eastAsia="宋体"/>
        </w:rPr>
        <w:t>s</w:t>
      </w:r>
      <w:r w:rsidRPr="000169E2">
        <w:rPr>
          <w:rFonts w:eastAsia="宋体"/>
        </w:rPr>
        <w:t xml:space="preserve"> in the code, see Table S</w:t>
      </w:r>
      <w:r w:rsidR="009204F2">
        <w:rPr>
          <w:rFonts w:eastAsia="宋体"/>
        </w:rPr>
        <w:t>7</w:t>
      </w:r>
      <w:r w:rsidRPr="000169E2">
        <w:rPr>
          <w:rFonts w:eastAsia="宋体"/>
        </w:rPr>
        <w:t>.</w:t>
      </w:r>
      <w:r w:rsidR="00775A3C" w:rsidRPr="000169E2">
        <w:rPr>
          <w:rFonts w:eastAsia="宋体"/>
        </w:rPr>
        <w:t xml:space="preserve"> </w:t>
      </w:r>
    </w:p>
    <w:p w14:paraId="15E8FC08" w14:textId="7E350CF4" w:rsidR="00D409ED" w:rsidRPr="000169E2" w:rsidRDefault="00D409ED" w:rsidP="000169E2">
      <w:pPr>
        <w:pStyle w:val="af2"/>
        <w:spacing w:line="360" w:lineRule="auto"/>
        <w:jc w:val="both"/>
        <w:rPr>
          <w:rFonts w:eastAsia="宋体"/>
        </w:rPr>
      </w:pPr>
      <w:r w:rsidRPr="000169E2">
        <w:rPr>
          <w:rFonts w:eastAsia="宋体"/>
        </w:rPr>
        <w:t xml:space="preserve">For training </w:t>
      </w:r>
      <w:r w:rsidR="007B5301">
        <w:rPr>
          <w:rFonts w:eastAsia="宋体"/>
        </w:rPr>
        <w:t xml:space="preserve">the </w:t>
      </w:r>
      <w:r w:rsidRPr="000169E2">
        <w:rPr>
          <w:rFonts w:eastAsia="宋体"/>
        </w:rPr>
        <w:t>models, the dataset was divided into a training and a test set with a 75:25 ratio. To improve the performance</w:t>
      </w:r>
      <w:r w:rsidR="00DD56B8">
        <w:rPr>
          <w:rFonts w:eastAsia="宋体"/>
        </w:rPr>
        <w:t xml:space="preserve"> of the model</w:t>
      </w:r>
      <w:r w:rsidRPr="000169E2">
        <w:rPr>
          <w:rFonts w:eastAsia="宋体"/>
        </w:rPr>
        <w:t>, the training set was further split into train</w:t>
      </w:r>
      <w:r w:rsidR="007B5301">
        <w:rPr>
          <w:rFonts w:eastAsia="宋体"/>
        </w:rPr>
        <w:t>ing</w:t>
      </w:r>
      <w:r w:rsidRPr="000169E2">
        <w:rPr>
          <w:rFonts w:eastAsia="宋体"/>
        </w:rPr>
        <w:t xml:space="preserve"> and validation sets with a 10-fold cross-validation, which means the split is 90:10 inside the training set. The best model was selected with the 10-fold training. The precision on the test set represented the final performance of the model. </w:t>
      </w:r>
    </w:p>
    <w:p w14:paraId="26198A83" w14:textId="04A087CE" w:rsidR="00D409ED" w:rsidRPr="000169E2" w:rsidRDefault="007B5301" w:rsidP="000169E2">
      <w:pPr>
        <w:pStyle w:val="af2"/>
        <w:spacing w:line="360" w:lineRule="auto"/>
        <w:jc w:val="both"/>
        <w:rPr>
          <w:rFonts w:eastAsia="宋体"/>
        </w:rPr>
      </w:pPr>
      <w:r>
        <w:rPr>
          <w:rFonts w:eastAsia="宋体"/>
        </w:rPr>
        <w:t>For</w:t>
      </w:r>
      <w:r w:rsidR="00D409ED" w:rsidRPr="000169E2">
        <w:rPr>
          <w:rFonts w:eastAsia="宋体"/>
        </w:rPr>
        <w:t xml:space="preserve"> the classification model, the performance was mainly judged by its accuracy. Accuracy represents the percentage of items in the data set for which the classification results are consistent with the actual measured results. Besides, the model </w:t>
      </w:r>
      <w:r>
        <w:rPr>
          <w:rFonts w:eastAsia="宋体"/>
        </w:rPr>
        <w:t>was</w:t>
      </w:r>
      <w:r w:rsidR="00D409ED" w:rsidRPr="000169E2">
        <w:rPr>
          <w:rFonts w:eastAsia="宋体"/>
        </w:rPr>
        <w:t xml:space="preserve"> also evaluated by the sensitivity, specificity, and kappa of the model. A more detailed explanation of the concept can be found in </w:t>
      </w:r>
      <w:r w:rsidR="004B63B1" w:rsidRPr="000169E2">
        <w:rPr>
          <w:rFonts w:eastAsia="宋体"/>
        </w:rPr>
        <w:t>Figure S2</w:t>
      </w:r>
      <w:r w:rsidR="00D409ED" w:rsidRPr="000169E2">
        <w:rPr>
          <w:rFonts w:eastAsia="宋体"/>
        </w:rPr>
        <w:t xml:space="preserve">. </w:t>
      </w:r>
    </w:p>
    <w:p w14:paraId="3ED3F690" w14:textId="676DAFA6" w:rsidR="00A508C5" w:rsidRPr="000169E2" w:rsidRDefault="00A508C5" w:rsidP="000169E2">
      <w:pPr>
        <w:spacing w:before="100" w:beforeAutospacing="1" w:after="100" w:afterAutospacing="1" w:line="360" w:lineRule="auto"/>
        <w:jc w:val="both"/>
        <w:rPr>
          <w:rFonts w:ascii="Times New Roman" w:hAnsi="Times New Roman" w:cs="Times New Roman"/>
        </w:rPr>
      </w:pPr>
      <w:r w:rsidRPr="000169E2">
        <w:rPr>
          <w:rFonts w:ascii="Times New Roman" w:hAnsi="Times New Roman" w:cs="Times New Roman"/>
        </w:rPr>
        <w:t>For the quantitative model, the performance was described by R-squared, and root mean square error (RMSE). The calculation of RMSE is shown in Equation 5</w:t>
      </w:r>
      <w:r w:rsidR="00BB3F42" w:rsidRPr="000169E2">
        <w:rPr>
          <w:rFonts w:ascii="Times New Roman" w:hAnsi="Times New Roman" w:cs="Times New Roman"/>
        </w:rPr>
        <w:t>:</w:t>
      </w:r>
    </w:p>
    <w:p w14:paraId="14AD46D3" w14:textId="6BEA9CFF" w:rsidR="00FA2C6E" w:rsidRPr="000169E2" w:rsidRDefault="00FA2C6E" w:rsidP="000169E2">
      <w:pPr>
        <w:spacing w:before="100" w:beforeAutospacing="1" w:after="100" w:afterAutospacing="1" w:line="360" w:lineRule="auto"/>
        <w:jc w:val="center"/>
        <w:rPr>
          <w:rFonts w:ascii="Times New Roman" w:eastAsiaTheme="minorEastAsia" w:hAnsi="Times New Roman" w:cs="Times New Roman"/>
          <w:kern w:val="2"/>
          <w14:ligatures w14:val="standardContextual"/>
        </w:rPr>
      </w:pPr>
      <m:oMath>
        <m:r>
          <w:rPr>
            <w:rFonts w:ascii="Cambria Math" w:hAnsi="Cambria Math" w:cs="Times New Roman"/>
          </w:rPr>
          <m:t>RMSE =</m:t>
        </m:r>
        <m:rad>
          <m:radPr>
            <m:degHide m:val="1"/>
            <m:ctrlPr>
              <w:rPr>
                <w:rFonts w:ascii="Cambria Math" w:eastAsiaTheme="minorEastAsia" w:hAnsi="Cambria Math" w:cs="Times New Roman"/>
                <w:i/>
                <w:kern w:val="2"/>
                <w14:ligatures w14:val="standardContextual"/>
              </w:rPr>
            </m:ctrlPr>
          </m:radPr>
          <m:deg/>
          <m:e>
            <m:f>
              <m:fPr>
                <m:ctrlPr>
                  <w:rPr>
                    <w:rFonts w:ascii="Cambria Math" w:eastAsiaTheme="minorEastAsia" w:hAnsi="Cambria Math" w:cs="Times New Roman"/>
                    <w:i/>
                    <w:kern w:val="2"/>
                    <w14:ligatures w14:val="standardContextual"/>
                  </w:rPr>
                </m:ctrlPr>
              </m:fPr>
              <m:num>
                <m:nary>
                  <m:naryPr>
                    <m:chr m:val="∑"/>
                    <m:limLoc m:val="undOvr"/>
                    <m:subHide m:val="1"/>
                    <m:supHide m:val="1"/>
                    <m:ctrlPr>
                      <w:rPr>
                        <w:rFonts w:ascii="Cambria Math" w:eastAsiaTheme="minorEastAsia" w:hAnsi="Cambria Math" w:cs="Times New Roman"/>
                        <w:i/>
                        <w:kern w:val="2"/>
                        <w14:ligatures w14:val="standardContextual"/>
                      </w:rPr>
                    </m:ctrlPr>
                  </m:naryPr>
                  <m:sub/>
                  <m:sup/>
                  <m:e>
                    <m:sSup>
                      <m:sSupPr>
                        <m:ctrlPr>
                          <w:rPr>
                            <w:rFonts w:ascii="Cambria Math" w:eastAsiaTheme="minorEastAsia" w:hAnsi="Cambria Math" w:cs="Times New Roman"/>
                            <w:i/>
                            <w:kern w:val="2"/>
                            <w14:ligatures w14:val="standardContextual"/>
                          </w:rPr>
                        </m:ctrlPr>
                      </m:sSupPr>
                      <m:e>
                        <m:r>
                          <w:rPr>
                            <w:rFonts w:ascii="Cambria Math" w:hAnsi="Cambria Math" w:cs="Times New Roman"/>
                          </w:rPr>
                          <m:t>(</m:t>
                        </m:r>
                        <m:sSub>
                          <m:sSubPr>
                            <m:ctrlPr>
                              <w:rPr>
                                <w:rFonts w:ascii="Cambria Math" w:eastAsiaTheme="minorEastAsia" w:hAnsi="Cambria Math" w:cs="Times New Roman"/>
                                <w:i/>
                                <w:kern w:val="2"/>
                                <w14:ligatures w14:val="standardContextual"/>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eastAsiaTheme="minorEastAsia" w:hAnsi="Cambria Math" w:cs="Times New Roman"/>
                                <w:i/>
                                <w:kern w:val="2"/>
                                <w14:ligatures w14:val="standardContextual"/>
                              </w:rPr>
                            </m:ctrlPr>
                          </m:sSubPr>
                          <m:e>
                            <m:r>
                              <w:rPr>
                                <w:rFonts w:ascii="Cambria Math" w:hAnsi="Cambria Math" w:cs="Times New Roman"/>
                              </w:rPr>
                              <m:t>y</m:t>
                            </m:r>
                          </m:e>
                          <m:sub>
                            <m:r>
                              <w:rPr>
                                <w:rFonts w:ascii="Cambria Math" w:hAnsi="Cambria Math" w:cs="Times New Roman"/>
                              </w:rPr>
                              <m:t>pre</m:t>
                            </m:r>
                          </m:sub>
                        </m:sSub>
                        <m:r>
                          <w:rPr>
                            <w:rFonts w:ascii="Cambria Math" w:hAnsi="Cambria Math" w:cs="Times New Roman"/>
                          </w:rPr>
                          <m:t>)</m:t>
                        </m:r>
                      </m:e>
                      <m:sup>
                        <m:r>
                          <w:rPr>
                            <w:rFonts w:ascii="Cambria Math" w:hAnsi="Cambria Math" w:cs="Times New Roman"/>
                          </w:rPr>
                          <m:t>2</m:t>
                        </m:r>
                      </m:sup>
                    </m:sSup>
                  </m:e>
                </m:nary>
              </m:num>
              <m:den>
                <m:r>
                  <w:rPr>
                    <w:rFonts w:ascii="Cambria Math" w:hAnsi="Cambria Math" w:cs="Times New Roman"/>
                  </w:rPr>
                  <m:t>m</m:t>
                </m:r>
              </m:den>
            </m:f>
          </m:e>
        </m:rad>
      </m:oMath>
      <w:r w:rsidRPr="000169E2">
        <w:rPr>
          <w:rFonts w:ascii="Times New Roman" w:hAnsi="Times New Roman" w:cs="Times New Roman"/>
        </w:rPr>
        <w:t xml:space="preserve">     (</w:t>
      </w:r>
      <w:r w:rsidR="00EC1FF3">
        <w:rPr>
          <w:rFonts w:ascii="Times New Roman" w:hAnsi="Times New Roman" w:cs="Times New Roman"/>
        </w:rPr>
        <w:t xml:space="preserve">Eq. </w:t>
      </w:r>
      <w:r w:rsidR="00483A14" w:rsidRPr="000169E2">
        <w:rPr>
          <w:rFonts w:ascii="Times New Roman" w:hAnsi="Times New Roman" w:cs="Times New Roman"/>
        </w:rPr>
        <w:t>5</w:t>
      </w:r>
      <w:r w:rsidRPr="000169E2">
        <w:rPr>
          <w:rFonts w:ascii="Times New Roman" w:hAnsi="Times New Roman" w:cs="Times New Roman"/>
        </w:rPr>
        <w:t>)</w:t>
      </w:r>
    </w:p>
    <w:p w14:paraId="13FB7997" w14:textId="77777777" w:rsidR="00A072D9" w:rsidRPr="000169E2" w:rsidRDefault="00A072D9" w:rsidP="000169E2">
      <w:pPr>
        <w:spacing w:before="100" w:beforeAutospacing="1" w:after="100" w:afterAutospacing="1" w:line="360" w:lineRule="auto"/>
        <w:jc w:val="both"/>
        <w:rPr>
          <w:rFonts w:ascii="Times New Roman" w:hAnsi="Times New Roman" w:cs="Times New Roman"/>
        </w:rPr>
      </w:pPr>
      <w:r w:rsidRPr="000169E2">
        <w:rPr>
          <w:rFonts w:ascii="Times New Roman" w:hAnsi="Times New Roman" w:cs="Times New Roman"/>
        </w:rPr>
        <w:t xml:space="preserve">where </w:t>
      </w:r>
      <w:proofErr w:type="spellStart"/>
      <w:r w:rsidRPr="000169E2">
        <w:rPr>
          <w:rFonts w:ascii="Times New Roman" w:hAnsi="Times New Roman" w:cs="Times New Roman"/>
        </w:rPr>
        <w:t>y</w:t>
      </w:r>
      <w:r w:rsidRPr="000169E2">
        <w:rPr>
          <w:rFonts w:ascii="Times New Roman" w:hAnsi="Times New Roman" w:cs="Times New Roman"/>
          <w:vertAlign w:val="subscript"/>
        </w:rPr>
        <w:t>i</w:t>
      </w:r>
      <w:proofErr w:type="spellEnd"/>
      <w:r w:rsidRPr="000169E2">
        <w:rPr>
          <w:rFonts w:ascii="Times New Roman" w:hAnsi="Times New Roman" w:cs="Times New Roman"/>
        </w:rPr>
        <w:t xml:space="preserve"> is the true value, </w:t>
      </w:r>
      <w:proofErr w:type="spellStart"/>
      <w:r w:rsidRPr="000169E2">
        <w:rPr>
          <w:rFonts w:ascii="Times New Roman" w:hAnsi="Times New Roman" w:cs="Times New Roman"/>
        </w:rPr>
        <w:t>y</w:t>
      </w:r>
      <w:r w:rsidRPr="000169E2">
        <w:rPr>
          <w:rFonts w:ascii="Times New Roman" w:hAnsi="Times New Roman" w:cs="Times New Roman"/>
          <w:vertAlign w:val="subscript"/>
        </w:rPr>
        <w:t>pre</w:t>
      </w:r>
      <w:proofErr w:type="spellEnd"/>
      <w:r w:rsidRPr="000169E2">
        <w:rPr>
          <w:rFonts w:ascii="Times New Roman" w:hAnsi="Times New Roman" w:cs="Times New Roman"/>
        </w:rPr>
        <w:t xml:space="preserve"> is the predicted value, and m is the number of datapoints in the dataset. </w:t>
      </w:r>
    </w:p>
    <w:p w14:paraId="60CDA319" w14:textId="1CE9CB77" w:rsidR="00D2650B" w:rsidRPr="000169E2" w:rsidRDefault="00A072D9" w:rsidP="000169E2">
      <w:pPr>
        <w:spacing w:before="100" w:beforeAutospacing="1" w:after="100" w:afterAutospacing="1" w:line="360" w:lineRule="auto"/>
        <w:jc w:val="both"/>
        <w:rPr>
          <w:rFonts w:ascii="Times New Roman" w:hAnsi="Times New Roman" w:cs="Times New Roman"/>
        </w:rPr>
      </w:pPr>
      <w:r w:rsidRPr="000169E2">
        <w:rPr>
          <w:rFonts w:ascii="Times New Roman" w:hAnsi="Times New Roman" w:cs="Times New Roman"/>
        </w:rPr>
        <w:t xml:space="preserve">For analyzing the importance of input descriptors, the </w:t>
      </w:r>
      <w:proofErr w:type="spellStart"/>
      <w:r w:rsidRPr="000169E2">
        <w:rPr>
          <w:rFonts w:ascii="Times New Roman" w:hAnsi="Times New Roman" w:cs="Times New Roman"/>
        </w:rPr>
        <w:t>VarImp</w:t>
      </w:r>
      <w:proofErr w:type="spellEnd"/>
      <w:r w:rsidRPr="000169E2">
        <w:rPr>
          <w:rFonts w:ascii="Times New Roman" w:hAnsi="Times New Roman" w:cs="Times New Roman"/>
        </w:rPr>
        <w:t xml:space="preserve"> function from the Caret package was used to evaluate the importance of descriptors in SVM, NN, and RF modeling. It should be noted that for linear SVM for binary classification, there is no parameter importance; instead, a coefficient </w:t>
      </w:r>
      <w:proofErr w:type="gramStart"/>
      <w:r w:rsidRPr="000169E2">
        <w:rPr>
          <w:rFonts w:ascii="Times New Roman" w:hAnsi="Times New Roman" w:cs="Times New Roman"/>
        </w:rPr>
        <w:t>similar to</w:t>
      </w:r>
      <w:proofErr w:type="gramEnd"/>
      <w:r w:rsidRPr="000169E2">
        <w:rPr>
          <w:rFonts w:ascii="Times New Roman" w:hAnsi="Times New Roman" w:cs="Times New Roman"/>
        </w:rPr>
        <w:t xml:space="preserve"> </w:t>
      </w:r>
      <w:r w:rsidR="007B5301">
        <w:rPr>
          <w:rFonts w:ascii="Times New Roman" w:hAnsi="Times New Roman" w:cs="Times New Roman"/>
        </w:rPr>
        <w:t xml:space="preserve">a </w:t>
      </w:r>
      <w:r w:rsidRPr="000169E2">
        <w:rPr>
          <w:rFonts w:ascii="Times New Roman" w:hAnsi="Times New Roman" w:cs="Times New Roman"/>
        </w:rPr>
        <w:t xml:space="preserve">linear correlation </w:t>
      </w:r>
      <w:r w:rsidR="007B5301">
        <w:rPr>
          <w:rFonts w:ascii="Times New Roman" w:hAnsi="Times New Roman" w:cs="Times New Roman"/>
        </w:rPr>
        <w:t>was</w:t>
      </w:r>
      <w:r w:rsidRPr="000169E2">
        <w:rPr>
          <w:rFonts w:ascii="Times New Roman" w:hAnsi="Times New Roman" w:cs="Times New Roman"/>
        </w:rPr>
        <w:t xml:space="preserve"> used to describe the correlation between different descriptors and the target. Here, the function ‘</w:t>
      </w:r>
      <w:proofErr w:type="spellStart"/>
      <w:r w:rsidRPr="000169E2">
        <w:rPr>
          <w:rFonts w:ascii="Times New Roman" w:hAnsi="Times New Roman" w:cs="Times New Roman"/>
        </w:rPr>
        <w:t>coef</w:t>
      </w:r>
      <w:proofErr w:type="spellEnd"/>
      <w:r w:rsidRPr="000169E2">
        <w:rPr>
          <w:rFonts w:ascii="Times New Roman" w:hAnsi="Times New Roman" w:cs="Times New Roman"/>
        </w:rPr>
        <w:t xml:space="preserve">’ was used to determine the importance of the descriptor for </w:t>
      </w:r>
      <w:r w:rsidR="00607705">
        <w:rPr>
          <w:rFonts w:ascii="Times New Roman" w:hAnsi="Times New Roman" w:cs="Times New Roman"/>
        </w:rPr>
        <w:t xml:space="preserve">the </w:t>
      </w:r>
      <w:r w:rsidRPr="000169E2">
        <w:rPr>
          <w:rFonts w:ascii="Times New Roman" w:hAnsi="Times New Roman" w:cs="Times New Roman"/>
        </w:rPr>
        <w:t xml:space="preserve">binary </w:t>
      </w:r>
      <w:r w:rsidRPr="000169E2">
        <w:rPr>
          <w:rFonts w:ascii="Times New Roman" w:hAnsi="Times New Roman" w:cs="Times New Roman"/>
        </w:rPr>
        <w:lastRenderedPageBreak/>
        <w:t>classification linear SVM. However, this is not the case for</w:t>
      </w:r>
      <w:r w:rsidR="00607705">
        <w:rPr>
          <w:rFonts w:ascii="Times New Roman" w:hAnsi="Times New Roman" w:cs="Times New Roman"/>
        </w:rPr>
        <w:t xml:space="preserve"> the</w:t>
      </w:r>
      <w:r w:rsidRPr="000169E2">
        <w:rPr>
          <w:rFonts w:ascii="Times New Roman" w:hAnsi="Times New Roman" w:cs="Times New Roman"/>
        </w:rPr>
        <w:t xml:space="preserve"> ternary classification SVMs (nor for linear and Gaussian)</w:t>
      </w:r>
      <w:r w:rsidR="00607705">
        <w:rPr>
          <w:rFonts w:ascii="Times New Roman" w:hAnsi="Times New Roman" w:cs="Times New Roman"/>
        </w:rPr>
        <w:t>. T</w:t>
      </w:r>
      <w:r w:rsidRPr="000169E2">
        <w:rPr>
          <w:rFonts w:ascii="Times New Roman" w:hAnsi="Times New Roman" w:cs="Times New Roman"/>
        </w:rPr>
        <w:t>ernary classification SVMs have different parameters of importance for the three different categories. For NN, Gaussian SVM and triple classification SVM, the meaning of importance can all be interpreted as the loss of accuracy when the model removes a certain parameter. For the RF model, the package “</w:t>
      </w:r>
      <w:proofErr w:type="spellStart"/>
      <w:r w:rsidRPr="000169E2">
        <w:rPr>
          <w:rFonts w:ascii="Times New Roman" w:hAnsi="Times New Roman" w:cs="Times New Roman"/>
        </w:rPr>
        <w:t>randomForestExplainer</w:t>
      </w:r>
      <w:proofErr w:type="spellEnd"/>
      <w:r w:rsidRPr="000169E2">
        <w:rPr>
          <w:rFonts w:ascii="Times New Roman" w:hAnsi="Times New Roman" w:cs="Times New Roman"/>
        </w:rPr>
        <w:t xml:space="preserve">” was further adopted </w:t>
      </w:r>
      <w:sdt>
        <w:sdtPr>
          <w:rPr>
            <w:rFonts w:ascii="Times New Roman" w:hAnsi="Times New Roman" w:cs="Times New Roman"/>
            <w:color w:val="000000"/>
          </w:rPr>
          <w:tag w:val="MENDELEY_CITATION_v3_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"/>
          <w:id w:val="-264384284"/>
          <w:placeholder>
            <w:docPart w:val="EEC9A3C8C03D834DA3C6E01DB8712F96"/>
          </w:placeholder>
        </w:sdtPr>
        <w:sdtContent>
          <w:r w:rsidR="00F264C2" w:rsidRPr="00F264C2">
            <w:rPr>
              <w:rFonts w:ascii="Times New Roman" w:hAnsi="Times New Roman" w:cs="Times New Roman"/>
              <w:color w:val="000000"/>
            </w:rPr>
            <w:t>[36], [47]</w:t>
          </w:r>
        </w:sdtContent>
      </w:sdt>
      <w:r w:rsidRPr="000169E2">
        <w:rPr>
          <w:rFonts w:ascii="Times New Roman" w:hAnsi="Times New Roman" w:cs="Times New Roman"/>
        </w:rPr>
        <w:t>. Accuracy decrease (RMSE increase in the quantitative model) and mean minimal depth were selected for further analysis.</w:t>
      </w:r>
    </w:p>
    <w:p w14:paraId="11627456" w14:textId="77777777" w:rsidR="00F472D5" w:rsidRPr="000169E2" w:rsidRDefault="00F472D5" w:rsidP="000169E2">
      <w:pPr>
        <w:spacing w:before="100" w:beforeAutospacing="1" w:after="100" w:afterAutospacing="1" w:line="360" w:lineRule="auto"/>
        <w:jc w:val="both"/>
        <w:rPr>
          <w:rFonts w:ascii="Times New Roman" w:hAnsi="Times New Roman" w:cs="Times New Roman"/>
        </w:rPr>
      </w:pPr>
    </w:p>
    <w:p w14:paraId="28B10926" w14:textId="2D4A466E" w:rsidR="00F472D5" w:rsidRPr="00F472D5" w:rsidRDefault="00F472D5" w:rsidP="00C44B3E">
      <w:pPr>
        <w:spacing w:before="100" w:beforeAutospacing="1" w:after="100" w:afterAutospacing="1" w:line="360" w:lineRule="auto"/>
        <w:jc w:val="both"/>
        <w:rPr>
          <w:rFonts w:ascii="Times New Roman" w:hAnsi="Times New Roman" w:cs="Times New Roman"/>
          <w:b/>
          <w:bCs/>
        </w:rPr>
      </w:pPr>
      <w:r>
        <w:rPr>
          <w:rFonts w:ascii="Times New Roman" w:hAnsi="Times New Roman" w:cs="Times New Roman"/>
          <w:b/>
          <w:bCs/>
        </w:rPr>
        <w:t>Corroboration of meta-analysis and machine learning</w:t>
      </w:r>
    </w:p>
    <w:p w14:paraId="0714BC3B" w14:textId="322B760D" w:rsidR="00C44B3E" w:rsidRDefault="00F472D5" w:rsidP="00C44B3E">
      <w:pPr>
        <w:spacing w:before="100" w:beforeAutospacing="1" w:after="100" w:afterAutospacing="1" w:line="360" w:lineRule="auto"/>
        <w:jc w:val="both"/>
        <w:rPr>
          <w:rFonts w:ascii="Times New Roman" w:hAnsi="Times New Roman" w:cs="Times New Roman"/>
        </w:rPr>
      </w:pPr>
      <w:r>
        <w:rPr>
          <w:rFonts w:ascii="Times New Roman" w:hAnsi="Times New Roman" w:cs="Times New Roman" w:hint="eastAsia"/>
        </w:rPr>
        <w:t xml:space="preserve">For </w:t>
      </w:r>
      <w:r>
        <w:rPr>
          <w:rFonts w:ascii="Times New Roman" w:hAnsi="Times New Roman" w:cs="Times New Roman"/>
        </w:rPr>
        <w:t>machine learning, t</w:t>
      </w:r>
      <w:r w:rsidRPr="008823E5">
        <w:rPr>
          <w:rFonts w:ascii="Times New Roman" w:hAnsi="Times New Roman" w:cs="Times New Roman"/>
        </w:rPr>
        <w:t>o test whether the model's understanding of the database is the same as the results of the meta-analysis, a data experiment was conducted on the five</w:t>
      </w:r>
      <w:r w:rsidR="00CC2675">
        <w:rPr>
          <w:rFonts w:ascii="Times New Roman" w:hAnsi="Times New Roman" w:cs="Times New Roman"/>
        </w:rPr>
        <w:t xml:space="preserve"> most</w:t>
      </w:r>
      <w:r w:rsidRPr="008823E5">
        <w:rPr>
          <w:rFonts w:ascii="Times New Roman" w:hAnsi="Times New Roman" w:cs="Times New Roman"/>
        </w:rPr>
        <w:t xml:space="preserve"> </w:t>
      </w:r>
      <w:r w:rsidR="00CC2675">
        <w:rPr>
          <w:rFonts w:ascii="Times New Roman" w:hAnsi="Times New Roman" w:cs="Times New Roman"/>
        </w:rPr>
        <w:t xml:space="preserve">important descriptors according </w:t>
      </w:r>
      <w:r w:rsidR="00F16555">
        <w:rPr>
          <w:rFonts w:ascii="Times New Roman" w:hAnsi="Times New Roman" w:cs="Times New Roman"/>
        </w:rPr>
        <w:t xml:space="preserve">to the </w:t>
      </w:r>
      <w:r w:rsidR="00CC2675">
        <w:rPr>
          <w:rFonts w:ascii="Times New Roman" w:hAnsi="Times New Roman" w:cs="Times New Roman"/>
        </w:rPr>
        <w:t>modeling (biochar pH, soil pH, pyrolysis temperature, application rate, and soil organic matter)</w:t>
      </w:r>
      <w:r w:rsidRPr="008823E5">
        <w:rPr>
          <w:rFonts w:ascii="Times New Roman" w:hAnsi="Times New Roman" w:cs="Times New Roman"/>
        </w:rPr>
        <w:t xml:space="preserve">. </w:t>
      </w:r>
    </w:p>
    <w:p w14:paraId="41197D34" w14:textId="105770B5" w:rsidR="00CC2675" w:rsidRDefault="00CC2675" w:rsidP="00C44B3E">
      <w:pPr>
        <w:spacing w:before="100" w:beforeAutospacing="1" w:after="100" w:afterAutospacing="1" w:line="360" w:lineRule="auto"/>
        <w:jc w:val="both"/>
        <w:rPr>
          <w:rFonts w:ascii="Times New Roman" w:hAnsi="Times New Roman" w:cs="Times New Roman"/>
        </w:rPr>
      </w:pPr>
      <w:r w:rsidRPr="00CC2675">
        <w:rPr>
          <w:rFonts w:ascii="Times New Roman" w:hAnsi="Times New Roman" w:cs="Times New Roman"/>
        </w:rPr>
        <w:t>For the</w:t>
      </w:r>
      <w:r w:rsidR="00F16555">
        <w:rPr>
          <w:rFonts w:ascii="Times New Roman" w:hAnsi="Times New Roman" w:cs="Times New Roman"/>
        </w:rPr>
        <w:t xml:space="preserve">se </w:t>
      </w:r>
      <w:r w:rsidRPr="00CC2675">
        <w:rPr>
          <w:rFonts w:ascii="Times New Roman" w:hAnsi="Times New Roman" w:cs="Times New Roman"/>
        </w:rPr>
        <w:t xml:space="preserve">five descriptors, data experiments </w:t>
      </w:r>
      <w:r w:rsidR="009B731C">
        <w:rPr>
          <w:rFonts w:ascii="Times New Roman" w:hAnsi="Times New Roman" w:cs="Times New Roman"/>
        </w:rPr>
        <w:t>were</w:t>
      </w:r>
      <w:r w:rsidRPr="00CC2675">
        <w:rPr>
          <w:rFonts w:ascii="Times New Roman" w:hAnsi="Times New Roman" w:cs="Times New Roman"/>
        </w:rPr>
        <w:t xml:space="preserve"> conducted one by one. For each descriptor, the minimum value in the test set</w:t>
      </w:r>
      <w:r w:rsidR="009B731C">
        <w:rPr>
          <w:rFonts w:ascii="Times New Roman" w:hAnsi="Times New Roman" w:cs="Times New Roman"/>
        </w:rPr>
        <w:t xml:space="preserve"> was taken</w:t>
      </w:r>
      <w:r w:rsidRPr="00CC2675">
        <w:rPr>
          <w:rFonts w:ascii="Times New Roman" w:hAnsi="Times New Roman" w:cs="Times New Roman"/>
        </w:rPr>
        <w:t>, replac</w:t>
      </w:r>
      <w:r w:rsidR="009B731C">
        <w:rPr>
          <w:rFonts w:ascii="Times New Roman" w:hAnsi="Times New Roman" w:cs="Times New Roman"/>
        </w:rPr>
        <w:t>ing</w:t>
      </w:r>
      <w:r w:rsidRPr="00CC2675">
        <w:rPr>
          <w:rFonts w:ascii="Times New Roman" w:hAnsi="Times New Roman" w:cs="Times New Roman"/>
        </w:rPr>
        <w:t xml:space="preserve"> all the values in the test set</w:t>
      </w:r>
      <w:r w:rsidR="00870D96">
        <w:rPr>
          <w:rFonts w:ascii="Times New Roman" w:hAnsi="Times New Roman" w:cs="Times New Roman"/>
        </w:rPr>
        <w:t>. T</w:t>
      </w:r>
      <w:r w:rsidRPr="00CC2675">
        <w:rPr>
          <w:rFonts w:ascii="Times New Roman" w:hAnsi="Times New Roman" w:cs="Times New Roman"/>
        </w:rPr>
        <w:t xml:space="preserve">he trained model </w:t>
      </w:r>
      <w:r w:rsidR="00870D96">
        <w:rPr>
          <w:rFonts w:ascii="Times New Roman" w:hAnsi="Times New Roman" w:cs="Times New Roman"/>
        </w:rPr>
        <w:t xml:space="preserve">was then used </w:t>
      </w:r>
      <w:r w:rsidRPr="00CC2675">
        <w:rPr>
          <w:rFonts w:ascii="Times New Roman" w:hAnsi="Times New Roman" w:cs="Times New Roman"/>
        </w:rPr>
        <w:t xml:space="preserve">to predict and record the percentage of "hazardous" in the prediction results. Subsequently, </w:t>
      </w:r>
      <w:r w:rsidR="00870D96">
        <w:rPr>
          <w:rFonts w:ascii="Times New Roman" w:hAnsi="Times New Roman" w:cs="Times New Roman"/>
        </w:rPr>
        <w:t xml:space="preserve">the </w:t>
      </w:r>
      <w:r w:rsidRPr="00CC2675">
        <w:rPr>
          <w:rFonts w:ascii="Times New Roman" w:hAnsi="Times New Roman" w:cs="Times New Roman"/>
        </w:rPr>
        <w:t xml:space="preserve">value </w:t>
      </w:r>
      <w:r w:rsidR="00870D96">
        <w:rPr>
          <w:rFonts w:ascii="Times New Roman" w:hAnsi="Times New Roman" w:cs="Times New Roman"/>
        </w:rPr>
        <w:t xml:space="preserve">was replaced </w:t>
      </w:r>
      <w:r w:rsidRPr="00CC2675">
        <w:rPr>
          <w:rFonts w:ascii="Times New Roman" w:hAnsi="Times New Roman" w:cs="Times New Roman"/>
        </w:rPr>
        <w:t xml:space="preserve">with the minimum value + 0.1*the range of </w:t>
      </w:r>
      <w:r w:rsidR="00870D96">
        <w:rPr>
          <w:rFonts w:ascii="Times New Roman" w:hAnsi="Times New Roman" w:cs="Times New Roman"/>
        </w:rPr>
        <w:t>the parameter</w:t>
      </w:r>
      <w:r w:rsidR="003B547A">
        <w:rPr>
          <w:rFonts w:ascii="Times New Roman" w:hAnsi="Times New Roman" w:cs="Times New Roman"/>
        </w:rPr>
        <w:t xml:space="preserve"> (here, the range means the maximum in </w:t>
      </w:r>
      <w:r w:rsidR="00870D96">
        <w:rPr>
          <w:rFonts w:ascii="Times New Roman" w:hAnsi="Times New Roman" w:cs="Times New Roman"/>
        </w:rPr>
        <w:t xml:space="preserve">the </w:t>
      </w:r>
      <w:r w:rsidR="003B547A">
        <w:rPr>
          <w:rFonts w:ascii="Times New Roman" w:hAnsi="Times New Roman" w:cs="Times New Roman"/>
        </w:rPr>
        <w:t xml:space="preserve">test set minus the minimum in </w:t>
      </w:r>
      <w:r w:rsidR="00870D96">
        <w:rPr>
          <w:rFonts w:ascii="Times New Roman" w:hAnsi="Times New Roman" w:cs="Times New Roman"/>
        </w:rPr>
        <w:t xml:space="preserve">the </w:t>
      </w:r>
      <w:r w:rsidR="003B547A">
        <w:rPr>
          <w:rFonts w:ascii="Times New Roman" w:hAnsi="Times New Roman" w:cs="Times New Roman"/>
        </w:rPr>
        <w:t>test set)</w:t>
      </w:r>
      <w:r w:rsidRPr="00CC2675">
        <w:rPr>
          <w:rFonts w:ascii="Times New Roman" w:hAnsi="Times New Roman" w:cs="Times New Roman"/>
        </w:rPr>
        <w:t xml:space="preserve">, </w:t>
      </w:r>
      <w:r w:rsidR="00870D96">
        <w:rPr>
          <w:rFonts w:ascii="Times New Roman" w:hAnsi="Times New Roman" w:cs="Times New Roman"/>
        </w:rPr>
        <w:t xml:space="preserve">and the </w:t>
      </w:r>
      <w:r w:rsidR="005F500B">
        <w:rPr>
          <w:rFonts w:ascii="Times New Roman" w:hAnsi="Times New Roman" w:cs="Times New Roman"/>
        </w:rPr>
        <w:t>resulting</w:t>
      </w:r>
      <w:r w:rsidRPr="00CC2675">
        <w:rPr>
          <w:rFonts w:ascii="Times New Roman" w:hAnsi="Times New Roman" w:cs="Times New Roman"/>
        </w:rPr>
        <w:t xml:space="preserve"> percentage</w:t>
      </w:r>
      <w:r w:rsidR="00870D96">
        <w:rPr>
          <w:rFonts w:ascii="Times New Roman" w:hAnsi="Times New Roman" w:cs="Times New Roman"/>
        </w:rPr>
        <w:t xml:space="preserve"> was recorded</w:t>
      </w:r>
      <w:r w:rsidRPr="00CC2675">
        <w:rPr>
          <w:rFonts w:ascii="Times New Roman" w:hAnsi="Times New Roman" w:cs="Times New Roman"/>
        </w:rPr>
        <w:t xml:space="preserve">, and so on, until it </w:t>
      </w:r>
      <w:r w:rsidR="00870D96">
        <w:rPr>
          <w:rFonts w:ascii="Times New Roman" w:hAnsi="Times New Roman" w:cs="Times New Roman"/>
        </w:rPr>
        <w:t>was</w:t>
      </w:r>
      <w:r w:rsidRPr="00CC2675">
        <w:rPr>
          <w:rFonts w:ascii="Times New Roman" w:hAnsi="Times New Roman" w:cs="Times New Roman"/>
        </w:rPr>
        <w:t xml:space="preserve"> replaced with the maximum value.</w:t>
      </w:r>
    </w:p>
    <w:p w14:paraId="5010A471" w14:textId="73BC3750" w:rsidR="00F264C2" w:rsidRDefault="00F264C2" w:rsidP="00F264C2">
      <w:pPr>
        <w:spacing w:after="160" w:line="278" w:lineRule="auto"/>
        <w:rPr>
          <w:rFonts w:ascii="Times New Roman" w:hAnsi="Times New Roman" w:cs="Times New Roman"/>
          <w:b/>
          <w:bCs/>
        </w:rPr>
      </w:pPr>
    </w:p>
    <w:p w14:paraId="0C1ED4BE" w14:textId="77777777" w:rsidR="00F264C2" w:rsidRDefault="00F264C2" w:rsidP="00F264C2">
      <w:pPr>
        <w:spacing w:after="160" w:line="278" w:lineRule="auto"/>
        <w:rPr>
          <w:rFonts w:ascii="Times New Roman" w:hAnsi="Times New Roman" w:cs="Times New Roman"/>
          <w:b/>
          <w:bCs/>
        </w:rPr>
      </w:pPr>
    </w:p>
    <w:p w14:paraId="072A949F" w14:textId="77777777" w:rsidR="00F264C2" w:rsidRDefault="00F264C2" w:rsidP="00F264C2">
      <w:pPr>
        <w:spacing w:after="160" w:line="278" w:lineRule="auto"/>
        <w:rPr>
          <w:rFonts w:ascii="Times New Roman" w:hAnsi="Times New Roman" w:cs="Times New Roman"/>
          <w:b/>
          <w:bCs/>
        </w:rPr>
      </w:pPr>
    </w:p>
    <w:p w14:paraId="5C5E2431" w14:textId="77777777" w:rsidR="00F264C2" w:rsidRDefault="00F264C2" w:rsidP="00F264C2">
      <w:pPr>
        <w:spacing w:after="160" w:line="278" w:lineRule="auto"/>
        <w:rPr>
          <w:rFonts w:ascii="Times New Roman" w:hAnsi="Times New Roman" w:cs="Times New Roman"/>
          <w:b/>
          <w:bCs/>
        </w:rPr>
      </w:pPr>
    </w:p>
    <w:p w14:paraId="4F12F6B2" w14:textId="77777777" w:rsidR="00F264C2" w:rsidRPr="00F264C2" w:rsidRDefault="00F264C2" w:rsidP="00F264C2">
      <w:pPr>
        <w:spacing w:after="160" w:line="278" w:lineRule="auto"/>
        <w:rPr>
          <w:rFonts w:ascii="Times New Roman" w:hAnsi="Times New Roman" w:cs="Times New Roman"/>
          <w:b/>
          <w:bCs/>
        </w:rPr>
      </w:pPr>
    </w:p>
    <w:p w14:paraId="409B8DA0" w14:textId="4FB1DB42" w:rsidR="00F264C2" w:rsidRPr="00F264C2" w:rsidRDefault="00F264C2" w:rsidP="00F264C2">
      <w:pPr>
        <w:spacing w:before="100" w:beforeAutospacing="1" w:after="100" w:afterAutospacing="1" w:line="360" w:lineRule="auto"/>
        <w:jc w:val="both"/>
        <w:rPr>
          <w:rFonts w:ascii="Times New Roman" w:hAnsi="Times New Roman" w:cs="Times New Roman"/>
          <w:b/>
          <w:bCs/>
        </w:rPr>
      </w:pPr>
      <w:r w:rsidRPr="00F264C2">
        <w:rPr>
          <w:rFonts w:ascii="Times New Roman" w:hAnsi="Times New Roman" w:cs="Times New Roman" w:hint="eastAsia"/>
          <w:b/>
          <w:bCs/>
        </w:rPr>
        <w:lastRenderedPageBreak/>
        <w:t>Reference</w:t>
      </w:r>
    </w:p>
    <w:p w14:paraId="2A94FE5B" w14:textId="17872B4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[1]</w:t>
      </w:r>
      <w:r w:rsidRPr="00F264C2">
        <w:rPr>
          <w:rFonts w:ascii="Times New Roman" w:hAnsi="Times New Roman" w:cs="Times New Roman" w:hint="eastAsia"/>
        </w:rPr>
        <w:tab/>
        <w:t>K. Crombie, O. Ma</w:t>
      </w:r>
      <w:r w:rsidRPr="00F264C2">
        <w:rPr>
          <w:rFonts w:ascii="Times New Roman" w:hAnsi="Times New Roman" w:cs="Times New Roman" w:hint="eastAsia"/>
        </w:rPr>
        <w:t>š</w:t>
      </w:r>
      <w:r w:rsidRPr="00F264C2">
        <w:rPr>
          <w:rFonts w:ascii="Times New Roman" w:hAnsi="Times New Roman" w:cs="Times New Roman" w:hint="eastAsia"/>
        </w:rPr>
        <w:t xml:space="preserve">ek, A. Cross, and S. Sohi, </w:t>
      </w:r>
      <w:r w:rsidRPr="00F264C2">
        <w:rPr>
          <w:rFonts w:ascii="Times New Roman" w:hAnsi="Times New Roman" w:cs="Times New Roman" w:hint="eastAsia"/>
        </w:rPr>
        <w:t>“</w:t>
      </w:r>
      <w:r w:rsidRPr="00F264C2">
        <w:rPr>
          <w:rFonts w:ascii="Times New Roman" w:hAnsi="Times New Roman" w:cs="Times New Roman" w:hint="eastAsia"/>
        </w:rPr>
        <w:t>Biochar</w:t>
      </w:r>
      <w:r w:rsidRPr="00F264C2">
        <w:rPr>
          <w:rFonts w:ascii="Times New Roman" w:hAnsi="Times New Roman" w:cs="Times New Roman" w:hint="eastAsia"/>
        </w:rPr>
        <w:t>–</w:t>
      </w:r>
      <w:r w:rsidRPr="00F264C2">
        <w:rPr>
          <w:rFonts w:ascii="Times New Roman" w:hAnsi="Times New Roman" w:cs="Times New Roman" w:hint="eastAsia"/>
        </w:rPr>
        <w:t>synergies and trade</w:t>
      </w:r>
      <w:r w:rsidRPr="00F264C2">
        <w:rPr>
          <w:rFonts w:ascii="Times New Roman" w:hAnsi="Times New Roman" w:cs="Times New Roman" w:hint="eastAsia"/>
        </w:rPr>
        <w:t>‐</w:t>
      </w:r>
      <w:r w:rsidRPr="00F264C2">
        <w:rPr>
          <w:rFonts w:ascii="Times New Roman" w:hAnsi="Times New Roman" w:cs="Times New Roman" w:hint="eastAsia"/>
        </w:rPr>
        <w:t>offs between soil enhancing properties and C sequestration potential,</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GC</w:t>
      </w:r>
      <w:r>
        <w:rPr>
          <w:rFonts w:ascii="Times New Roman" w:hAnsi="Times New Roman" w:cs="Times New Roman"/>
          <w:i/>
          <w:iCs/>
        </w:rPr>
        <w:t>B</w:t>
      </w:r>
      <w:r w:rsidRPr="00F264C2">
        <w:rPr>
          <w:rFonts w:ascii="Times New Roman" w:hAnsi="Times New Roman" w:cs="Times New Roman" w:hint="eastAsia"/>
          <w:i/>
          <w:iCs/>
        </w:rPr>
        <w:t xml:space="preserve"> bioenergy</w:t>
      </w:r>
      <w:r w:rsidRPr="00F264C2">
        <w:rPr>
          <w:rFonts w:ascii="Times New Roman" w:hAnsi="Times New Roman" w:cs="Times New Roman" w:hint="eastAsia"/>
        </w:rPr>
        <w:t>, vol. 7, no. 5, pp. 1161</w:t>
      </w:r>
      <w:r w:rsidRPr="00F264C2">
        <w:rPr>
          <w:rFonts w:ascii="Times New Roman" w:hAnsi="Times New Roman" w:cs="Times New Roman" w:hint="eastAsia"/>
        </w:rPr>
        <w:t>–</w:t>
      </w:r>
      <w:r w:rsidRPr="00F264C2">
        <w:rPr>
          <w:rFonts w:ascii="Times New Roman" w:hAnsi="Times New Roman" w:cs="Times New Roman" w:hint="eastAsia"/>
        </w:rPr>
        <w:t>1175, 2015.</w:t>
      </w:r>
    </w:p>
    <w:p w14:paraId="30EEB616"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[2]</w:t>
      </w:r>
      <w:r w:rsidRPr="00F264C2">
        <w:rPr>
          <w:rFonts w:ascii="Times New Roman" w:hAnsi="Times New Roman" w:cs="Times New Roman" w:hint="eastAsia"/>
        </w:rPr>
        <w:tab/>
        <w:t xml:space="preserve">I. B. Initiative, </w:t>
      </w:r>
      <w:r w:rsidRPr="00F264C2">
        <w:rPr>
          <w:rFonts w:ascii="Times New Roman" w:hAnsi="Times New Roman" w:cs="Times New Roman" w:hint="eastAsia"/>
        </w:rPr>
        <w:t>“</w:t>
      </w:r>
      <w:r w:rsidRPr="00F264C2">
        <w:rPr>
          <w:rFonts w:ascii="Times New Roman" w:hAnsi="Times New Roman" w:cs="Times New Roman" w:hint="eastAsia"/>
        </w:rPr>
        <w:t>Standardized Product Definition and Product Testing Guidelines for Biochar That is Used in Soil, International Biochar Initiative. 2015.</w:t>
      </w:r>
      <w:r w:rsidRPr="00F264C2">
        <w:rPr>
          <w:rFonts w:ascii="Times New Roman" w:hAnsi="Times New Roman" w:cs="Times New Roman" w:hint="eastAsia"/>
        </w:rPr>
        <w:t>”</w:t>
      </w:r>
    </w:p>
    <w:p w14:paraId="50CC3957"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[3]</w:t>
      </w:r>
      <w:r w:rsidRPr="00F264C2">
        <w:rPr>
          <w:rFonts w:ascii="Times New Roman" w:hAnsi="Times New Roman" w:cs="Times New Roman" w:hint="eastAsia"/>
        </w:rPr>
        <w:tab/>
        <w:t xml:space="preserve">J. Lehmann and S. Joseph, </w:t>
      </w:r>
      <w:r w:rsidRPr="00F264C2">
        <w:rPr>
          <w:rFonts w:ascii="Times New Roman" w:hAnsi="Times New Roman" w:cs="Times New Roman" w:hint="eastAsia"/>
          <w:i/>
          <w:iCs/>
        </w:rPr>
        <w:t>Biochar for environmental management: science, technology and implementation.</w:t>
      </w:r>
      <w:r w:rsidRPr="00F264C2">
        <w:rPr>
          <w:rFonts w:ascii="Times New Roman" w:hAnsi="Times New Roman" w:cs="Times New Roman" w:hint="eastAsia"/>
        </w:rPr>
        <w:t xml:space="preserve"> Routledge, 2015.</w:t>
      </w:r>
    </w:p>
    <w:p w14:paraId="45C0A628"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[4]</w:t>
      </w:r>
      <w:r w:rsidRPr="00F264C2">
        <w:rPr>
          <w:rFonts w:ascii="Times New Roman" w:hAnsi="Times New Roman" w:cs="Times New Roman" w:hint="eastAsia"/>
        </w:rPr>
        <w:tab/>
        <w:t xml:space="preserve">N. Hagemann, K. </w:t>
      </w:r>
      <w:proofErr w:type="spellStart"/>
      <w:r w:rsidRPr="00F264C2">
        <w:rPr>
          <w:rFonts w:ascii="Times New Roman" w:hAnsi="Times New Roman" w:cs="Times New Roman" w:hint="eastAsia"/>
        </w:rPr>
        <w:t>Spokas</w:t>
      </w:r>
      <w:proofErr w:type="spellEnd"/>
      <w:r w:rsidRPr="00F264C2">
        <w:rPr>
          <w:rFonts w:ascii="Times New Roman" w:hAnsi="Times New Roman" w:cs="Times New Roman" w:hint="eastAsia"/>
        </w:rPr>
        <w:t xml:space="preserve">, H.-P. Schmidt, R. </w:t>
      </w:r>
      <w:proofErr w:type="spellStart"/>
      <w:r w:rsidRPr="00F264C2">
        <w:rPr>
          <w:rFonts w:ascii="Times New Roman" w:hAnsi="Times New Roman" w:cs="Times New Roman" w:hint="eastAsia"/>
        </w:rPr>
        <w:t>Kägi</w:t>
      </w:r>
      <w:proofErr w:type="spellEnd"/>
      <w:r w:rsidRPr="00F264C2">
        <w:rPr>
          <w:rFonts w:ascii="Times New Roman" w:hAnsi="Times New Roman" w:cs="Times New Roman" w:hint="eastAsia"/>
        </w:rPr>
        <w:t xml:space="preserve">, M. A. </w:t>
      </w:r>
      <w:proofErr w:type="spellStart"/>
      <w:r w:rsidRPr="00F264C2">
        <w:rPr>
          <w:rFonts w:ascii="Times New Roman" w:hAnsi="Times New Roman" w:cs="Times New Roman" w:hint="eastAsia"/>
        </w:rPr>
        <w:t>Böhler</w:t>
      </w:r>
      <w:proofErr w:type="spellEnd"/>
      <w:r w:rsidRPr="00F264C2">
        <w:rPr>
          <w:rFonts w:ascii="Times New Roman" w:hAnsi="Times New Roman" w:cs="Times New Roman" w:hint="eastAsia"/>
        </w:rPr>
        <w:t xml:space="preserve">, and T. D. </w:t>
      </w:r>
      <w:proofErr w:type="spellStart"/>
      <w:r w:rsidRPr="00F264C2">
        <w:rPr>
          <w:rFonts w:ascii="Times New Roman" w:hAnsi="Times New Roman" w:cs="Times New Roman" w:hint="eastAsia"/>
        </w:rPr>
        <w:t>Bucheli</w:t>
      </w:r>
      <w:proofErr w:type="spellEnd"/>
      <w:r w:rsidRPr="00F264C2">
        <w:rPr>
          <w:rFonts w:ascii="Times New Roman" w:hAnsi="Times New Roman" w:cs="Times New Roman" w:hint="eastAsia"/>
        </w:rPr>
        <w:t xml:space="preserve">, </w:t>
      </w:r>
      <w:r w:rsidRPr="00F264C2">
        <w:rPr>
          <w:rFonts w:ascii="Times New Roman" w:hAnsi="Times New Roman" w:cs="Times New Roman" w:hint="eastAsia"/>
        </w:rPr>
        <w:t>“</w:t>
      </w:r>
      <w:r w:rsidRPr="00F264C2">
        <w:rPr>
          <w:rFonts w:ascii="Times New Roman" w:hAnsi="Times New Roman" w:cs="Times New Roman" w:hint="eastAsia"/>
        </w:rPr>
        <w:t>Activated carbon, biochar and charcoal: linkages and synergies across pyrogenic carbon</w:t>
      </w:r>
      <w:r w:rsidRPr="00F264C2">
        <w:rPr>
          <w:rFonts w:ascii="Times New Roman" w:hAnsi="Times New Roman" w:cs="Times New Roman" w:hint="eastAsia"/>
        </w:rPr>
        <w:t>’</w:t>
      </w:r>
      <w:r w:rsidRPr="00F264C2">
        <w:rPr>
          <w:rFonts w:ascii="Times New Roman" w:hAnsi="Times New Roman" w:cs="Times New Roman" w:hint="eastAsia"/>
        </w:rPr>
        <w:t>s ABC s,</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Water (Basel)</w:t>
      </w:r>
      <w:r w:rsidRPr="00F264C2">
        <w:rPr>
          <w:rFonts w:ascii="Times New Roman" w:hAnsi="Times New Roman" w:cs="Times New Roman" w:hint="eastAsia"/>
        </w:rPr>
        <w:t>, vol. 10, no. 2, p. 182, 2018.</w:t>
      </w:r>
    </w:p>
    <w:p w14:paraId="0AB3276C"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[5]</w:t>
      </w:r>
      <w:r w:rsidRPr="00F264C2">
        <w:rPr>
          <w:rFonts w:ascii="Times New Roman" w:hAnsi="Times New Roman" w:cs="Times New Roman" w:hint="eastAsia"/>
        </w:rPr>
        <w:tab/>
        <w:t xml:space="preserve">E. </w:t>
      </w:r>
      <w:proofErr w:type="spellStart"/>
      <w:r w:rsidRPr="00F264C2">
        <w:rPr>
          <w:rFonts w:ascii="Times New Roman" w:hAnsi="Times New Roman" w:cs="Times New Roman" w:hint="eastAsia"/>
        </w:rPr>
        <w:t>Reichle</w:t>
      </w:r>
      <w:proofErr w:type="spellEnd"/>
      <w:r w:rsidRPr="00F264C2">
        <w:rPr>
          <w:rFonts w:ascii="Times New Roman" w:hAnsi="Times New Roman" w:cs="Times New Roman" w:hint="eastAsia"/>
        </w:rPr>
        <w:t xml:space="preserve">, </w:t>
      </w:r>
      <w:r w:rsidRPr="00F264C2">
        <w:rPr>
          <w:rFonts w:ascii="Times New Roman" w:hAnsi="Times New Roman" w:cs="Times New Roman" w:hint="eastAsia"/>
        </w:rPr>
        <w:t>“</w:t>
      </w:r>
      <w:proofErr w:type="spellStart"/>
      <w:r w:rsidRPr="00F264C2">
        <w:rPr>
          <w:rFonts w:ascii="Times New Roman" w:hAnsi="Times New Roman" w:cs="Times New Roman" w:hint="eastAsia"/>
        </w:rPr>
        <w:t>Characterisation</w:t>
      </w:r>
      <w:proofErr w:type="spellEnd"/>
      <w:r w:rsidRPr="00F264C2">
        <w:rPr>
          <w:rFonts w:ascii="Times New Roman" w:hAnsi="Times New Roman" w:cs="Times New Roman" w:hint="eastAsia"/>
        </w:rPr>
        <w:t xml:space="preserve"> of charcoal concerning organic and inorganic substances-comparative values to discuss" biochar",</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GEFAHRSTOFFE REINHALTUNG DER LUFT</w:t>
      </w:r>
      <w:r w:rsidRPr="00F264C2">
        <w:rPr>
          <w:rFonts w:ascii="Times New Roman" w:hAnsi="Times New Roman" w:cs="Times New Roman" w:hint="eastAsia"/>
        </w:rPr>
        <w:t>, vol. 75, no. 5, pp. 176</w:t>
      </w:r>
      <w:r w:rsidRPr="00F264C2">
        <w:rPr>
          <w:rFonts w:ascii="Times New Roman" w:hAnsi="Times New Roman" w:cs="Times New Roman" w:hint="eastAsia"/>
        </w:rPr>
        <w:t>–</w:t>
      </w:r>
      <w:r w:rsidRPr="00F264C2">
        <w:rPr>
          <w:rFonts w:ascii="Times New Roman" w:hAnsi="Times New Roman" w:cs="Times New Roman" w:hint="eastAsia"/>
        </w:rPr>
        <w:t>181, 2015.</w:t>
      </w:r>
    </w:p>
    <w:p w14:paraId="15FC1A60"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[6]</w:t>
      </w:r>
      <w:r w:rsidRPr="00F264C2">
        <w:rPr>
          <w:rFonts w:ascii="Times New Roman" w:hAnsi="Times New Roman" w:cs="Times New Roman" w:hint="eastAsia"/>
        </w:rPr>
        <w:tab/>
        <w:t xml:space="preserve">J. Meng, T. He, E. </w:t>
      </w:r>
      <w:proofErr w:type="spellStart"/>
      <w:r w:rsidRPr="00F264C2">
        <w:rPr>
          <w:rFonts w:ascii="Times New Roman" w:hAnsi="Times New Roman" w:cs="Times New Roman" w:hint="eastAsia"/>
        </w:rPr>
        <w:t>Sanganyado</w:t>
      </w:r>
      <w:proofErr w:type="spellEnd"/>
      <w:r w:rsidRPr="00F264C2">
        <w:rPr>
          <w:rFonts w:ascii="Times New Roman" w:hAnsi="Times New Roman" w:cs="Times New Roman" w:hint="eastAsia"/>
        </w:rPr>
        <w:t xml:space="preserve">, Y. Lan, W. Zhang, X. Han, and </w:t>
      </w:r>
      <w:proofErr w:type="spellStart"/>
      <w:proofErr w:type="gramStart"/>
      <w:r w:rsidRPr="00F264C2">
        <w:rPr>
          <w:rFonts w:ascii="Times New Roman" w:hAnsi="Times New Roman" w:cs="Times New Roman" w:hint="eastAsia"/>
        </w:rPr>
        <w:t>W.Chen</w:t>
      </w:r>
      <w:proofErr w:type="spellEnd"/>
      <w:proofErr w:type="gramEnd"/>
      <w:r w:rsidRPr="00F264C2">
        <w:rPr>
          <w:rFonts w:ascii="Times New Roman" w:hAnsi="Times New Roman" w:cs="Times New Roman" w:hint="eastAsia"/>
        </w:rPr>
        <w:t xml:space="preserve">, </w:t>
      </w:r>
      <w:r w:rsidRPr="00F264C2">
        <w:rPr>
          <w:rFonts w:ascii="Times New Roman" w:hAnsi="Times New Roman" w:cs="Times New Roman" w:hint="eastAsia"/>
        </w:rPr>
        <w:t>“</w:t>
      </w:r>
      <w:r w:rsidRPr="00F264C2">
        <w:rPr>
          <w:rFonts w:ascii="Times New Roman" w:hAnsi="Times New Roman" w:cs="Times New Roman" w:hint="eastAsia"/>
        </w:rPr>
        <w:t>Development of the straw biochar returning concept in China,</w:t>
      </w:r>
      <w:r w:rsidRPr="00F264C2">
        <w:rPr>
          <w:rFonts w:ascii="Times New Roman" w:hAnsi="Times New Roman" w:cs="Times New Roman" w:hint="eastAsia"/>
        </w:rPr>
        <w:t>”</w:t>
      </w:r>
      <w:r w:rsidRPr="00F264C2">
        <w:rPr>
          <w:rFonts w:ascii="Times New Roman" w:hAnsi="Times New Roman" w:cs="Times New Roman" w:hint="eastAsia"/>
          <w:i/>
          <w:iCs/>
        </w:rPr>
        <w:t xml:space="preserve"> Biochar</w:t>
      </w:r>
      <w:r w:rsidRPr="00F264C2">
        <w:rPr>
          <w:rFonts w:ascii="Times New Roman" w:hAnsi="Times New Roman" w:cs="Times New Roman" w:hint="eastAsia"/>
        </w:rPr>
        <w:t>, vol. 1, pp. 139</w:t>
      </w:r>
      <w:r w:rsidRPr="00F264C2">
        <w:rPr>
          <w:rFonts w:ascii="Times New Roman" w:hAnsi="Times New Roman" w:cs="Times New Roman" w:hint="eastAsia"/>
        </w:rPr>
        <w:t>–</w:t>
      </w:r>
      <w:r w:rsidRPr="00F264C2">
        <w:rPr>
          <w:rFonts w:ascii="Times New Roman" w:hAnsi="Times New Roman" w:cs="Times New Roman" w:hint="eastAsia"/>
        </w:rPr>
        <w:t>149, 2019.</w:t>
      </w:r>
    </w:p>
    <w:p w14:paraId="038C9AF0"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[7]</w:t>
      </w:r>
      <w:r w:rsidRPr="00F264C2">
        <w:rPr>
          <w:rFonts w:ascii="Times New Roman" w:hAnsi="Times New Roman" w:cs="Times New Roman" w:hint="eastAsia"/>
        </w:rPr>
        <w:tab/>
        <w:t xml:space="preserve">A. Pawar and N. L. Panwar, </w:t>
      </w:r>
      <w:r w:rsidRPr="00F264C2">
        <w:rPr>
          <w:rFonts w:ascii="Times New Roman" w:hAnsi="Times New Roman" w:cs="Times New Roman" w:hint="eastAsia"/>
        </w:rPr>
        <w:t>“</w:t>
      </w:r>
      <w:r w:rsidRPr="00F264C2">
        <w:rPr>
          <w:rFonts w:ascii="Times New Roman" w:hAnsi="Times New Roman" w:cs="Times New Roman" w:hint="eastAsia"/>
        </w:rPr>
        <w:t xml:space="preserve">Analysis of biochar from </w:t>
      </w:r>
      <w:proofErr w:type="spellStart"/>
      <w:r w:rsidRPr="00F264C2">
        <w:rPr>
          <w:rFonts w:ascii="Times New Roman" w:hAnsi="Times New Roman" w:cs="Times New Roman" w:hint="eastAsia"/>
        </w:rPr>
        <w:t>carbonisation</w:t>
      </w:r>
      <w:proofErr w:type="spellEnd"/>
      <w:r w:rsidRPr="00F264C2">
        <w:rPr>
          <w:rFonts w:ascii="Times New Roman" w:hAnsi="Times New Roman" w:cs="Times New Roman" w:hint="eastAsia"/>
        </w:rPr>
        <w:t xml:space="preserve"> of wheat straw using continuous auger reactor,</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International Journal of Environment and Sustainable Development</w:t>
      </w:r>
      <w:r w:rsidRPr="00F264C2">
        <w:rPr>
          <w:rFonts w:ascii="Times New Roman" w:hAnsi="Times New Roman" w:cs="Times New Roman" w:hint="eastAsia"/>
        </w:rPr>
        <w:t>, vol. 21, no. 1</w:t>
      </w:r>
      <w:r w:rsidRPr="00F264C2">
        <w:rPr>
          <w:rFonts w:ascii="Times New Roman" w:hAnsi="Times New Roman" w:cs="Times New Roman" w:hint="eastAsia"/>
        </w:rPr>
        <w:t>–</w:t>
      </w:r>
      <w:r w:rsidRPr="00F264C2">
        <w:rPr>
          <w:rFonts w:ascii="Times New Roman" w:hAnsi="Times New Roman" w:cs="Times New Roman" w:hint="eastAsia"/>
        </w:rPr>
        <w:t>2, pp. 218</w:t>
      </w:r>
      <w:r w:rsidRPr="00F264C2">
        <w:rPr>
          <w:rFonts w:ascii="Times New Roman" w:hAnsi="Times New Roman" w:cs="Times New Roman" w:hint="eastAsia"/>
        </w:rPr>
        <w:t>–</w:t>
      </w:r>
      <w:r w:rsidRPr="00F264C2">
        <w:rPr>
          <w:rFonts w:ascii="Times New Roman" w:hAnsi="Times New Roman" w:cs="Times New Roman" w:hint="eastAsia"/>
        </w:rPr>
        <w:t>225, 2022.</w:t>
      </w:r>
    </w:p>
    <w:p w14:paraId="4420964B"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[8]</w:t>
      </w:r>
      <w:r w:rsidRPr="00F264C2">
        <w:rPr>
          <w:rFonts w:ascii="Times New Roman" w:hAnsi="Times New Roman" w:cs="Times New Roman" w:hint="eastAsia"/>
        </w:rPr>
        <w:tab/>
        <w:t xml:space="preserve">W. Chen, J. Meng, X. Han, Y. Lan, and W. Zhang, </w:t>
      </w:r>
      <w:r w:rsidRPr="00F264C2">
        <w:rPr>
          <w:rFonts w:ascii="Times New Roman" w:hAnsi="Times New Roman" w:cs="Times New Roman" w:hint="eastAsia"/>
        </w:rPr>
        <w:t>“</w:t>
      </w:r>
      <w:r w:rsidRPr="00F264C2">
        <w:rPr>
          <w:rFonts w:ascii="Times New Roman" w:hAnsi="Times New Roman" w:cs="Times New Roman" w:hint="eastAsia"/>
        </w:rPr>
        <w:t>Past, present, and future of biochar,</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Biochar</w:t>
      </w:r>
      <w:r w:rsidRPr="00F264C2">
        <w:rPr>
          <w:rFonts w:ascii="Times New Roman" w:hAnsi="Times New Roman" w:cs="Times New Roman" w:hint="eastAsia"/>
        </w:rPr>
        <w:t>, vol. 1, pp. 75</w:t>
      </w:r>
      <w:r w:rsidRPr="00F264C2">
        <w:rPr>
          <w:rFonts w:ascii="Times New Roman" w:hAnsi="Times New Roman" w:cs="Times New Roman" w:hint="eastAsia"/>
        </w:rPr>
        <w:t>–</w:t>
      </w:r>
      <w:r w:rsidRPr="00F264C2">
        <w:rPr>
          <w:rFonts w:ascii="Times New Roman" w:hAnsi="Times New Roman" w:cs="Times New Roman" w:hint="eastAsia"/>
        </w:rPr>
        <w:t>87, 2019.</w:t>
      </w:r>
    </w:p>
    <w:p w14:paraId="3132A26C" w14:textId="488DF8FF"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[9]</w:t>
      </w:r>
      <w:r w:rsidRPr="00F264C2">
        <w:rPr>
          <w:rFonts w:ascii="Times New Roman" w:hAnsi="Times New Roman" w:cs="Times New Roman" w:hint="eastAsia"/>
        </w:rPr>
        <w:tab/>
        <w:t xml:space="preserve">S. Liu, Y. Zhang, Y. </w:t>
      </w:r>
      <w:proofErr w:type="spellStart"/>
      <w:r w:rsidRPr="00F264C2">
        <w:rPr>
          <w:rFonts w:ascii="Times New Roman" w:hAnsi="Times New Roman" w:cs="Times New Roman" w:hint="eastAsia"/>
        </w:rPr>
        <w:t>Zong</w:t>
      </w:r>
      <w:proofErr w:type="spellEnd"/>
      <w:r w:rsidRPr="00F264C2">
        <w:rPr>
          <w:rFonts w:ascii="Times New Roman" w:hAnsi="Times New Roman" w:cs="Times New Roman" w:hint="eastAsia"/>
        </w:rPr>
        <w:t xml:space="preserve">, Z. Hu, S. Wu, J. Zhou, Y. Jin, and J. Zou, </w:t>
      </w:r>
      <w:r w:rsidRPr="00F264C2">
        <w:rPr>
          <w:rFonts w:ascii="Times New Roman" w:hAnsi="Times New Roman" w:cs="Times New Roman" w:hint="eastAsia"/>
        </w:rPr>
        <w:t>“</w:t>
      </w:r>
      <w:r w:rsidRPr="00F264C2">
        <w:rPr>
          <w:rFonts w:ascii="Times New Roman" w:hAnsi="Times New Roman" w:cs="Times New Roman" w:hint="eastAsia"/>
        </w:rPr>
        <w:t xml:space="preserve">Response of soil carbon dioxide fluxes, soil organic carbon and microbial biomass carbon to </w:t>
      </w:r>
      <w:r w:rsidRPr="00F264C2">
        <w:rPr>
          <w:rFonts w:ascii="Times New Roman" w:hAnsi="Times New Roman" w:cs="Times New Roman" w:hint="eastAsia"/>
        </w:rPr>
        <w:lastRenderedPageBreak/>
        <w:t>biochar amendment: a meta</w:t>
      </w:r>
      <w:r w:rsidRPr="00F264C2">
        <w:rPr>
          <w:rFonts w:ascii="Times New Roman" w:hAnsi="Times New Roman" w:cs="Times New Roman" w:hint="eastAsia"/>
        </w:rPr>
        <w:t>‐</w:t>
      </w:r>
      <w:r w:rsidRPr="00F264C2">
        <w:rPr>
          <w:rFonts w:ascii="Times New Roman" w:hAnsi="Times New Roman" w:cs="Times New Roman" w:hint="eastAsia"/>
        </w:rPr>
        <w:t>analysis,</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G</w:t>
      </w:r>
      <w:r>
        <w:rPr>
          <w:rFonts w:ascii="Times New Roman" w:hAnsi="Times New Roman" w:cs="Times New Roman"/>
          <w:i/>
          <w:iCs/>
        </w:rPr>
        <w:t>CB</w:t>
      </w:r>
      <w:r w:rsidRPr="00F264C2">
        <w:rPr>
          <w:rFonts w:ascii="Times New Roman" w:hAnsi="Times New Roman" w:cs="Times New Roman" w:hint="eastAsia"/>
          <w:i/>
          <w:iCs/>
        </w:rPr>
        <w:t xml:space="preserve"> Bioenergy</w:t>
      </w:r>
      <w:r w:rsidRPr="00F264C2">
        <w:rPr>
          <w:rFonts w:ascii="Times New Roman" w:hAnsi="Times New Roman" w:cs="Times New Roman" w:hint="eastAsia"/>
        </w:rPr>
        <w:t>, vol. 8, no. 2, pp. 392</w:t>
      </w:r>
      <w:r w:rsidRPr="00F264C2">
        <w:rPr>
          <w:rFonts w:ascii="Times New Roman" w:hAnsi="Times New Roman" w:cs="Times New Roman" w:hint="eastAsia"/>
        </w:rPr>
        <w:t>–</w:t>
      </w:r>
      <w:r w:rsidRPr="00F264C2">
        <w:rPr>
          <w:rFonts w:ascii="Times New Roman" w:hAnsi="Times New Roman" w:cs="Times New Roman" w:hint="eastAsia"/>
        </w:rPr>
        <w:t>406, 2016.</w:t>
      </w:r>
    </w:p>
    <w:p w14:paraId="7E8DE7A4"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[10]</w:t>
      </w:r>
      <w:r w:rsidRPr="00F264C2">
        <w:rPr>
          <w:rFonts w:ascii="Times New Roman" w:hAnsi="Times New Roman" w:cs="Times New Roman" w:hint="eastAsia"/>
        </w:rPr>
        <w:tab/>
        <w:t xml:space="preserve">I. </w:t>
      </w:r>
      <w:proofErr w:type="spellStart"/>
      <w:r w:rsidRPr="00F264C2">
        <w:rPr>
          <w:rFonts w:ascii="Times New Roman" w:hAnsi="Times New Roman" w:cs="Times New Roman" w:hint="eastAsia"/>
        </w:rPr>
        <w:t>Hilber</w:t>
      </w:r>
      <w:proofErr w:type="spellEnd"/>
      <w:r w:rsidRPr="00F264C2">
        <w:rPr>
          <w:rFonts w:ascii="Times New Roman" w:hAnsi="Times New Roman" w:cs="Times New Roman" w:hint="eastAsia"/>
        </w:rPr>
        <w:t xml:space="preserve">, A. Bastos, S. Loureiro, G. Soja, A. </w:t>
      </w:r>
      <w:proofErr w:type="spellStart"/>
      <w:r w:rsidRPr="00F264C2">
        <w:rPr>
          <w:rFonts w:ascii="Times New Roman" w:hAnsi="Times New Roman" w:cs="Times New Roman" w:hint="eastAsia"/>
        </w:rPr>
        <w:t>Marsz</w:t>
      </w:r>
      <w:proofErr w:type="spellEnd"/>
      <w:r w:rsidRPr="00F264C2">
        <w:rPr>
          <w:rFonts w:ascii="Times New Roman" w:hAnsi="Times New Roman" w:cs="Times New Roman" w:hint="eastAsia"/>
        </w:rPr>
        <w:t xml:space="preserve">, G. Cornelissen, and T. </w:t>
      </w:r>
      <w:proofErr w:type="spellStart"/>
      <w:r w:rsidRPr="00F264C2">
        <w:rPr>
          <w:rFonts w:ascii="Times New Roman" w:hAnsi="Times New Roman" w:cs="Times New Roman" w:hint="eastAsia"/>
        </w:rPr>
        <w:t>Bucheli</w:t>
      </w:r>
      <w:proofErr w:type="spellEnd"/>
      <w:r w:rsidRPr="00F264C2">
        <w:rPr>
          <w:rFonts w:ascii="Times New Roman" w:hAnsi="Times New Roman" w:cs="Times New Roman" w:hint="eastAsia"/>
        </w:rPr>
        <w:t xml:space="preserve">, </w:t>
      </w:r>
      <w:r w:rsidRPr="00F264C2">
        <w:rPr>
          <w:rFonts w:ascii="Times New Roman" w:hAnsi="Times New Roman" w:cs="Times New Roman" w:hint="eastAsia"/>
        </w:rPr>
        <w:t>“</w:t>
      </w:r>
      <w:r w:rsidRPr="00F264C2">
        <w:rPr>
          <w:rFonts w:ascii="Times New Roman" w:hAnsi="Times New Roman" w:cs="Times New Roman" w:hint="eastAsia"/>
        </w:rPr>
        <w:t>The different faces of biochar: contamination risk versus remediation tool,</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Journal of Environmental Engineering and Landscape Management</w:t>
      </w:r>
      <w:r w:rsidRPr="00F264C2">
        <w:rPr>
          <w:rFonts w:ascii="Times New Roman" w:hAnsi="Times New Roman" w:cs="Times New Roman" w:hint="eastAsia"/>
        </w:rPr>
        <w:t>, vol. 25, no. 2, pp. 86</w:t>
      </w:r>
      <w:r w:rsidRPr="00F264C2">
        <w:rPr>
          <w:rFonts w:ascii="Times New Roman" w:hAnsi="Times New Roman" w:cs="Times New Roman" w:hint="eastAsia"/>
        </w:rPr>
        <w:t>–</w:t>
      </w:r>
      <w:r w:rsidRPr="00F264C2">
        <w:rPr>
          <w:rFonts w:ascii="Times New Roman" w:hAnsi="Times New Roman" w:cs="Times New Roman" w:hint="eastAsia"/>
        </w:rPr>
        <w:t>104, 2017.</w:t>
      </w:r>
    </w:p>
    <w:p w14:paraId="24FC79B0"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[11]</w:t>
      </w:r>
      <w:r w:rsidRPr="00F264C2">
        <w:rPr>
          <w:rFonts w:ascii="Times New Roman" w:hAnsi="Times New Roman" w:cs="Times New Roman" w:hint="eastAsia"/>
        </w:rPr>
        <w:tab/>
        <w:t xml:space="preserve">M. </w:t>
      </w:r>
      <w:proofErr w:type="spellStart"/>
      <w:r w:rsidRPr="00F264C2">
        <w:rPr>
          <w:rFonts w:ascii="Times New Roman" w:hAnsi="Times New Roman" w:cs="Times New Roman" w:hint="eastAsia"/>
        </w:rPr>
        <w:t>Brtnicky</w:t>
      </w:r>
      <w:proofErr w:type="spellEnd"/>
      <w:r w:rsidRPr="00F264C2">
        <w:rPr>
          <w:rFonts w:ascii="Times New Roman" w:hAnsi="Times New Roman" w:cs="Times New Roman" w:hint="eastAsia"/>
        </w:rPr>
        <w:t xml:space="preserve">, R. Datta, J. </w:t>
      </w:r>
      <w:proofErr w:type="spellStart"/>
      <w:r w:rsidRPr="00F264C2">
        <w:rPr>
          <w:rFonts w:ascii="Times New Roman" w:hAnsi="Times New Roman" w:cs="Times New Roman" w:hint="eastAsia"/>
        </w:rPr>
        <w:t>Holatko</w:t>
      </w:r>
      <w:proofErr w:type="spellEnd"/>
      <w:r w:rsidRPr="00F264C2">
        <w:rPr>
          <w:rFonts w:ascii="Times New Roman" w:hAnsi="Times New Roman" w:cs="Times New Roman" w:hint="eastAsia"/>
        </w:rPr>
        <w:t xml:space="preserve">, L. </w:t>
      </w:r>
      <w:proofErr w:type="spellStart"/>
      <w:r w:rsidRPr="00F264C2">
        <w:rPr>
          <w:rFonts w:ascii="Times New Roman" w:hAnsi="Times New Roman" w:cs="Times New Roman" w:hint="eastAsia"/>
        </w:rPr>
        <w:t>Bielska</w:t>
      </w:r>
      <w:proofErr w:type="spellEnd"/>
      <w:r w:rsidRPr="00F264C2">
        <w:rPr>
          <w:rFonts w:ascii="Times New Roman" w:hAnsi="Times New Roman" w:cs="Times New Roman" w:hint="eastAsia"/>
        </w:rPr>
        <w:t xml:space="preserve">, Z. </w:t>
      </w:r>
      <w:proofErr w:type="spellStart"/>
      <w:r w:rsidRPr="00F264C2">
        <w:rPr>
          <w:rFonts w:ascii="Times New Roman" w:hAnsi="Times New Roman" w:cs="Times New Roman" w:hint="eastAsia"/>
        </w:rPr>
        <w:t>Gusiatin</w:t>
      </w:r>
      <w:proofErr w:type="spellEnd"/>
      <w:r w:rsidRPr="00F264C2">
        <w:rPr>
          <w:rFonts w:ascii="Times New Roman" w:hAnsi="Times New Roman" w:cs="Times New Roman" w:hint="eastAsia"/>
        </w:rPr>
        <w:t xml:space="preserve">, J. </w:t>
      </w:r>
      <w:proofErr w:type="spellStart"/>
      <w:r w:rsidRPr="00F264C2">
        <w:rPr>
          <w:rFonts w:ascii="Times New Roman" w:hAnsi="Times New Roman" w:cs="Times New Roman" w:hint="eastAsia"/>
        </w:rPr>
        <w:t>Kucerik</w:t>
      </w:r>
      <w:proofErr w:type="spellEnd"/>
      <w:r w:rsidRPr="00F264C2">
        <w:rPr>
          <w:rFonts w:ascii="Times New Roman" w:hAnsi="Times New Roman" w:cs="Times New Roman" w:hint="eastAsia"/>
        </w:rPr>
        <w:t xml:space="preserve">, T. </w:t>
      </w:r>
      <w:proofErr w:type="spellStart"/>
      <w:r w:rsidRPr="00F264C2">
        <w:rPr>
          <w:rFonts w:ascii="Times New Roman" w:hAnsi="Times New Roman" w:cs="Times New Roman" w:hint="eastAsia"/>
        </w:rPr>
        <w:t>Hammerschmiedt</w:t>
      </w:r>
      <w:proofErr w:type="spellEnd"/>
      <w:r w:rsidRPr="00F264C2">
        <w:rPr>
          <w:rFonts w:ascii="Times New Roman" w:hAnsi="Times New Roman" w:cs="Times New Roman" w:hint="eastAsia"/>
        </w:rPr>
        <w:t xml:space="preserve">, S. Danish, M. </w:t>
      </w:r>
      <w:proofErr w:type="spellStart"/>
      <w:r w:rsidRPr="00F264C2">
        <w:rPr>
          <w:rFonts w:ascii="Times New Roman" w:hAnsi="Times New Roman" w:cs="Times New Roman" w:hint="eastAsia"/>
        </w:rPr>
        <w:t>Radziemska</w:t>
      </w:r>
      <w:proofErr w:type="spellEnd"/>
      <w:r w:rsidRPr="00F264C2">
        <w:rPr>
          <w:rFonts w:ascii="Times New Roman" w:hAnsi="Times New Roman" w:cs="Times New Roman" w:hint="eastAsia"/>
        </w:rPr>
        <w:t xml:space="preserve">, L. </w:t>
      </w:r>
      <w:proofErr w:type="spellStart"/>
      <w:r w:rsidRPr="00F264C2">
        <w:rPr>
          <w:rFonts w:ascii="Times New Roman" w:hAnsi="Times New Roman" w:cs="Times New Roman" w:hint="eastAsia"/>
        </w:rPr>
        <w:t>Mravcova</w:t>
      </w:r>
      <w:proofErr w:type="spellEnd"/>
      <w:r w:rsidRPr="00F264C2">
        <w:rPr>
          <w:rFonts w:ascii="Times New Roman" w:hAnsi="Times New Roman" w:cs="Times New Roman"/>
        </w:rPr>
        <w:t xml:space="preserve">, S. Fahad, A. </w:t>
      </w:r>
      <w:proofErr w:type="spellStart"/>
      <w:r w:rsidRPr="00F264C2">
        <w:rPr>
          <w:rFonts w:ascii="Times New Roman" w:hAnsi="Times New Roman" w:cs="Times New Roman"/>
        </w:rPr>
        <w:t>Kintl</w:t>
      </w:r>
      <w:proofErr w:type="spellEnd"/>
      <w:r w:rsidRPr="00F264C2">
        <w:rPr>
          <w:rFonts w:ascii="Times New Roman" w:hAnsi="Times New Roman" w:cs="Times New Roman"/>
        </w:rPr>
        <w:t xml:space="preserve">, M. </w:t>
      </w:r>
      <w:proofErr w:type="spellStart"/>
      <w:r w:rsidRPr="00F264C2">
        <w:rPr>
          <w:rFonts w:ascii="Times New Roman" w:hAnsi="Times New Roman" w:cs="Times New Roman"/>
        </w:rPr>
        <w:t>Sudoma</w:t>
      </w:r>
      <w:proofErr w:type="spellEnd"/>
      <w:r w:rsidRPr="00F264C2">
        <w:rPr>
          <w:rFonts w:ascii="Times New Roman" w:hAnsi="Times New Roman" w:cs="Times New Roman"/>
        </w:rPr>
        <w:t xml:space="preserve">, N. Ahmed, and V. </w:t>
      </w:r>
      <w:proofErr w:type="spellStart"/>
      <w:r w:rsidRPr="00F264C2">
        <w:rPr>
          <w:rFonts w:ascii="Times New Roman" w:hAnsi="Times New Roman" w:cs="Times New Roman"/>
        </w:rPr>
        <w:t>Pecina</w:t>
      </w:r>
      <w:proofErr w:type="spellEnd"/>
      <w:r w:rsidRPr="00F264C2">
        <w:rPr>
          <w:rFonts w:ascii="Times New Roman" w:hAnsi="Times New Roman" w:cs="Times New Roman" w:hint="eastAsia"/>
        </w:rPr>
        <w:t xml:space="preserve">, </w:t>
      </w:r>
      <w:r w:rsidRPr="00F264C2">
        <w:rPr>
          <w:rFonts w:ascii="Times New Roman" w:hAnsi="Times New Roman" w:cs="Times New Roman" w:hint="eastAsia"/>
        </w:rPr>
        <w:t>“</w:t>
      </w:r>
      <w:r w:rsidRPr="00F264C2">
        <w:rPr>
          <w:rFonts w:ascii="Times New Roman" w:hAnsi="Times New Roman" w:cs="Times New Roman" w:hint="eastAsia"/>
        </w:rPr>
        <w:t>A critical review of the possible adverse effects of biochar in the soil environment,</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Science of the Total Environment</w:t>
      </w:r>
      <w:r w:rsidRPr="00F264C2">
        <w:rPr>
          <w:rFonts w:ascii="Times New Roman" w:hAnsi="Times New Roman" w:cs="Times New Roman" w:hint="eastAsia"/>
        </w:rPr>
        <w:t>, vol. 796, p. 148756, 2021.</w:t>
      </w:r>
    </w:p>
    <w:p w14:paraId="04D51933"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[12]</w:t>
      </w:r>
      <w:r w:rsidRPr="00F264C2">
        <w:rPr>
          <w:rFonts w:ascii="Times New Roman" w:hAnsi="Times New Roman" w:cs="Times New Roman" w:hint="eastAsia"/>
        </w:rPr>
        <w:tab/>
        <w:t xml:space="preserve">D. Deb, M. </w:t>
      </w:r>
      <w:proofErr w:type="spellStart"/>
      <w:r w:rsidRPr="00F264C2">
        <w:rPr>
          <w:rFonts w:ascii="Times New Roman" w:hAnsi="Times New Roman" w:cs="Times New Roman" w:hint="eastAsia"/>
        </w:rPr>
        <w:t>Kloft</w:t>
      </w:r>
      <w:proofErr w:type="spellEnd"/>
      <w:r w:rsidRPr="00F264C2">
        <w:rPr>
          <w:rFonts w:ascii="Times New Roman" w:hAnsi="Times New Roman" w:cs="Times New Roman" w:hint="eastAsia"/>
        </w:rPr>
        <w:t xml:space="preserve">, J. </w:t>
      </w:r>
      <w:proofErr w:type="spellStart"/>
      <w:r w:rsidRPr="00F264C2">
        <w:rPr>
          <w:rFonts w:ascii="Times New Roman" w:hAnsi="Times New Roman" w:cs="Times New Roman" w:hint="eastAsia"/>
        </w:rPr>
        <w:t>Lässig</w:t>
      </w:r>
      <w:proofErr w:type="spellEnd"/>
      <w:r w:rsidRPr="00F264C2">
        <w:rPr>
          <w:rFonts w:ascii="Times New Roman" w:hAnsi="Times New Roman" w:cs="Times New Roman" w:hint="eastAsia"/>
        </w:rPr>
        <w:t xml:space="preserve">, and S. Walsh, </w:t>
      </w:r>
      <w:r w:rsidRPr="00F264C2">
        <w:rPr>
          <w:rFonts w:ascii="Times New Roman" w:hAnsi="Times New Roman" w:cs="Times New Roman" w:hint="eastAsia"/>
        </w:rPr>
        <w:t>“</w:t>
      </w:r>
      <w:r w:rsidRPr="00F264C2">
        <w:rPr>
          <w:rFonts w:ascii="Times New Roman" w:hAnsi="Times New Roman" w:cs="Times New Roman" w:hint="eastAsia"/>
        </w:rPr>
        <w:t>Variable effects of biochar and P solubilizing microbes on crop productivity in different soil conditions,</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Agroecology and Sustainable Food Systems</w:t>
      </w:r>
      <w:r w:rsidRPr="00F264C2">
        <w:rPr>
          <w:rFonts w:ascii="Times New Roman" w:hAnsi="Times New Roman" w:cs="Times New Roman" w:hint="eastAsia"/>
        </w:rPr>
        <w:t>, vol. 40, no. 2, pp. 145</w:t>
      </w:r>
      <w:r w:rsidRPr="00F264C2">
        <w:rPr>
          <w:rFonts w:ascii="Times New Roman" w:hAnsi="Times New Roman" w:cs="Times New Roman" w:hint="eastAsia"/>
        </w:rPr>
        <w:t>–</w:t>
      </w:r>
      <w:r w:rsidRPr="00F264C2">
        <w:rPr>
          <w:rFonts w:ascii="Times New Roman" w:hAnsi="Times New Roman" w:cs="Times New Roman" w:hint="eastAsia"/>
        </w:rPr>
        <w:t>168, 2016.</w:t>
      </w:r>
    </w:p>
    <w:p w14:paraId="7E347F35"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[13]</w:t>
      </w:r>
      <w:r w:rsidRPr="00F264C2">
        <w:rPr>
          <w:rFonts w:ascii="Times New Roman" w:hAnsi="Times New Roman" w:cs="Times New Roman" w:hint="eastAsia"/>
        </w:rPr>
        <w:tab/>
        <w:t xml:space="preserve">S. </w:t>
      </w:r>
      <w:proofErr w:type="spellStart"/>
      <w:r w:rsidRPr="00F264C2">
        <w:rPr>
          <w:rFonts w:ascii="Times New Roman" w:hAnsi="Times New Roman" w:cs="Times New Roman" w:hint="eastAsia"/>
        </w:rPr>
        <w:t>Baronti</w:t>
      </w:r>
      <w:proofErr w:type="spellEnd"/>
      <w:r w:rsidRPr="00F264C2">
        <w:rPr>
          <w:rFonts w:ascii="Times New Roman" w:hAnsi="Times New Roman" w:cs="Times New Roman" w:hint="eastAsia"/>
        </w:rPr>
        <w:t xml:space="preserve">, G. Alberti, G. </w:t>
      </w:r>
      <w:proofErr w:type="spellStart"/>
      <w:r w:rsidRPr="00F264C2">
        <w:rPr>
          <w:rFonts w:ascii="Times New Roman" w:hAnsi="Times New Roman" w:cs="Times New Roman" w:hint="eastAsia"/>
        </w:rPr>
        <w:t>Delle</w:t>
      </w:r>
      <w:proofErr w:type="spellEnd"/>
      <w:r w:rsidRPr="00F264C2">
        <w:rPr>
          <w:rFonts w:ascii="Times New Roman" w:hAnsi="Times New Roman" w:cs="Times New Roman" w:hint="eastAsia"/>
        </w:rPr>
        <w:t xml:space="preserve"> </w:t>
      </w:r>
      <w:proofErr w:type="spellStart"/>
      <w:r w:rsidRPr="00F264C2">
        <w:rPr>
          <w:rFonts w:ascii="Times New Roman" w:hAnsi="Times New Roman" w:cs="Times New Roman" w:hint="eastAsia"/>
        </w:rPr>
        <w:t>Vedove</w:t>
      </w:r>
      <w:proofErr w:type="spellEnd"/>
      <w:r w:rsidRPr="00F264C2">
        <w:rPr>
          <w:rFonts w:ascii="Times New Roman" w:hAnsi="Times New Roman" w:cs="Times New Roman" w:hint="eastAsia"/>
        </w:rPr>
        <w:t xml:space="preserve">, F. Di Gennaro, G. </w:t>
      </w:r>
      <w:proofErr w:type="spellStart"/>
      <w:r w:rsidRPr="00F264C2">
        <w:rPr>
          <w:rFonts w:ascii="Times New Roman" w:hAnsi="Times New Roman" w:cs="Times New Roman" w:hint="eastAsia"/>
        </w:rPr>
        <w:t>Fellet</w:t>
      </w:r>
      <w:proofErr w:type="spellEnd"/>
      <w:r w:rsidRPr="00F264C2">
        <w:rPr>
          <w:rFonts w:ascii="Times New Roman" w:hAnsi="Times New Roman" w:cs="Times New Roman" w:hint="eastAsia"/>
        </w:rPr>
        <w:t xml:space="preserve">, L. </w:t>
      </w:r>
      <w:proofErr w:type="spellStart"/>
      <w:r w:rsidRPr="00F264C2">
        <w:rPr>
          <w:rFonts w:ascii="Times New Roman" w:hAnsi="Times New Roman" w:cs="Times New Roman" w:hint="eastAsia"/>
        </w:rPr>
        <w:t>Genesio</w:t>
      </w:r>
      <w:proofErr w:type="spellEnd"/>
      <w:r w:rsidRPr="00F264C2">
        <w:rPr>
          <w:rFonts w:ascii="Times New Roman" w:hAnsi="Times New Roman" w:cs="Times New Roman" w:hint="eastAsia"/>
        </w:rPr>
        <w:t xml:space="preserve">, F. </w:t>
      </w:r>
      <w:proofErr w:type="spellStart"/>
      <w:r w:rsidRPr="00F264C2">
        <w:rPr>
          <w:rFonts w:ascii="Times New Roman" w:hAnsi="Times New Roman" w:cs="Times New Roman" w:hint="eastAsia"/>
        </w:rPr>
        <w:t>miglietta</w:t>
      </w:r>
      <w:proofErr w:type="spellEnd"/>
      <w:r w:rsidRPr="00F264C2">
        <w:rPr>
          <w:rFonts w:ascii="Times New Roman" w:hAnsi="Times New Roman" w:cs="Times New Roman" w:hint="eastAsia"/>
        </w:rPr>
        <w:t xml:space="preserve">, A. </w:t>
      </w:r>
      <w:proofErr w:type="spellStart"/>
      <w:r w:rsidRPr="00F264C2">
        <w:rPr>
          <w:rFonts w:ascii="Times New Roman" w:hAnsi="Times New Roman" w:cs="Times New Roman" w:hint="eastAsia"/>
        </w:rPr>
        <w:t>Peressotti</w:t>
      </w:r>
      <w:proofErr w:type="spellEnd"/>
      <w:r w:rsidRPr="00F264C2">
        <w:rPr>
          <w:rFonts w:ascii="Times New Roman" w:hAnsi="Times New Roman" w:cs="Times New Roman" w:hint="eastAsia"/>
        </w:rPr>
        <w:t xml:space="preserve">, and F. P. </w:t>
      </w:r>
      <w:proofErr w:type="spellStart"/>
      <w:r w:rsidRPr="00F264C2">
        <w:rPr>
          <w:rFonts w:ascii="Times New Roman" w:hAnsi="Times New Roman" w:cs="Times New Roman" w:hint="eastAsia"/>
        </w:rPr>
        <w:t>Vaccari</w:t>
      </w:r>
      <w:proofErr w:type="spellEnd"/>
      <w:r w:rsidRPr="00F264C2">
        <w:rPr>
          <w:rFonts w:ascii="Times New Roman" w:hAnsi="Times New Roman" w:cs="Times New Roman" w:hint="eastAsia"/>
        </w:rPr>
        <w:t xml:space="preserve">, </w:t>
      </w:r>
      <w:r w:rsidRPr="00F264C2">
        <w:rPr>
          <w:rFonts w:ascii="Times New Roman" w:hAnsi="Times New Roman" w:cs="Times New Roman" w:hint="eastAsia"/>
        </w:rPr>
        <w:t>“</w:t>
      </w:r>
      <w:r w:rsidRPr="00F264C2">
        <w:rPr>
          <w:rFonts w:ascii="Times New Roman" w:hAnsi="Times New Roman" w:cs="Times New Roman" w:hint="eastAsia"/>
        </w:rPr>
        <w:t>The biochar option to improve plant yields: first results from some field and pot experiments in Italy,</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Italian Journal of Agronomy</w:t>
      </w:r>
      <w:r w:rsidRPr="00F264C2">
        <w:rPr>
          <w:rFonts w:ascii="Times New Roman" w:hAnsi="Times New Roman" w:cs="Times New Roman" w:hint="eastAsia"/>
        </w:rPr>
        <w:t>, vol. 5, no. 1, pp. 3</w:t>
      </w:r>
      <w:r w:rsidRPr="00F264C2">
        <w:rPr>
          <w:rFonts w:ascii="Times New Roman" w:hAnsi="Times New Roman" w:cs="Times New Roman" w:hint="eastAsia"/>
        </w:rPr>
        <w:t>–</w:t>
      </w:r>
      <w:r w:rsidRPr="00F264C2">
        <w:rPr>
          <w:rFonts w:ascii="Times New Roman" w:hAnsi="Times New Roman" w:cs="Times New Roman" w:hint="eastAsia"/>
        </w:rPr>
        <w:t>12, 2010.</w:t>
      </w:r>
    </w:p>
    <w:p w14:paraId="3F01119C"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[14]</w:t>
      </w:r>
      <w:r w:rsidRPr="00F264C2">
        <w:rPr>
          <w:rFonts w:ascii="Times New Roman" w:hAnsi="Times New Roman" w:cs="Times New Roman" w:hint="eastAsia"/>
        </w:rPr>
        <w:tab/>
        <w:t xml:space="preserve">A. M. </w:t>
      </w:r>
      <w:proofErr w:type="spellStart"/>
      <w:r w:rsidRPr="00F264C2">
        <w:rPr>
          <w:rFonts w:ascii="Times New Roman" w:hAnsi="Times New Roman" w:cs="Times New Roman" w:hint="eastAsia"/>
        </w:rPr>
        <w:t>Liesch</w:t>
      </w:r>
      <w:proofErr w:type="spellEnd"/>
      <w:r w:rsidRPr="00F264C2">
        <w:rPr>
          <w:rFonts w:ascii="Times New Roman" w:hAnsi="Times New Roman" w:cs="Times New Roman" w:hint="eastAsia"/>
        </w:rPr>
        <w:t xml:space="preserve">, S. L. Weyers, J. W. Gaskin, and K. C. Das, </w:t>
      </w:r>
      <w:r w:rsidRPr="00F264C2">
        <w:rPr>
          <w:rFonts w:ascii="Times New Roman" w:hAnsi="Times New Roman" w:cs="Times New Roman" w:hint="eastAsia"/>
        </w:rPr>
        <w:t>“</w:t>
      </w:r>
      <w:r w:rsidRPr="00F264C2">
        <w:rPr>
          <w:rFonts w:ascii="Times New Roman" w:hAnsi="Times New Roman" w:cs="Times New Roman" w:hint="eastAsia"/>
        </w:rPr>
        <w:t xml:space="preserve">Impact of two different </w:t>
      </w:r>
      <w:proofErr w:type="spellStart"/>
      <w:r w:rsidRPr="00F264C2">
        <w:rPr>
          <w:rFonts w:ascii="Times New Roman" w:hAnsi="Times New Roman" w:cs="Times New Roman" w:hint="eastAsia"/>
        </w:rPr>
        <w:t>biochars</w:t>
      </w:r>
      <w:proofErr w:type="spellEnd"/>
      <w:r w:rsidRPr="00F264C2">
        <w:rPr>
          <w:rFonts w:ascii="Times New Roman" w:hAnsi="Times New Roman" w:cs="Times New Roman" w:hint="eastAsia"/>
        </w:rPr>
        <w:t xml:space="preserve"> on earthworm growth and survival.,</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Annals of Environmental Science</w:t>
      </w:r>
      <w:r w:rsidRPr="00F264C2">
        <w:rPr>
          <w:rFonts w:ascii="Times New Roman" w:hAnsi="Times New Roman" w:cs="Times New Roman" w:hint="eastAsia"/>
        </w:rPr>
        <w:t>, 2010.</w:t>
      </w:r>
    </w:p>
    <w:p w14:paraId="270D632B"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[15]</w:t>
      </w:r>
      <w:r w:rsidRPr="00F264C2">
        <w:rPr>
          <w:rFonts w:ascii="Times New Roman" w:hAnsi="Times New Roman" w:cs="Times New Roman" w:hint="eastAsia"/>
        </w:rPr>
        <w:tab/>
        <w:t xml:space="preserve">O. </w:t>
      </w:r>
      <w:proofErr w:type="spellStart"/>
      <w:r w:rsidRPr="00F264C2">
        <w:rPr>
          <w:rFonts w:ascii="Times New Roman" w:hAnsi="Times New Roman" w:cs="Times New Roman" w:hint="eastAsia"/>
        </w:rPr>
        <w:t>Malev</w:t>
      </w:r>
      <w:proofErr w:type="spellEnd"/>
      <w:r w:rsidRPr="00F264C2">
        <w:rPr>
          <w:rFonts w:ascii="Times New Roman" w:hAnsi="Times New Roman" w:cs="Times New Roman" w:hint="eastAsia"/>
        </w:rPr>
        <w:t xml:space="preserve">, M. Contin, S. </w:t>
      </w:r>
      <w:proofErr w:type="spellStart"/>
      <w:r w:rsidRPr="00F264C2">
        <w:rPr>
          <w:rFonts w:ascii="Times New Roman" w:hAnsi="Times New Roman" w:cs="Times New Roman" w:hint="eastAsia"/>
        </w:rPr>
        <w:t>Licen</w:t>
      </w:r>
      <w:proofErr w:type="spellEnd"/>
      <w:r w:rsidRPr="00F264C2">
        <w:rPr>
          <w:rFonts w:ascii="Times New Roman" w:hAnsi="Times New Roman" w:cs="Times New Roman" w:hint="eastAsia"/>
        </w:rPr>
        <w:t xml:space="preserve">, P. Barbieri, and M. De Nobili, </w:t>
      </w:r>
      <w:r w:rsidRPr="00F264C2">
        <w:rPr>
          <w:rFonts w:ascii="Times New Roman" w:hAnsi="Times New Roman" w:cs="Times New Roman" w:hint="eastAsia"/>
        </w:rPr>
        <w:t>“</w:t>
      </w:r>
      <w:r w:rsidRPr="00F264C2">
        <w:rPr>
          <w:rFonts w:ascii="Times New Roman" w:hAnsi="Times New Roman" w:cs="Times New Roman" w:hint="eastAsia"/>
        </w:rPr>
        <w:t xml:space="preserve">Bioaccumulation of polycyclic aromatic hydrocarbons and survival of earthworms (Eisenia </w:t>
      </w:r>
      <w:proofErr w:type="spellStart"/>
      <w:r w:rsidRPr="00F264C2">
        <w:rPr>
          <w:rFonts w:ascii="Times New Roman" w:hAnsi="Times New Roman" w:cs="Times New Roman" w:hint="eastAsia"/>
        </w:rPr>
        <w:t>andrei</w:t>
      </w:r>
      <w:proofErr w:type="spellEnd"/>
      <w:r w:rsidRPr="00F264C2">
        <w:rPr>
          <w:rFonts w:ascii="Times New Roman" w:hAnsi="Times New Roman" w:cs="Times New Roman" w:hint="eastAsia"/>
        </w:rPr>
        <w:t>) exposed to biochar amended soils,</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Environmental Science and Pollution Research</w:t>
      </w:r>
      <w:r w:rsidRPr="00F264C2">
        <w:rPr>
          <w:rFonts w:ascii="Times New Roman" w:hAnsi="Times New Roman" w:cs="Times New Roman" w:hint="eastAsia"/>
        </w:rPr>
        <w:t>, vol. 23, pp. 3491</w:t>
      </w:r>
      <w:r w:rsidRPr="00F264C2">
        <w:rPr>
          <w:rFonts w:ascii="Times New Roman" w:hAnsi="Times New Roman" w:cs="Times New Roman" w:hint="eastAsia"/>
        </w:rPr>
        <w:t>–</w:t>
      </w:r>
      <w:r w:rsidRPr="00F264C2">
        <w:rPr>
          <w:rFonts w:ascii="Times New Roman" w:hAnsi="Times New Roman" w:cs="Times New Roman" w:hint="eastAsia"/>
        </w:rPr>
        <w:t>3502, 2016.</w:t>
      </w:r>
    </w:p>
    <w:p w14:paraId="47A225C3"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lastRenderedPageBreak/>
        <w:t>[16]</w:t>
      </w:r>
      <w:r w:rsidRPr="00F264C2">
        <w:rPr>
          <w:rFonts w:ascii="Times New Roman" w:hAnsi="Times New Roman" w:cs="Times New Roman" w:hint="eastAsia"/>
        </w:rPr>
        <w:tab/>
        <w:t xml:space="preserve">J. A. </w:t>
      </w:r>
      <w:proofErr w:type="spellStart"/>
      <w:r w:rsidRPr="00F264C2">
        <w:rPr>
          <w:rFonts w:ascii="Times New Roman" w:hAnsi="Times New Roman" w:cs="Times New Roman" w:hint="eastAsia"/>
        </w:rPr>
        <w:t>Alburquerque</w:t>
      </w:r>
      <w:proofErr w:type="spellEnd"/>
      <w:r w:rsidRPr="00F264C2">
        <w:rPr>
          <w:rFonts w:ascii="Times New Roman" w:hAnsi="Times New Roman" w:cs="Times New Roman" w:hint="eastAsia"/>
        </w:rPr>
        <w:t>, J. M. Calero, V</w:t>
      </w:r>
      <w:r w:rsidRPr="00F264C2">
        <w:rPr>
          <w:rFonts w:ascii="Times New Roman" w:hAnsi="Times New Roman" w:cs="Times New Roman"/>
        </w:rPr>
        <w:t>.</w:t>
      </w:r>
      <w:r w:rsidRPr="00F264C2">
        <w:rPr>
          <w:rFonts w:ascii="Times New Roman" w:hAnsi="Times New Roman" w:cs="Times New Roman" w:hint="eastAsia"/>
        </w:rPr>
        <w:t xml:space="preserve"> Barr</w:t>
      </w:r>
      <w:r w:rsidRPr="00F264C2">
        <w:rPr>
          <w:rFonts w:ascii="Times New Roman" w:hAnsi="Times New Roman" w:cs="Times New Roman" w:hint="eastAsia"/>
        </w:rPr>
        <w:t>ó</w:t>
      </w:r>
      <w:r w:rsidRPr="00F264C2">
        <w:rPr>
          <w:rFonts w:ascii="Times New Roman" w:hAnsi="Times New Roman" w:cs="Times New Roman" w:hint="eastAsia"/>
        </w:rPr>
        <w:t xml:space="preserve">n, J. </w:t>
      </w:r>
      <w:r w:rsidRPr="00F264C2">
        <w:rPr>
          <w:rFonts w:ascii="Times New Roman" w:hAnsi="Times New Roman" w:cs="Times New Roman"/>
        </w:rPr>
        <w:t>T</w:t>
      </w:r>
      <w:r w:rsidRPr="00F264C2">
        <w:rPr>
          <w:rFonts w:ascii="Times New Roman" w:hAnsi="Times New Roman" w:cs="Times New Roman" w:hint="eastAsia"/>
        </w:rPr>
        <w:t xml:space="preserve">orrent, M. C. del </w:t>
      </w:r>
      <w:proofErr w:type="spellStart"/>
      <w:r w:rsidRPr="00F264C2">
        <w:rPr>
          <w:rFonts w:ascii="Times New Roman" w:hAnsi="Times New Roman" w:cs="Times New Roman" w:hint="eastAsia"/>
        </w:rPr>
        <w:t>Campillo</w:t>
      </w:r>
      <w:proofErr w:type="spellEnd"/>
      <w:r w:rsidRPr="00F264C2">
        <w:rPr>
          <w:rFonts w:ascii="Times New Roman" w:hAnsi="Times New Roman" w:cs="Times New Roman" w:hint="eastAsia"/>
        </w:rPr>
        <w:t xml:space="preserve">, A. Gallardo, and R. Villar, </w:t>
      </w:r>
      <w:r w:rsidRPr="00F264C2">
        <w:rPr>
          <w:rFonts w:ascii="Times New Roman" w:hAnsi="Times New Roman" w:cs="Times New Roman" w:hint="eastAsia"/>
        </w:rPr>
        <w:t>“</w:t>
      </w:r>
      <w:r w:rsidRPr="00F264C2">
        <w:rPr>
          <w:rFonts w:ascii="Times New Roman" w:hAnsi="Times New Roman" w:cs="Times New Roman" w:hint="eastAsia"/>
        </w:rPr>
        <w:t xml:space="preserve">Effects of </w:t>
      </w:r>
      <w:proofErr w:type="spellStart"/>
      <w:r w:rsidRPr="00F264C2">
        <w:rPr>
          <w:rFonts w:ascii="Times New Roman" w:hAnsi="Times New Roman" w:cs="Times New Roman" w:hint="eastAsia"/>
        </w:rPr>
        <w:t>biochars</w:t>
      </w:r>
      <w:proofErr w:type="spellEnd"/>
      <w:r w:rsidRPr="00F264C2">
        <w:rPr>
          <w:rFonts w:ascii="Times New Roman" w:hAnsi="Times New Roman" w:cs="Times New Roman" w:hint="eastAsia"/>
        </w:rPr>
        <w:t xml:space="preserve"> produced from different feedstocks on soil properties and sunflower growth,</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Journal of plant nutrition and soil science</w:t>
      </w:r>
      <w:r w:rsidRPr="00F264C2">
        <w:rPr>
          <w:rFonts w:ascii="Times New Roman" w:hAnsi="Times New Roman" w:cs="Times New Roman" w:hint="eastAsia"/>
        </w:rPr>
        <w:t>, vol. 177, no. 1, pp. 16</w:t>
      </w:r>
      <w:r w:rsidRPr="00F264C2">
        <w:rPr>
          <w:rFonts w:ascii="Times New Roman" w:hAnsi="Times New Roman" w:cs="Times New Roman" w:hint="eastAsia"/>
        </w:rPr>
        <w:t>–</w:t>
      </w:r>
      <w:r w:rsidRPr="00F264C2">
        <w:rPr>
          <w:rFonts w:ascii="Times New Roman" w:hAnsi="Times New Roman" w:cs="Times New Roman" w:hint="eastAsia"/>
        </w:rPr>
        <w:t>25, 2014.</w:t>
      </w:r>
    </w:p>
    <w:p w14:paraId="328F8C12"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[17]</w:t>
      </w:r>
      <w:r w:rsidRPr="00F264C2">
        <w:rPr>
          <w:rFonts w:ascii="Times New Roman" w:hAnsi="Times New Roman" w:cs="Times New Roman" w:hint="eastAsia"/>
        </w:rPr>
        <w:tab/>
        <w:t xml:space="preserve">Y. Dai, H. Zheng, Z. Jiang, and B. Xing, </w:t>
      </w:r>
      <w:r w:rsidRPr="00F264C2">
        <w:rPr>
          <w:rFonts w:ascii="Times New Roman" w:hAnsi="Times New Roman" w:cs="Times New Roman" w:hint="eastAsia"/>
        </w:rPr>
        <w:t>“</w:t>
      </w:r>
      <w:r w:rsidRPr="00F264C2">
        <w:rPr>
          <w:rFonts w:ascii="Times New Roman" w:hAnsi="Times New Roman" w:cs="Times New Roman" w:hint="eastAsia"/>
        </w:rPr>
        <w:t>Combined effects of biochar properties and soil conditions on plant growth: A meta-analysis,</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Science of the total environment</w:t>
      </w:r>
      <w:r w:rsidRPr="00F264C2">
        <w:rPr>
          <w:rFonts w:ascii="Times New Roman" w:hAnsi="Times New Roman" w:cs="Times New Roman" w:hint="eastAsia"/>
        </w:rPr>
        <w:t>, vol. 713, p. 136635, 2020.</w:t>
      </w:r>
    </w:p>
    <w:p w14:paraId="47FD6D66" w14:textId="7D4F4126"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[18]</w:t>
      </w:r>
      <w:r w:rsidRPr="00F264C2">
        <w:rPr>
          <w:rFonts w:ascii="Times New Roman" w:hAnsi="Times New Roman" w:cs="Times New Roman" w:hint="eastAsia"/>
        </w:rPr>
        <w:tab/>
        <w:t xml:space="preserve">D. </w:t>
      </w:r>
      <w:proofErr w:type="spellStart"/>
      <w:r w:rsidRPr="00F264C2">
        <w:rPr>
          <w:rFonts w:ascii="Times New Roman" w:hAnsi="Times New Roman" w:cs="Times New Roman" w:hint="eastAsia"/>
        </w:rPr>
        <w:t>Noguera</w:t>
      </w:r>
      <w:proofErr w:type="spellEnd"/>
      <w:r w:rsidRPr="00F264C2">
        <w:rPr>
          <w:rFonts w:ascii="Times New Roman" w:hAnsi="Times New Roman" w:cs="Times New Roman" w:hint="eastAsia"/>
        </w:rPr>
        <w:t xml:space="preserve">, M. </w:t>
      </w:r>
      <w:proofErr w:type="spellStart"/>
      <w:r w:rsidRPr="00F264C2">
        <w:rPr>
          <w:rFonts w:ascii="Times New Roman" w:hAnsi="Times New Roman" w:cs="Times New Roman" w:hint="eastAsia"/>
        </w:rPr>
        <w:t>Rond</w:t>
      </w:r>
      <w:proofErr w:type="spellEnd"/>
      <w:r w:rsidRPr="00F264C2">
        <w:rPr>
          <w:rFonts w:ascii="Times New Roman" w:hAnsi="Times New Roman" w:cs="Times New Roman" w:hint="eastAsia"/>
        </w:rPr>
        <w:t>ó</w:t>
      </w:r>
      <w:r w:rsidRPr="00F264C2">
        <w:rPr>
          <w:rFonts w:ascii="Times New Roman" w:hAnsi="Times New Roman" w:cs="Times New Roman" w:hint="eastAsia"/>
        </w:rPr>
        <w:t xml:space="preserve">n, K. </w:t>
      </w:r>
      <w:proofErr w:type="spellStart"/>
      <w:r w:rsidRPr="00F264C2">
        <w:rPr>
          <w:rFonts w:ascii="Times New Roman" w:hAnsi="Times New Roman" w:cs="Times New Roman" w:hint="eastAsia"/>
        </w:rPr>
        <w:t>Laossi</w:t>
      </w:r>
      <w:proofErr w:type="spellEnd"/>
      <w:r w:rsidRPr="00F264C2">
        <w:rPr>
          <w:rFonts w:ascii="Times New Roman" w:hAnsi="Times New Roman" w:cs="Times New Roman" w:hint="eastAsia"/>
        </w:rPr>
        <w:t xml:space="preserve">, V. </w:t>
      </w:r>
      <w:proofErr w:type="spellStart"/>
      <w:r w:rsidRPr="00F264C2">
        <w:rPr>
          <w:rFonts w:ascii="Times New Roman" w:hAnsi="Times New Roman" w:cs="Times New Roman" w:hint="eastAsia"/>
        </w:rPr>
        <w:t>Hoyos</w:t>
      </w:r>
      <w:proofErr w:type="spellEnd"/>
      <w:r w:rsidRPr="00F264C2">
        <w:rPr>
          <w:rFonts w:ascii="Times New Roman" w:hAnsi="Times New Roman" w:cs="Times New Roman" w:hint="eastAsia"/>
        </w:rPr>
        <w:t xml:space="preserve">, P. Lavelle, M. H. de Carvalho, and S. </w:t>
      </w:r>
      <w:proofErr w:type="spellStart"/>
      <w:r w:rsidRPr="00F264C2">
        <w:rPr>
          <w:rFonts w:ascii="Times New Roman" w:hAnsi="Times New Roman" w:cs="Times New Roman" w:hint="eastAsia"/>
        </w:rPr>
        <w:t>Barot</w:t>
      </w:r>
      <w:proofErr w:type="spellEnd"/>
      <w:r w:rsidRPr="00F264C2">
        <w:rPr>
          <w:rFonts w:ascii="Times New Roman" w:hAnsi="Times New Roman" w:cs="Times New Roman" w:hint="eastAsia"/>
        </w:rPr>
        <w:t xml:space="preserve">, </w:t>
      </w:r>
      <w:r w:rsidRPr="00F264C2">
        <w:rPr>
          <w:rFonts w:ascii="Times New Roman" w:hAnsi="Times New Roman" w:cs="Times New Roman" w:hint="eastAsia"/>
        </w:rPr>
        <w:t>“</w:t>
      </w:r>
      <w:r w:rsidRPr="00F264C2">
        <w:rPr>
          <w:rFonts w:ascii="Times New Roman" w:hAnsi="Times New Roman" w:cs="Times New Roman" w:hint="eastAsia"/>
        </w:rPr>
        <w:t>Contrasted effect of biochar and earthworms on rice growth and resource allocation in different soils,</w:t>
      </w:r>
      <w:r w:rsidRPr="00F264C2">
        <w:rPr>
          <w:rFonts w:ascii="Times New Roman" w:hAnsi="Times New Roman" w:cs="Times New Roman" w:hint="eastAsia"/>
        </w:rPr>
        <w:t>”</w:t>
      </w:r>
      <w:r>
        <w:rPr>
          <w:rFonts w:ascii="Times New Roman" w:hAnsi="Times New Roman" w:cs="Times New Roman"/>
        </w:rPr>
        <w:t xml:space="preserve"> </w:t>
      </w:r>
      <w:r w:rsidRPr="00F264C2">
        <w:rPr>
          <w:rFonts w:ascii="Times New Roman" w:hAnsi="Times New Roman" w:cs="Times New Roman"/>
          <w:i/>
          <w:iCs/>
        </w:rPr>
        <w:t>Soil Biology &amp; Biochemistry</w:t>
      </w:r>
      <w:r w:rsidRPr="00F264C2">
        <w:rPr>
          <w:rFonts w:ascii="Times New Roman" w:hAnsi="Times New Roman" w:cs="Times New Roman" w:hint="eastAsia"/>
        </w:rPr>
        <w:t>, vol. 42, no. 7, pp. 1017</w:t>
      </w:r>
      <w:r w:rsidRPr="00F264C2">
        <w:rPr>
          <w:rFonts w:ascii="Times New Roman" w:hAnsi="Times New Roman" w:cs="Times New Roman" w:hint="eastAsia"/>
        </w:rPr>
        <w:t>–</w:t>
      </w:r>
      <w:r w:rsidRPr="00F264C2">
        <w:rPr>
          <w:rFonts w:ascii="Times New Roman" w:hAnsi="Times New Roman" w:cs="Times New Roman" w:hint="eastAsia"/>
        </w:rPr>
        <w:t>1027, 2010.</w:t>
      </w:r>
    </w:p>
    <w:p w14:paraId="605ABA3E"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[19]</w:t>
      </w:r>
      <w:r w:rsidRPr="00F264C2">
        <w:rPr>
          <w:rFonts w:ascii="Times New Roman" w:hAnsi="Times New Roman" w:cs="Times New Roman" w:hint="eastAsia"/>
        </w:rPr>
        <w:tab/>
        <w:t xml:space="preserve">L. Zhang, Y. Jing, Y. Xiang, R. Zhang, and H. Lu, </w:t>
      </w:r>
      <w:r w:rsidRPr="00F264C2">
        <w:rPr>
          <w:rFonts w:ascii="Times New Roman" w:hAnsi="Times New Roman" w:cs="Times New Roman" w:hint="eastAsia"/>
        </w:rPr>
        <w:t>“</w:t>
      </w:r>
      <w:r w:rsidRPr="00F264C2">
        <w:rPr>
          <w:rFonts w:ascii="Times New Roman" w:hAnsi="Times New Roman" w:cs="Times New Roman" w:hint="eastAsia"/>
        </w:rPr>
        <w:t>Responses of soil microbial community structure changes and activities to biochar addition: a meta-analysis,</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Science of the Total Environment</w:t>
      </w:r>
      <w:r w:rsidRPr="00F264C2">
        <w:rPr>
          <w:rFonts w:ascii="Times New Roman" w:hAnsi="Times New Roman" w:cs="Times New Roman" w:hint="eastAsia"/>
        </w:rPr>
        <w:t>, vol. 643, pp. 926</w:t>
      </w:r>
      <w:r w:rsidRPr="00F264C2">
        <w:rPr>
          <w:rFonts w:ascii="Times New Roman" w:hAnsi="Times New Roman" w:cs="Times New Roman" w:hint="eastAsia"/>
        </w:rPr>
        <w:t>–</w:t>
      </w:r>
      <w:r w:rsidRPr="00F264C2">
        <w:rPr>
          <w:rFonts w:ascii="Times New Roman" w:hAnsi="Times New Roman" w:cs="Times New Roman" w:hint="eastAsia"/>
        </w:rPr>
        <w:t>935, 2018.</w:t>
      </w:r>
    </w:p>
    <w:p w14:paraId="13A7D4B6" w14:textId="69ED12E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[20]</w:t>
      </w:r>
      <w:r w:rsidRPr="00F264C2">
        <w:rPr>
          <w:rFonts w:ascii="Times New Roman" w:hAnsi="Times New Roman" w:cs="Times New Roman" w:hint="eastAsia"/>
        </w:rPr>
        <w:tab/>
        <w:t xml:space="preserve">Y. Zhou, Y. Wang, W. </w:t>
      </w:r>
      <w:proofErr w:type="spellStart"/>
      <w:r w:rsidRPr="00F264C2">
        <w:rPr>
          <w:rFonts w:ascii="Times New Roman" w:hAnsi="Times New Roman" w:cs="Times New Roman" w:hint="eastAsia"/>
        </w:rPr>
        <w:t>Peijnenburg</w:t>
      </w:r>
      <w:proofErr w:type="spellEnd"/>
      <w:r w:rsidRPr="00F264C2">
        <w:rPr>
          <w:rFonts w:ascii="Times New Roman" w:hAnsi="Times New Roman" w:cs="Times New Roman" w:hint="eastAsia"/>
        </w:rPr>
        <w:t xml:space="preserve">, M. G. </w:t>
      </w:r>
      <w:proofErr w:type="spellStart"/>
      <w:r w:rsidRPr="00F264C2">
        <w:rPr>
          <w:rFonts w:ascii="Times New Roman" w:hAnsi="Times New Roman" w:cs="Times New Roman" w:hint="eastAsia"/>
        </w:rPr>
        <w:t>Vijver</w:t>
      </w:r>
      <w:proofErr w:type="spellEnd"/>
      <w:r w:rsidRPr="00F264C2">
        <w:rPr>
          <w:rFonts w:ascii="Times New Roman" w:hAnsi="Times New Roman" w:cs="Times New Roman" w:hint="eastAsia"/>
        </w:rPr>
        <w:t xml:space="preserve">, S. </w:t>
      </w:r>
      <w:proofErr w:type="spellStart"/>
      <w:r w:rsidRPr="00F264C2">
        <w:rPr>
          <w:rFonts w:ascii="Times New Roman" w:hAnsi="Times New Roman" w:cs="Times New Roman" w:hint="eastAsia"/>
        </w:rPr>
        <w:t>Balraadjsing</w:t>
      </w:r>
      <w:proofErr w:type="spellEnd"/>
      <w:r w:rsidRPr="00F264C2">
        <w:rPr>
          <w:rFonts w:ascii="Times New Roman" w:hAnsi="Times New Roman" w:cs="Times New Roman" w:hint="eastAsia"/>
        </w:rPr>
        <w:t xml:space="preserve">, and W. Fan, </w:t>
      </w:r>
      <w:r w:rsidRPr="00F264C2">
        <w:rPr>
          <w:rFonts w:ascii="Times New Roman" w:hAnsi="Times New Roman" w:cs="Times New Roman" w:hint="eastAsia"/>
        </w:rPr>
        <w:t>“</w:t>
      </w:r>
      <w:r w:rsidRPr="00F264C2">
        <w:rPr>
          <w:rFonts w:ascii="Times New Roman" w:hAnsi="Times New Roman" w:cs="Times New Roman" w:hint="eastAsia"/>
        </w:rPr>
        <w:t>Using machine learning to predict adverse effects of metallic nanomaterials to various aquatic organisms,</w:t>
      </w:r>
      <w:r w:rsidRPr="00F264C2">
        <w:rPr>
          <w:rFonts w:ascii="Times New Roman" w:hAnsi="Times New Roman" w:cs="Times New Roman" w:hint="eastAsia"/>
        </w:rPr>
        <w:t>”</w:t>
      </w:r>
      <w:r w:rsidRPr="00F264C2">
        <w:t xml:space="preserve"> </w:t>
      </w:r>
      <w:r w:rsidRPr="00F264C2">
        <w:rPr>
          <w:rFonts w:ascii="Times New Roman" w:hAnsi="Times New Roman" w:cs="Times New Roman"/>
          <w:i/>
          <w:iCs/>
        </w:rPr>
        <w:t>Environmental Science &amp; Technology</w:t>
      </w:r>
      <w:r w:rsidRPr="00F264C2">
        <w:rPr>
          <w:rFonts w:ascii="Times New Roman" w:hAnsi="Times New Roman" w:cs="Times New Roman" w:hint="eastAsia"/>
        </w:rPr>
        <w:t>, vol. 57, no. 46, pp. 17786</w:t>
      </w:r>
      <w:r w:rsidRPr="00F264C2">
        <w:rPr>
          <w:rFonts w:ascii="Times New Roman" w:hAnsi="Times New Roman" w:cs="Times New Roman" w:hint="eastAsia"/>
        </w:rPr>
        <w:t>–</w:t>
      </w:r>
      <w:r w:rsidRPr="00F264C2">
        <w:rPr>
          <w:rFonts w:ascii="Times New Roman" w:hAnsi="Times New Roman" w:cs="Times New Roman" w:hint="eastAsia"/>
        </w:rPr>
        <w:t>17795, 2023.</w:t>
      </w:r>
    </w:p>
    <w:p w14:paraId="28980B15" w14:textId="01D59FAB"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[21]</w:t>
      </w:r>
      <w:r w:rsidRPr="00F264C2">
        <w:rPr>
          <w:rFonts w:ascii="Times New Roman" w:hAnsi="Times New Roman" w:cs="Times New Roman" w:hint="eastAsia"/>
        </w:rPr>
        <w:tab/>
        <w:t xml:space="preserve">M. Y. Li and W. J. Sun, </w:t>
      </w:r>
      <w:r w:rsidRPr="00F264C2">
        <w:rPr>
          <w:rFonts w:ascii="Times New Roman" w:hAnsi="Times New Roman" w:cs="Times New Roman" w:hint="eastAsia"/>
        </w:rPr>
        <w:t>“</w:t>
      </w:r>
      <w:r w:rsidRPr="00F264C2">
        <w:rPr>
          <w:rFonts w:ascii="Times New Roman" w:hAnsi="Times New Roman" w:cs="Times New Roman" w:hint="eastAsia"/>
        </w:rPr>
        <w:t xml:space="preserve">Water retention </w:t>
      </w:r>
      <w:proofErr w:type="spellStart"/>
      <w:r w:rsidRPr="00F264C2">
        <w:rPr>
          <w:rFonts w:ascii="Times New Roman" w:hAnsi="Times New Roman" w:cs="Times New Roman" w:hint="eastAsia"/>
        </w:rPr>
        <w:t>behaviour</w:t>
      </w:r>
      <w:proofErr w:type="spellEnd"/>
      <w:r w:rsidRPr="00F264C2">
        <w:rPr>
          <w:rFonts w:ascii="Times New Roman" w:hAnsi="Times New Roman" w:cs="Times New Roman" w:hint="eastAsia"/>
        </w:rPr>
        <w:t xml:space="preserve"> of biochar-amended clay and its influencing mechanism,</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i/>
          <w:iCs/>
        </w:rPr>
        <w:t>Rock and Soil Mechanics</w:t>
      </w:r>
      <w:r w:rsidRPr="00F264C2">
        <w:rPr>
          <w:rFonts w:ascii="Times New Roman" w:hAnsi="Times New Roman" w:cs="Times New Roman" w:hint="eastAsia"/>
        </w:rPr>
        <w:t xml:space="preserve">, vol. 40, no. 12, pp. 4722-+, 2019, </w:t>
      </w:r>
      <w:proofErr w:type="spellStart"/>
      <w:r w:rsidRPr="00F264C2">
        <w:rPr>
          <w:rFonts w:ascii="Times New Roman" w:hAnsi="Times New Roman" w:cs="Times New Roman" w:hint="eastAsia"/>
        </w:rPr>
        <w:t>doi</w:t>
      </w:r>
      <w:proofErr w:type="spellEnd"/>
      <w:r w:rsidRPr="00F264C2">
        <w:rPr>
          <w:rFonts w:ascii="Times New Roman" w:hAnsi="Times New Roman" w:cs="Times New Roman" w:hint="eastAsia"/>
        </w:rPr>
        <w:t>: 10.16285/j.rsm.2018.1838.</w:t>
      </w:r>
    </w:p>
    <w:p w14:paraId="6BEDEA9C" w14:textId="7A756EAF"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[22]</w:t>
      </w:r>
      <w:r w:rsidRPr="00F264C2">
        <w:rPr>
          <w:rFonts w:ascii="Times New Roman" w:hAnsi="Times New Roman" w:cs="Times New Roman" w:hint="eastAsia"/>
        </w:rPr>
        <w:tab/>
        <w:t xml:space="preserve">D. L. Jones, J. </w:t>
      </w:r>
      <w:proofErr w:type="spellStart"/>
      <w:r w:rsidRPr="00F264C2">
        <w:rPr>
          <w:rFonts w:ascii="Times New Roman" w:hAnsi="Times New Roman" w:cs="Times New Roman" w:hint="eastAsia"/>
        </w:rPr>
        <w:t>Rousk</w:t>
      </w:r>
      <w:proofErr w:type="spellEnd"/>
      <w:r w:rsidRPr="00F264C2">
        <w:rPr>
          <w:rFonts w:ascii="Times New Roman" w:hAnsi="Times New Roman" w:cs="Times New Roman" w:hint="eastAsia"/>
        </w:rPr>
        <w:t xml:space="preserve">, G. Edwards-Jones, T. H. DeLuca, and D. V Murphy, </w:t>
      </w:r>
      <w:r w:rsidRPr="00F264C2">
        <w:rPr>
          <w:rFonts w:ascii="Times New Roman" w:hAnsi="Times New Roman" w:cs="Times New Roman" w:hint="eastAsia"/>
        </w:rPr>
        <w:t>“</w:t>
      </w:r>
      <w:r w:rsidRPr="00F264C2">
        <w:rPr>
          <w:rFonts w:ascii="Times New Roman" w:hAnsi="Times New Roman" w:cs="Times New Roman" w:hint="eastAsia"/>
        </w:rPr>
        <w:t xml:space="preserve">Biochar-mediated changes in soil quality and plant growth in a </w:t>
      </w:r>
      <w:proofErr w:type="gramStart"/>
      <w:r w:rsidRPr="00F264C2">
        <w:rPr>
          <w:rFonts w:ascii="Times New Roman" w:hAnsi="Times New Roman" w:cs="Times New Roman" w:hint="eastAsia"/>
        </w:rPr>
        <w:t>three year</w:t>
      </w:r>
      <w:proofErr w:type="gramEnd"/>
      <w:r w:rsidRPr="00F264C2">
        <w:rPr>
          <w:rFonts w:ascii="Times New Roman" w:hAnsi="Times New Roman" w:cs="Times New Roman" w:hint="eastAsia"/>
        </w:rPr>
        <w:t xml:space="preserve"> field trial,</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i/>
          <w:iCs/>
        </w:rPr>
        <w:t>Soil Biology &amp; Biochemistry</w:t>
      </w:r>
      <w:r w:rsidRPr="00F264C2">
        <w:rPr>
          <w:rFonts w:ascii="Times New Roman" w:hAnsi="Times New Roman" w:cs="Times New Roman" w:hint="eastAsia"/>
        </w:rPr>
        <w:t>, vol. 45, pp. 113</w:t>
      </w:r>
      <w:r w:rsidRPr="00F264C2">
        <w:rPr>
          <w:rFonts w:ascii="Times New Roman" w:hAnsi="Times New Roman" w:cs="Times New Roman" w:hint="eastAsia"/>
        </w:rPr>
        <w:t>–</w:t>
      </w:r>
      <w:r w:rsidRPr="00F264C2">
        <w:rPr>
          <w:rFonts w:ascii="Times New Roman" w:hAnsi="Times New Roman" w:cs="Times New Roman" w:hint="eastAsia"/>
        </w:rPr>
        <w:t>124, 2012.</w:t>
      </w:r>
    </w:p>
    <w:p w14:paraId="214E558A"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lastRenderedPageBreak/>
        <w:t>[23]</w:t>
      </w:r>
      <w:r w:rsidRPr="00F264C2">
        <w:rPr>
          <w:rFonts w:ascii="Times New Roman" w:hAnsi="Times New Roman" w:cs="Times New Roman" w:hint="eastAsia"/>
        </w:rPr>
        <w:tab/>
        <w:t xml:space="preserve">T. Yang, J. Meng, P. </w:t>
      </w:r>
      <w:proofErr w:type="spellStart"/>
      <w:r w:rsidRPr="00F264C2">
        <w:rPr>
          <w:rFonts w:ascii="Times New Roman" w:hAnsi="Times New Roman" w:cs="Times New Roman" w:hint="eastAsia"/>
        </w:rPr>
        <w:t>Jeyakumar</w:t>
      </w:r>
      <w:proofErr w:type="spellEnd"/>
      <w:r w:rsidRPr="00F264C2">
        <w:rPr>
          <w:rFonts w:ascii="Times New Roman" w:hAnsi="Times New Roman" w:cs="Times New Roman" w:hint="eastAsia"/>
        </w:rPr>
        <w:t xml:space="preserve">, T. Cao, Z. Liu, T. He, X. Car, W. Chen and H. Wang, </w:t>
      </w:r>
      <w:r w:rsidRPr="00F264C2">
        <w:rPr>
          <w:rFonts w:ascii="Times New Roman" w:hAnsi="Times New Roman" w:cs="Times New Roman" w:hint="eastAsia"/>
        </w:rPr>
        <w:t>“</w:t>
      </w:r>
      <w:r w:rsidRPr="00F264C2">
        <w:rPr>
          <w:rFonts w:ascii="Times New Roman" w:hAnsi="Times New Roman" w:cs="Times New Roman" w:hint="eastAsia"/>
        </w:rPr>
        <w:t>Effect of pyrolysis temperature on the bioavailability of heavy metals in rice straw-derived biochar,</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Environmental Science and Pollution Research</w:t>
      </w:r>
      <w:r w:rsidRPr="00F264C2">
        <w:rPr>
          <w:rFonts w:ascii="Times New Roman" w:hAnsi="Times New Roman" w:cs="Times New Roman" w:hint="eastAsia"/>
        </w:rPr>
        <w:t>, vol. 28, pp. 2198</w:t>
      </w:r>
      <w:r w:rsidRPr="00F264C2">
        <w:rPr>
          <w:rFonts w:ascii="Times New Roman" w:hAnsi="Times New Roman" w:cs="Times New Roman" w:hint="eastAsia"/>
        </w:rPr>
        <w:t>–</w:t>
      </w:r>
      <w:r w:rsidRPr="00F264C2">
        <w:rPr>
          <w:rFonts w:ascii="Times New Roman" w:hAnsi="Times New Roman" w:cs="Times New Roman" w:hint="eastAsia"/>
        </w:rPr>
        <w:t>2208, 2021.</w:t>
      </w:r>
    </w:p>
    <w:p w14:paraId="55345424"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[24]</w:t>
      </w:r>
      <w:r w:rsidRPr="00F264C2">
        <w:rPr>
          <w:rFonts w:ascii="Times New Roman" w:hAnsi="Times New Roman" w:cs="Times New Roman" w:hint="eastAsia"/>
        </w:rPr>
        <w:tab/>
        <w:t xml:space="preserve">J. Mao, K. Zhang, and B. Chen, </w:t>
      </w:r>
      <w:r w:rsidRPr="00F264C2">
        <w:rPr>
          <w:rFonts w:ascii="Times New Roman" w:hAnsi="Times New Roman" w:cs="Times New Roman" w:hint="eastAsia"/>
        </w:rPr>
        <w:t>“</w:t>
      </w:r>
      <w:r w:rsidRPr="00F264C2">
        <w:rPr>
          <w:rFonts w:ascii="Times New Roman" w:hAnsi="Times New Roman" w:cs="Times New Roman" w:hint="eastAsia"/>
        </w:rPr>
        <w:t>Linking hydrophobicity of biochar to the water repellency and water holding capacity of biochar-amended soil,</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Environmental Pollution</w:t>
      </w:r>
      <w:r w:rsidRPr="00F264C2">
        <w:rPr>
          <w:rFonts w:ascii="Times New Roman" w:hAnsi="Times New Roman" w:cs="Times New Roman" w:hint="eastAsia"/>
        </w:rPr>
        <w:t>, vol. 253, pp. 779</w:t>
      </w:r>
      <w:r w:rsidRPr="00F264C2">
        <w:rPr>
          <w:rFonts w:ascii="Times New Roman" w:hAnsi="Times New Roman" w:cs="Times New Roman" w:hint="eastAsia"/>
        </w:rPr>
        <w:t>–</w:t>
      </w:r>
      <w:r w:rsidRPr="00F264C2">
        <w:rPr>
          <w:rFonts w:ascii="Times New Roman" w:hAnsi="Times New Roman" w:cs="Times New Roman" w:hint="eastAsia"/>
        </w:rPr>
        <w:t>789, 2019.</w:t>
      </w:r>
    </w:p>
    <w:p w14:paraId="538CCE15"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[25]</w:t>
      </w:r>
      <w:r w:rsidRPr="00F264C2">
        <w:rPr>
          <w:rFonts w:ascii="Times New Roman" w:hAnsi="Times New Roman" w:cs="Times New Roman" w:hint="eastAsia"/>
        </w:rPr>
        <w:tab/>
        <w:t xml:space="preserve">L. </w:t>
      </w:r>
      <w:proofErr w:type="spellStart"/>
      <w:r w:rsidRPr="00F264C2">
        <w:rPr>
          <w:rFonts w:ascii="Times New Roman" w:hAnsi="Times New Roman" w:cs="Times New Roman" w:hint="eastAsia"/>
        </w:rPr>
        <w:t>Tokov</w:t>
      </w:r>
      <w:proofErr w:type="spellEnd"/>
      <w:r w:rsidRPr="00F264C2">
        <w:rPr>
          <w:rFonts w:ascii="Times New Roman" w:hAnsi="Times New Roman" w:cs="Times New Roman" w:hint="eastAsia"/>
        </w:rPr>
        <w:t>á</w:t>
      </w:r>
      <w:r w:rsidRPr="00F264C2">
        <w:rPr>
          <w:rFonts w:ascii="Times New Roman" w:hAnsi="Times New Roman" w:cs="Times New Roman" w:hint="eastAsia"/>
        </w:rPr>
        <w:t xml:space="preserve">, D. </w:t>
      </w:r>
      <w:proofErr w:type="spellStart"/>
      <w:r w:rsidRPr="00F264C2">
        <w:rPr>
          <w:rFonts w:ascii="Times New Roman" w:hAnsi="Times New Roman" w:cs="Times New Roman" w:hint="eastAsia"/>
        </w:rPr>
        <w:t>Igaz</w:t>
      </w:r>
      <w:proofErr w:type="spellEnd"/>
      <w:r w:rsidRPr="00F264C2">
        <w:rPr>
          <w:rFonts w:ascii="Times New Roman" w:hAnsi="Times New Roman" w:cs="Times New Roman" w:hint="eastAsia"/>
        </w:rPr>
        <w:t xml:space="preserve">, J. </w:t>
      </w:r>
      <w:proofErr w:type="spellStart"/>
      <w:r w:rsidRPr="00F264C2">
        <w:rPr>
          <w:rFonts w:ascii="Times New Roman" w:hAnsi="Times New Roman" w:cs="Times New Roman" w:hint="eastAsia"/>
        </w:rPr>
        <w:t>Hor</w:t>
      </w:r>
      <w:proofErr w:type="spellEnd"/>
      <w:r w:rsidRPr="00F264C2">
        <w:rPr>
          <w:rFonts w:ascii="Times New Roman" w:hAnsi="Times New Roman" w:cs="Times New Roman" w:hint="eastAsia"/>
        </w:rPr>
        <w:t>á</w:t>
      </w:r>
      <w:r w:rsidRPr="00F264C2">
        <w:rPr>
          <w:rFonts w:ascii="Times New Roman" w:hAnsi="Times New Roman" w:cs="Times New Roman" w:hint="eastAsia"/>
        </w:rPr>
        <w:t xml:space="preserve">k, and E. Aydin, </w:t>
      </w:r>
      <w:r w:rsidRPr="00F264C2">
        <w:rPr>
          <w:rFonts w:ascii="Times New Roman" w:hAnsi="Times New Roman" w:cs="Times New Roman" w:hint="eastAsia"/>
        </w:rPr>
        <w:t>“</w:t>
      </w:r>
      <w:r w:rsidRPr="00F264C2">
        <w:rPr>
          <w:rFonts w:ascii="Times New Roman" w:hAnsi="Times New Roman" w:cs="Times New Roman" w:hint="eastAsia"/>
        </w:rPr>
        <w:t xml:space="preserve">Effect of biochar application and re-application on soil bulk density, porosity, saturated hydraulic conductivity, water content and soil water availability in a silty loam Haplic </w:t>
      </w:r>
      <w:proofErr w:type="spellStart"/>
      <w:r w:rsidRPr="00F264C2">
        <w:rPr>
          <w:rFonts w:ascii="Times New Roman" w:hAnsi="Times New Roman" w:cs="Times New Roman" w:hint="eastAsia"/>
        </w:rPr>
        <w:t>Luvisol</w:t>
      </w:r>
      <w:proofErr w:type="spellEnd"/>
      <w:r w:rsidRPr="00F264C2">
        <w:rPr>
          <w:rFonts w:ascii="Times New Roman" w:hAnsi="Times New Roman" w:cs="Times New Roman" w:hint="eastAsia"/>
        </w:rPr>
        <w:t>,</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Agronomy</w:t>
      </w:r>
      <w:r w:rsidRPr="00F264C2">
        <w:rPr>
          <w:rFonts w:ascii="Times New Roman" w:hAnsi="Times New Roman" w:cs="Times New Roman" w:hint="eastAsia"/>
        </w:rPr>
        <w:t>, vol. 10, no. 7, p. 1005, 2020.</w:t>
      </w:r>
    </w:p>
    <w:p w14:paraId="5BCACFC6"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[26]</w:t>
      </w:r>
      <w:r w:rsidRPr="00F264C2">
        <w:rPr>
          <w:rFonts w:ascii="Times New Roman" w:hAnsi="Times New Roman" w:cs="Times New Roman" w:hint="eastAsia"/>
        </w:rPr>
        <w:tab/>
        <w:t xml:space="preserve">X. Li, T. Wang, S. X. Chang, X. Jiang, and Y. Song, </w:t>
      </w:r>
      <w:r w:rsidRPr="00F264C2">
        <w:rPr>
          <w:rFonts w:ascii="Times New Roman" w:hAnsi="Times New Roman" w:cs="Times New Roman" w:hint="eastAsia"/>
        </w:rPr>
        <w:t>“</w:t>
      </w:r>
      <w:r w:rsidRPr="00F264C2">
        <w:rPr>
          <w:rFonts w:ascii="Times New Roman" w:hAnsi="Times New Roman" w:cs="Times New Roman" w:hint="eastAsia"/>
        </w:rPr>
        <w:t>Biochar increases soil microbial biomass but has variable effects on microbial diversity: A meta-analysis,</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Science of the Total Environment</w:t>
      </w:r>
      <w:r w:rsidRPr="00F264C2">
        <w:rPr>
          <w:rFonts w:ascii="Times New Roman" w:hAnsi="Times New Roman" w:cs="Times New Roman" w:hint="eastAsia"/>
        </w:rPr>
        <w:t>, vol. 749, p. 141593, 2020.</w:t>
      </w:r>
    </w:p>
    <w:p w14:paraId="0E91B819" w14:textId="6F024A64"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[27]</w:t>
      </w:r>
      <w:r w:rsidRPr="00F264C2">
        <w:rPr>
          <w:rFonts w:ascii="Times New Roman" w:hAnsi="Times New Roman" w:cs="Times New Roman" w:hint="eastAsia"/>
        </w:rPr>
        <w:tab/>
        <w:t xml:space="preserve">M. </w:t>
      </w:r>
      <w:proofErr w:type="spellStart"/>
      <w:r w:rsidRPr="00F264C2">
        <w:rPr>
          <w:rFonts w:ascii="Times New Roman" w:hAnsi="Times New Roman" w:cs="Times New Roman" w:hint="eastAsia"/>
        </w:rPr>
        <w:t>Mierzwa</w:t>
      </w:r>
      <w:proofErr w:type="spellEnd"/>
      <w:r w:rsidRPr="00F264C2">
        <w:rPr>
          <w:rFonts w:ascii="Times New Roman" w:hAnsi="Times New Roman" w:cs="Times New Roman" w:hint="eastAsia"/>
        </w:rPr>
        <w:t>‐</w:t>
      </w:r>
      <w:proofErr w:type="spellStart"/>
      <w:r w:rsidRPr="00F264C2">
        <w:rPr>
          <w:rFonts w:ascii="Times New Roman" w:hAnsi="Times New Roman" w:cs="Times New Roman" w:hint="eastAsia"/>
        </w:rPr>
        <w:t>Hersztek</w:t>
      </w:r>
      <w:proofErr w:type="spellEnd"/>
      <w:r w:rsidRPr="00F264C2">
        <w:rPr>
          <w:rFonts w:ascii="Times New Roman" w:hAnsi="Times New Roman" w:cs="Times New Roman" w:hint="eastAsia"/>
        </w:rPr>
        <w:t xml:space="preserve">, K. Gondek, A. </w:t>
      </w:r>
      <w:proofErr w:type="spellStart"/>
      <w:r w:rsidRPr="00F264C2">
        <w:rPr>
          <w:rFonts w:ascii="Times New Roman" w:hAnsi="Times New Roman" w:cs="Times New Roman" w:hint="eastAsia"/>
        </w:rPr>
        <w:t>Klimkowicz</w:t>
      </w:r>
      <w:proofErr w:type="spellEnd"/>
      <w:r w:rsidRPr="00F264C2">
        <w:rPr>
          <w:rFonts w:ascii="Times New Roman" w:hAnsi="Times New Roman" w:cs="Times New Roman" w:hint="eastAsia"/>
        </w:rPr>
        <w:t>‐</w:t>
      </w:r>
      <w:proofErr w:type="spellStart"/>
      <w:r w:rsidRPr="00F264C2">
        <w:rPr>
          <w:rFonts w:ascii="Times New Roman" w:hAnsi="Times New Roman" w:cs="Times New Roman" w:hint="eastAsia"/>
        </w:rPr>
        <w:t>Pawlas</w:t>
      </w:r>
      <w:proofErr w:type="spellEnd"/>
      <w:r w:rsidRPr="00F264C2">
        <w:rPr>
          <w:rFonts w:ascii="Times New Roman" w:hAnsi="Times New Roman" w:cs="Times New Roman" w:hint="eastAsia"/>
        </w:rPr>
        <w:t xml:space="preserve">, A. Baran, and T. </w:t>
      </w:r>
      <w:proofErr w:type="spellStart"/>
      <w:r w:rsidRPr="00F264C2">
        <w:rPr>
          <w:rFonts w:ascii="Times New Roman" w:hAnsi="Times New Roman" w:cs="Times New Roman" w:hint="eastAsia"/>
        </w:rPr>
        <w:t>Bajda</w:t>
      </w:r>
      <w:proofErr w:type="spellEnd"/>
      <w:r w:rsidRPr="00F264C2">
        <w:rPr>
          <w:rFonts w:ascii="Times New Roman" w:hAnsi="Times New Roman" w:cs="Times New Roman" w:hint="eastAsia"/>
        </w:rPr>
        <w:t xml:space="preserve">, </w:t>
      </w:r>
      <w:r w:rsidRPr="00F264C2">
        <w:rPr>
          <w:rFonts w:ascii="Times New Roman" w:hAnsi="Times New Roman" w:cs="Times New Roman" w:hint="eastAsia"/>
        </w:rPr>
        <w:t>“</w:t>
      </w:r>
      <w:r w:rsidRPr="00F264C2">
        <w:rPr>
          <w:rFonts w:ascii="Times New Roman" w:hAnsi="Times New Roman" w:cs="Times New Roman" w:hint="eastAsia"/>
        </w:rPr>
        <w:t xml:space="preserve">Sewage sludge </w:t>
      </w:r>
      <w:proofErr w:type="spellStart"/>
      <w:r w:rsidRPr="00F264C2">
        <w:rPr>
          <w:rFonts w:ascii="Times New Roman" w:hAnsi="Times New Roman" w:cs="Times New Roman" w:hint="eastAsia"/>
        </w:rPr>
        <w:t>biochars</w:t>
      </w:r>
      <w:proofErr w:type="spellEnd"/>
      <w:r w:rsidRPr="00F264C2">
        <w:rPr>
          <w:rFonts w:ascii="Times New Roman" w:hAnsi="Times New Roman" w:cs="Times New Roman" w:hint="eastAsia"/>
        </w:rPr>
        <w:t xml:space="preserve"> management</w:t>
      </w:r>
      <w:r w:rsidRPr="00F264C2">
        <w:rPr>
          <w:rFonts w:ascii="Times New Roman" w:hAnsi="Times New Roman" w:cs="Times New Roman" w:hint="eastAsia"/>
        </w:rPr>
        <w:t>—</w:t>
      </w:r>
      <w:r w:rsidRPr="00F264C2">
        <w:rPr>
          <w:rFonts w:ascii="Times New Roman" w:hAnsi="Times New Roman" w:cs="Times New Roman" w:hint="eastAsia"/>
        </w:rPr>
        <w:t>Ecotoxicity, mobility of heavy metals, and soil microbial biomass,</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i/>
          <w:iCs/>
        </w:rPr>
        <w:t>Environmental Toxicology and Chemistry</w:t>
      </w:r>
      <w:r w:rsidRPr="00F264C2">
        <w:rPr>
          <w:rFonts w:ascii="Times New Roman" w:hAnsi="Times New Roman" w:cs="Times New Roman" w:hint="eastAsia"/>
        </w:rPr>
        <w:t>, vol. 37, no. 4, pp. 1197</w:t>
      </w:r>
      <w:r w:rsidRPr="00F264C2">
        <w:rPr>
          <w:rFonts w:ascii="Times New Roman" w:hAnsi="Times New Roman" w:cs="Times New Roman" w:hint="eastAsia"/>
        </w:rPr>
        <w:t>–</w:t>
      </w:r>
      <w:r w:rsidRPr="00F264C2">
        <w:rPr>
          <w:rFonts w:ascii="Times New Roman" w:hAnsi="Times New Roman" w:cs="Times New Roman" w:hint="eastAsia"/>
        </w:rPr>
        <w:t>1207, 2018.</w:t>
      </w:r>
    </w:p>
    <w:p w14:paraId="07505068"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[28]</w:t>
      </w:r>
      <w:r w:rsidRPr="00F264C2">
        <w:rPr>
          <w:rFonts w:ascii="Times New Roman" w:hAnsi="Times New Roman" w:cs="Times New Roman" w:hint="eastAsia"/>
        </w:rPr>
        <w:tab/>
        <w:t xml:space="preserve">Y. Gao, G. Shao, Z. Yang, K. Zhang, J. Lu, Z. Wang, S. Wu, and D. Xu, </w:t>
      </w:r>
      <w:r w:rsidRPr="00F264C2">
        <w:rPr>
          <w:rFonts w:ascii="Times New Roman" w:hAnsi="Times New Roman" w:cs="Times New Roman" w:hint="eastAsia"/>
        </w:rPr>
        <w:t>“</w:t>
      </w:r>
      <w:r w:rsidRPr="00F264C2">
        <w:rPr>
          <w:rFonts w:ascii="Times New Roman" w:hAnsi="Times New Roman" w:cs="Times New Roman" w:hint="eastAsia"/>
        </w:rPr>
        <w:t>Influences of soil and biochar properties and amount of biochar and fertilizer on the performance of biochar in improving plant photosynthetic rate: A meta-analysis,</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European Journal of Agronomy</w:t>
      </w:r>
      <w:r w:rsidRPr="00F264C2">
        <w:rPr>
          <w:rFonts w:ascii="Times New Roman" w:hAnsi="Times New Roman" w:cs="Times New Roman" w:hint="eastAsia"/>
        </w:rPr>
        <w:t>, vol. 130, p. 126345, 2021.</w:t>
      </w:r>
    </w:p>
    <w:p w14:paraId="2F295789"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[29]</w:t>
      </w:r>
      <w:r w:rsidRPr="00F264C2">
        <w:rPr>
          <w:rFonts w:ascii="Times New Roman" w:hAnsi="Times New Roman" w:cs="Times New Roman" w:hint="eastAsia"/>
        </w:rPr>
        <w:tab/>
        <w:t xml:space="preserve">S. </w:t>
      </w:r>
      <w:proofErr w:type="spellStart"/>
      <w:r w:rsidRPr="00F264C2">
        <w:rPr>
          <w:rFonts w:ascii="Times New Roman" w:hAnsi="Times New Roman" w:cs="Times New Roman" w:hint="eastAsia"/>
        </w:rPr>
        <w:t>Farhangi-Abriz</w:t>
      </w:r>
      <w:proofErr w:type="spellEnd"/>
      <w:r w:rsidRPr="00F264C2">
        <w:rPr>
          <w:rFonts w:ascii="Times New Roman" w:hAnsi="Times New Roman" w:cs="Times New Roman" w:hint="eastAsia"/>
        </w:rPr>
        <w:t xml:space="preserve">, S. </w:t>
      </w:r>
      <w:proofErr w:type="spellStart"/>
      <w:r w:rsidRPr="00F264C2">
        <w:rPr>
          <w:rFonts w:ascii="Times New Roman" w:hAnsi="Times New Roman" w:cs="Times New Roman" w:hint="eastAsia"/>
        </w:rPr>
        <w:t>Torabian</w:t>
      </w:r>
      <w:proofErr w:type="spellEnd"/>
      <w:r w:rsidRPr="00F264C2">
        <w:rPr>
          <w:rFonts w:ascii="Times New Roman" w:hAnsi="Times New Roman" w:cs="Times New Roman" w:hint="eastAsia"/>
        </w:rPr>
        <w:t xml:space="preserve">, R. Qin, C. </w:t>
      </w:r>
      <w:proofErr w:type="spellStart"/>
      <w:r w:rsidRPr="00F264C2">
        <w:rPr>
          <w:rFonts w:ascii="Times New Roman" w:hAnsi="Times New Roman" w:cs="Times New Roman" w:hint="eastAsia"/>
        </w:rPr>
        <w:t>Noulas</w:t>
      </w:r>
      <w:proofErr w:type="spellEnd"/>
      <w:r w:rsidRPr="00F264C2">
        <w:rPr>
          <w:rFonts w:ascii="Times New Roman" w:hAnsi="Times New Roman" w:cs="Times New Roman" w:hint="eastAsia"/>
        </w:rPr>
        <w:t xml:space="preserve">, Y. Lu, and S. Gao, </w:t>
      </w:r>
      <w:r w:rsidRPr="00F264C2">
        <w:rPr>
          <w:rFonts w:ascii="Times New Roman" w:hAnsi="Times New Roman" w:cs="Times New Roman" w:hint="eastAsia"/>
        </w:rPr>
        <w:t>“</w:t>
      </w:r>
      <w:r w:rsidRPr="00F264C2">
        <w:rPr>
          <w:rFonts w:ascii="Times New Roman" w:hAnsi="Times New Roman" w:cs="Times New Roman" w:hint="eastAsia"/>
        </w:rPr>
        <w:t>Biochar effects on yield of cereal and legume crops using meta-analysis,</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Science of the Total Environment</w:t>
      </w:r>
      <w:r w:rsidRPr="00F264C2">
        <w:rPr>
          <w:rFonts w:ascii="Times New Roman" w:hAnsi="Times New Roman" w:cs="Times New Roman" w:hint="eastAsia"/>
        </w:rPr>
        <w:t>, vol. 775, p. 145869, 2021.</w:t>
      </w:r>
    </w:p>
    <w:p w14:paraId="600FED9F"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lastRenderedPageBreak/>
        <w:t>[30]</w:t>
      </w:r>
      <w:r w:rsidRPr="00F264C2">
        <w:rPr>
          <w:rFonts w:ascii="Times New Roman" w:hAnsi="Times New Roman" w:cs="Times New Roman" w:hint="eastAsia"/>
        </w:rPr>
        <w:tab/>
        <w:t xml:space="preserve">S. H. Bai, N. Omidvar, M. </w:t>
      </w:r>
      <w:proofErr w:type="spellStart"/>
      <w:r w:rsidRPr="00F264C2">
        <w:rPr>
          <w:rFonts w:ascii="Times New Roman" w:hAnsi="Times New Roman" w:cs="Times New Roman" w:hint="eastAsia"/>
        </w:rPr>
        <w:t>Gallart</w:t>
      </w:r>
      <w:proofErr w:type="spellEnd"/>
      <w:r w:rsidRPr="00F264C2">
        <w:rPr>
          <w:rFonts w:ascii="Times New Roman" w:hAnsi="Times New Roman" w:cs="Times New Roman" w:hint="eastAsia"/>
        </w:rPr>
        <w:t xml:space="preserve">, W. </w:t>
      </w:r>
      <w:proofErr w:type="spellStart"/>
      <w:r w:rsidRPr="00F264C2">
        <w:rPr>
          <w:rFonts w:ascii="Times New Roman" w:hAnsi="Times New Roman" w:cs="Times New Roman" w:hint="eastAsia"/>
        </w:rPr>
        <w:t>Kamper</w:t>
      </w:r>
      <w:proofErr w:type="spellEnd"/>
      <w:r w:rsidRPr="00F264C2">
        <w:rPr>
          <w:rFonts w:ascii="Times New Roman" w:hAnsi="Times New Roman" w:cs="Times New Roman" w:hint="eastAsia"/>
        </w:rPr>
        <w:t xml:space="preserve">, I. </w:t>
      </w:r>
      <w:proofErr w:type="spellStart"/>
      <w:r w:rsidRPr="00F264C2">
        <w:rPr>
          <w:rFonts w:ascii="Times New Roman" w:hAnsi="Times New Roman" w:cs="Times New Roman" w:hint="eastAsia"/>
        </w:rPr>
        <w:t>Tahmasian</w:t>
      </w:r>
      <w:proofErr w:type="spellEnd"/>
      <w:r w:rsidRPr="00F264C2">
        <w:rPr>
          <w:rFonts w:ascii="Times New Roman" w:hAnsi="Times New Roman" w:cs="Times New Roman" w:hint="eastAsia"/>
        </w:rPr>
        <w:t xml:space="preserve">, M. B. Farrar, K. Singh, G. Zhou, B. </w:t>
      </w:r>
      <w:proofErr w:type="spellStart"/>
      <w:r w:rsidRPr="00F264C2">
        <w:rPr>
          <w:rFonts w:ascii="Times New Roman" w:hAnsi="Times New Roman" w:cs="Times New Roman" w:hint="eastAsia"/>
        </w:rPr>
        <w:t>Muqadass</w:t>
      </w:r>
      <w:proofErr w:type="spellEnd"/>
      <w:r w:rsidRPr="00F264C2">
        <w:rPr>
          <w:rFonts w:ascii="Times New Roman" w:hAnsi="Times New Roman" w:cs="Times New Roman" w:hint="eastAsia"/>
        </w:rPr>
        <w:t xml:space="preserve">, C. Xu, </w:t>
      </w:r>
      <w:r w:rsidRPr="00F264C2">
        <w:rPr>
          <w:rFonts w:ascii="Times New Roman" w:hAnsi="Times New Roman" w:cs="Times New Roman"/>
        </w:rPr>
        <w:t xml:space="preserve">R. </w:t>
      </w:r>
      <w:proofErr w:type="spellStart"/>
      <w:r w:rsidRPr="00F264C2">
        <w:rPr>
          <w:rFonts w:ascii="Times New Roman" w:hAnsi="Times New Roman" w:cs="Times New Roman"/>
        </w:rPr>
        <w:t>Koech</w:t>
      </w:r>
      <w:proofErr w:type="spellEnd"/>
      <w:r w:rsidRPr="00F264C2">
        <w:rPr>
          <w:rFonts w:ascii="Times New Roman" w:hAnsi="Times New Roman" w:cs="Times New Roman"/>
        </w:rPr>
        <w:t xml:space="preserve">, Y. Li, T. T. N. Nguyen, L. van </w:t>
      </w:r>
      <w:proofErr w:type="spellStart"/>
      <w:r w:rsidRPr="00F264C2">
        <w:rPr>
          <w:rFonts w:ascii="Times New Roman" w:hAnsi="Times New Roman" w:cs="Times New Roman"/>
        </w:rPr>
        <w:t>Zwieten</w:t>
      </w:r>
      <w:proofErr w:type="spellEnd"/>
      <w:r w:rsidRPr="00F264C2">
        <w:rPr>
          <w:rFonts w:ascii="Times New Roman" w:hAnsi="Times New Roman" w:cs="Times New Roman" w:hint="eastAsia"/>
        </w:rPr>
        <w:t xml:space="preserve">, </w:t>
      </w:r>
      <w:r w:rsidRPr="00F264C2">
        <w:rPr>
          <w:rFonts w:ascii="Times New Roman" w:hAnsi="Times New Roman" w:cs="Times New Roman" w:hint="eastAsia"/>
        </w:rPr>
        <w:t>“</w:t>
      </w:r>
      <w:r w:rsidRPr="00F264C2">
        <w:rPr>
          <w:rFonts w:ascii="Times New Roman" w:hAnsi="Times New Roman" w:cs="Times New Roman" w:hint="eastAsia"/>
        </w:rPr>
        <w:t>Combined effects of biochar and fertilizer applications on yield: A review and meta-analysis,</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Science of the Total Environment</w:t>
      </w:r>
      <w:r w:rsidRPr="00F264C2">
        <w:rPr>
          <w:rFonts w:ascii="Times New Roman" w:hAnsi="Times New Roman" w:cs="Times New Roman" w:hint="eastAsia"/>
        </w:rPr>
        <w:t>, vol. 808, p. 152073, 2022.</w:t>
      </w:r>
    </w:p>
    <w:p w14:paraId="5E1BD835"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[31]</w:t>
      </w:r>
      <w:r w:rsidRPr="00F264C2">
        <w:rPr>
          <w:rFonts w:ascii="Times New Roman" w:hAnsi="Times New Roman" w:cs="Times New Roman" w:hint="eastAsia"/>
        </w:rPr>
        <w:tab/>
        <w:t>X. Liu,</w:t>
      </w:r>
      <w:r w:rsidRPr="00F264C2">
        <w:rPr>
          <w:rFonts w:ascii="Times New Roman" w:hAnsi="Times New Roman" w:cs="Times New Roman"/>
        </w:rPr>
        <w:t xml:space="preserve"> A. Zhang, C. Ji, S. Joseph, R. Bian, L. Li, G. Pan, and J. Paz-</w:t>
      </w:r>
      <w:proofErr w:type="spellStart"/>
      <w:r w:rsidRPr="00F264C2">
        <w:rPr>
          <w:rFonts w:ascii="Times New Roman" w:hAnsi="Times New Roman" w:cs="Times New Roman"/>
        </w:rPr>
        <w:t>Ferreiro</w:t>
      </w:r>
      <w:proofErr w:type="spellEnd"/>
      <w:r w:rsidRPr="00F264C2">
        <w:rPr>
          <w:rFonts w:ascii="Times New Roman" w:hAnsi="Times New Roman" w:cs="Times New Roman"/>
        </w:rPr>
        <w:t>,</w:t>
      </w:r>
      <w:r w:rsidRPr="00F264C2">
        <w:rPr>
          <w:rFonts w:ascii="Times New Roman" w:hAnsi="Times New Roman" w:cs="Times New Roman" w:hint="eastAsia"/>
        </w:rPr>
        <w:t xml:space="preserve"> </w:t>
      </w:r>
      <w:r w:rsidRPr="00F264C2">
        <w:rPr>
          <w:rFonts w:ascii="Times New Roman" w:hAnsi="Times New Roman" w:cs="Times New Roman" w:hint="eastAsia"/>
        </w:rPr>
        <w:t>“</w:t>
      </w:r>
      <w:r w:rsidRPr="00F264C2">
        <w:rPr>
          <w:rFonts w:ascii="Times New Roman" w:hAnsi="Times New Roman" w:cs="Times New Roman" w:hint="eastAsia"/>
        </w:rPr>
        <w:t>Biochar</w:t>
      </w:r>
      <w:r w:rsidRPr="00F264C2">
        <w:rPr>
          <w:rFonts w:ascii="Times New Roman" w:hAnsi="Times New Roman" w:cs="Times New Roman" w:hint="eastAsia"/>
        </w:rPr>
        <w:t>’</w:t>
      </w:r>
      <w:r w:rsidRPr="00F264C2">
        <w:rPr>
          <w:rFonts w:ascii="Times New Roman" w:hAnsi="Times New Roman" w:cs="Times New Roman" w:hint="eastAsia"/>
        </w:rPr>
        <w:t>s effect on crop productivity and the dependence on experimental conditions</w:t>
      </w:r>
      <w:r w:rsidRPr="00F264C2">
        <w:rPr>
          <w:rFonts w:ascii="Times New Roman" w:hAnsi="Times New Roman" w:cs="Times New Roman" w:hint="eastAsia"/>
        </w:rPr>
        <w:t>—</w:t>
      </w:r>
      <w:r w:rsidRPr="00F264C2">
        <w:rPr>
          <w:rFonts w:ascii="Times New Roman" w:hAnsi="Times New Roman" w:cs="Times New Roman" w:hint="eastAsia"/>
        </w:rPr>
        <w:t>a meta-analysis of literature data,</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Plant Soil</w:t>
      </w:r>
      <w:r w:rsidRPr="00F264C2">
        <w:rPr>
          <w:rFonts w:ascii="Times New Roman" w:hAnsi="Times New Roman" w:cs="Times New Roman" w:hint="eastAsia"/>
        </w:rPr>
        <w:t>, vol. 373, pp. 583</w:t>
      </w:r>
      <w:r w:rsidRPr="00F264C2">
        <w:rPr>
          <w:rFonts w:ascii="Times New Roman" w:hAnsi="Times New Roman" w:cs="Times New Roman" w:hint="eastAsia"/>
        </w:rPr>
        <w:t>–</w:t>
      </w:r>
      <w:r w:rsidRPr="00F264C2">
        <w:rPr>
          <w:rFonts w:ascii="Times New Roman" w:hAnsi="Times New Roman" w:cs="Times New Roman" w:hint="eastAsia"/>
        </w:rPr>
        <w:t>594, 2013.</w:t>
      </w:r>
    </w:p>
    <w:p w14:paraId="6D425539"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[32]</w:t>
      </w:r>
      <w:r w:rsidRPr="00F264C2">
        <w:rPr>
          <w:rFonts w:ascii="Times New Roman" w:hAnsi="Times New Roman" w:cs="Times New Roman" w:hint="eastAsia"/>
        </w:rPr>
        <w:tab/>
        <w:t xml:space="preserve">M. </w:t>
      </w:r>
      <w:proofErr w:type="spellStart"/>
      <w:r w:rsidRPr="00F264C2">
        <w:rPr>
          <w:rFonts w:ascii="Times New Roman" w:hAnsi="Times New Roman" w:cs="Times New Roman" w:hint="eastAsia"/>
        </w:rPr>
        <w:t>Moln</w:t>
      </w:r>
      <w:proofErr w:type="spellEnd"/>
      <w:r w:rsidRPr="00F264C2">
        <w:rPr>
          <w:rFonts w:ascii="Times New Roman" w:hAnsi="Times New Roman" w:cs="Times New Roman" w:hint="eastAsia"/>
        </w:rPr>
        <w:t>á</w:t>
      </w:r>
      <w:r w:rsidRPr="00F264C2">
        <w:rPr>
          <w:rFonts w:ascii="Times New Roman" w:hAnsi="Times New Roman" w:cs="Times New Roman" w:hint="eastAsia"/>
        </w:rPr>
        <w:t>r</w:t>
      </w:r>
      <w:r w:rsidRPr="00F264C2">
        <w:rPr>
          <w:rFonts w:ascii="Times New Roman" w:hAnsi="Times New Roman" w:cs="Times New Roman"/>
        </w:rPr>
        <w:t xml:space="preserve">, E. </w:t>
      </w:r>
      <w:proofErr w:type="spellStart"/>
      <w:r w:rsidRPr="00F264C2">
        <w:rPr>
          <w:rFonts w:ascii="Times New Roman" w:hAnsi="Times New Roman" w:cs="Times New Roman"/>
        </w:rPr>
        <w:t>Vaszita</w:t>
      </w:r>
      <w:proofErr w:type="spellEnd"/>
      <w:r w:rsidRPr="00F264C2">
        <w:rPr>
          <w:rFonts w:ascii="Times New Roman" w:hAnsi="Times New Roman" w:cs="Times New Roman"/>
        </w:rPr>
        <w:t xml:space="preserve">, É. Farkas, É. </w:t>
      </w:r>
      <w:proofErr w:type="spellStart"/>
      <w:r w:rsidRPr="00F264C2">
        <w:rPr>
          <w:rFonts w:ascii="Times New Roman" w:hAnsi="Times New Roman" w:cs="Times New Roman"/>
        </w:rPr>
        <w:t>Ujaczki</w:t>
      </w:r>
      <w:proofErr w:type="spellEnd"/>
      <w:r w:rsidRPr="00F264C2">
        <w:rPr>
          <w:rFonts w:ascii="Times New Roman" w:hAnsi="Times New Roman" w:cs="Times New Roman"/>
        </w:rPr>
        <w:t>, I. Fekete-</w:t>
      </w:r>
      <w:proofErr w:type="spellStart"/>
      <w:r w:rsidRPr="00F264C2">
        <w:rPr>
          <w:rFonts w:ascii="Times New Roman" w:hAnsi="Times New Roman" w:cs="Times New Roman"/>
        </w:rPr>
        <w:t>Kertész</w:t>
      </w:r>
      <w:proofErr w:type="spellEnd"/>
      <w:r w:rsidRPr="00F264C2">
        <w:rPr>
          <w:rFonts w:ascii="Times New Roman" w:hAnsi="Times New Roman" w:cs="Times New Roman"/>
        </w:rPr>
        <w:t xml:space="preserve">, M. </w:t>
      </w:r>
      <w:proofErr w:type="spellStart"/>
      <w:r w:rsidRPr="00F264C2">
        <w:rPr>
          <w:rFonts w:ascii="Times New Roman" w:hAnsi="Times New Roman" w:cs="Times New Roman"/>
        </w:rPr>
        <w:t>Tolner</w:t>
      </w:r>
      <w:proofErr w:type="spellEnd"/>
      <w:r w:rsidRPr="00F264C2">
        <w:rPr>
          <w:rFonts w:ascii="Times New Roman" w:hAnsi="Times New Roman" w:cs="Times New Roman"/>
        </w:rPr>
        <w:t xml:space="preserve">, O. </w:t>
      </w:r>
      <w:proofErr w:type="spellStart"/>
      <w:r w:rsidRPr="00F264C2">
        <w:rPr>
          <w:rFonts w:ascii="Times New Roman" w:hAnsi="Times New Roman" w:cs="Times New Roman"/>
        </w:rPr>
        <w:t>Klebercz</w:t>
      </w:r>
      <w:proofErr w:type="spellEnd"/>
      <w:r w:rsidRPr="00F264C2">
        <w:rPr>
          <w:rFonts w:ascii="Times New Roman" w:hAnsi="Times New Roman" w:cs="Times New Roman"/>
        </w:rPr>
        <w:t xml:space="preserve">, C. </w:t>
      </w:r>
      <w:proofErr w:type="spellStart"/>
      <w:r w:rsidRPr="00F264C2">
        <w:rPr>
          <w:rFonts w:ascii="Times New Roman" w:hAnsi="Times New Roman" w:cs="Times New Roman"/>
        </w:rPr>
        <w:t>Kirchkeszner</w:t>
      </w:r>
      <w:proofErr w:type="spellEnd"/>
      <w:r w:rsidRPr="00F264C2">
        <w:rPr>
          <w:rFonts w:ascii="Times New Roman" w:hAnsi="Times New Roman" w:cs="Times New Roman"/>
        </w:rPr>
        <w:t xml:space="preserve">, K. </w:t>
      </w:r>
      <w:proofErr w:type="spellStart"/>
      <w:r w:rsidRPr="00F264C2">
        <w:rPr>
          <w:rFonts w:ascii="Times New Roman" w:hAnsi="Times New Roman" w:cs="Times New Roman"/>
        </w:rPr>
        <w:t>Gruliz</w:t>
      </w:r>
      <w:proofErr w:type="spellEnd"/>
      <w:r w:rsidRPr="00F264C2">
        <w:rPr>
          <w:rFonts w:ascii="Times New Roman" w:hAnsi="Times New Roman" w:cs="Times New Roman"/>
        </w:rPr>
        <w:t xml:space="preserve">, N. </w:t>
      </w:r>
      <w:proofErr w:type="spellStart"/>
      <w:r w:rsidRPr="00F264C2">
        <w:rPr>
          <w:rFonts w:ascii="Times New Roman" w:hAnsi="Times New Roman" w:cs="Times New Roman"/>
        </w:rPr>
        <w:t>Uzinger</w:t>
      </w:r>
      <w:proofErr w:type="spellEnd"/>
      <w:r w:rsidRPr="00F264C2">
        <w:rPr>
          <w:rFonts w:ascii="Times New Roman" w:hAnsi="Times New Roman" w:cs="Times New Roman"/>
        </w:rPr>
        <w:t>, V. Feigl,</w:t>
      </w:r>
      <w:r w:rsidRPr="00F264C2">
        <w:rPr>
          <w:rFonts w:ascii="Times New Roman" w:hAnsi="Times New Roman" w:cs="Times New Roman" w:hint="eastAsia"/>
        </w:rPr>
        <w:t xml:space="preserve"> </w:t>
      </w:r>
      <w:r w:rsidRPr="00F264C2">
        <w:rPr>
          <w:rFonts w:ascii="Times New Roman" w:hAnsi="Times New Roman" w:cs="Times New Roman" w:hint="eastAsia"/>
        </w:rPr>
        <w:t>“</w:t>
      </w:r>
      <w:r w:rsidRPr="00F264C2">
        <w:rPr>
          <w:rFonts w:ascii="Times New Roman" w:hAnsi="Times New Roman" w:cs="Times New Roman" w:hint="eastAsia"/>
        </w:rPr>
        <w:t>Acidic sandy soil improvement with biochar</w:t>
      </w:r>
      <w:r w:rsidRPr="00F264C2">
        <w:rPr>
          <w:rFonts w:ascii="Times New Roman" w:hAnsi="Times New Roman" w:cs="Times New Roman" w:hint="eastAsia"/>
        </w:rPr>
        <w:t>—</w:t>
      </w:r>
      <w:r w:rsidRPr="00F264C2">
        <w:rPr>
          <w:rFonts w:ascii="Times New Roman" w:hAnsi="Times New Roman" w:cs="Times New Roman" w:hint="eastAsia"/>
        </w:rPr>
        <w:t>A microcosm study,</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Science of the Total Environment</w:t>
      </w:r>
      <w:r w:rsidRPr="00F264C2">
        <w:rPr>
          <w:rFonts w:ascii="Times New Roman" w:hAnsi="Times New Roman" w:cs="Times New Roman" w:hint="eastAsia"/>
        </w:rPr>
        <w:t>, vol. 563, pp. 855</w:t>
      </w:r>
      <w:r w:rsidRPr="00F264C2">
        <w:rPr>
          <w:rFonts w:ascii="Times New Roman" w:hAnsi="Times New Roman" w:cs="Times New Roman" w:hint="eastAsia"/>
        </w:rPr>
        <w:t>–</w:t>
      </w:r>
      <w:r w:rsidRPr="00F264C2">
        <w:rPr>
          <w:rFonts w:ascii="Times New Roman" w:hAnsi="Times New Roman" w:cs="Times New Roman" w:hint="eastAsia"/>
        </w:rPr>
        <w:t>865, 2016.</w:t>
      </w:r>
    </w:p>
    <w:p w14:paraId="24CC6219" w14:textId="0EF9E36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[33]</w:t>
      </w:r>
      <w:r w:rsidRPr="00F264C2">
        <w:rPr>
          <w:rFonts w:ascii="Times New Roman" w:hAnsi="Times New Roman" w:cs="Times New Roman" w:hint="eastAsia"/>
        </w:rPr>
        <w:tab/>
        <w:t xml:space="preserve">K. C. Uzoma, M. Inoue, H. Andry, H. Fujimaki, A. Zahoor, and E. Nishihara, </w:t>
      </w:r>
      <w:r w:rsidRPr="00F264C2">
        <w:rPr>
          <w:rFonts w:ascii="Times New Roman" w:hAnsi="Times New Roman" w:cs="Times New Roman" w:hint="eastAsia"/>
        </w:rPr>
        <w:t>“</w:t>
      </w:r>
      <w:r w:rsidRPr="00F264C2">
        <w:rPr>
          <w:rFonts w:ascii="Times New Roman" w:hAnsi="Times New Roman" w:cs="Times New Roman" w:hint="eastAsia"/>
        </w:rPr>
        <w:t>Effect of cow manure biochar on maize productivity under sandy soil condition,</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Soil Use</w:t>
      </w:r>
      <w:r>
        <w:rPr>
          <w:rFonts w:ascii="Times New Roman" w:hAnsi="Times New Roman" w:cs="Times New Roman"/>
          <w:i/>
          <w:iCs/>
        </w:rPr>
        <w:t xml:space="preserve"> and</w:t>
      </w:r>
      <w:r w:rsidRPr="00F264C2">
        <w:rPr>
          <w:rFonts w:ascii="Times New Roman" w:hAnsi="Times New Roman" w:cs="Times New Roman" w:hint="eastAsia"/>
          <w:i/>
          <w:iCs/>
        </w:rPr>
        <w:t xml:space="preserve"> Manag</w:t>
      </w:r>
      <w:r>
        <w:rPr>
          <w:rFonts w:ascii="Times New Roman" w:hAnsi="Times New Roman" w:cs="Times New Roman"/>
          <w:i/>
          <w:iCs/>
        </w:rPr>
        <w:t>ement</w:t>
      </w:r>
      <w:r w:rsidRPr="00F264C2">
        <w:rPr>
          <w:rFonts w:ascii="Times New Roman" w:hAnsi="Times New Roman" w:cs="Times New Roman" w:hint="eastAsia"/>
        </w:rPr>
        <w:t>, vol. 27, no. 2, pp. 205</w:t>
      </w:r>
      <w:r w:rsidRPr="00F264C2">
        <w:rPr>
          <w:rFonts w:ascii="Times New Roman" w:hAnsi="Times New Roman" w:cs="Times New Roman" w:hint="eastAsia"/>
        </w:rPr>
        <w:t>–</w:t>
      </w:r>
      <w:r w:rsidRPr="00F264C2">
        <w:rPr>
          <w:rFonts w:ascii="Times New Roman" w:hAnsi="Times New Roman" w:cs="Times New Roman" w:hint="eastAsia"/>
        </w:rPr>
        <w:t>212, 2011.</w:t>
      </w:r>
    </w:p>
    <w:p w14:paraId="4FDC0C42"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[34]</w:t>
      </w:r>
      <w:r w:rsidRPr="00F264C2">
        <w:rPr>
          <w:rFonts w:ascii="Times New Roman" w:hAnsi="Times New Roman" w:cs="Times New Roman" w:hint="eastAsia"/>
        </w:rPr>
        <w:tab/>
        <w:t>J. Cui,</w:t>
      </w:r>
      <w:r w:rsidRPr="00F264C2">
        <w:rPr>
          <w:rFonts w:ascii="Times New Roman" w:hAnsi="Times New Roman" w:cs="Times New Roman"/>
        </w:rPr>
        <w:t xml:space="preserve"> J. Jiang, E. Chang, F. Zhang, L. Guo, D. Fang, R. Xu and Y. Wang,</w:t>
      </w:r>
      <w:r w:rsidRPr="00F264C2">
        <w:rPr>
          <w:rFonts w:ascii="Times New Roman" w:hAnsi="Times New Roman" w:cs="Times New Roman" w:hint="eastAsia"/>
        </w:rPr>
        <w:t xml:space="preserve"> </w:t>
      </w:r>
      <w:r w:rsidRPr="00F264C2">
        <w:rPr>
          <w:rFonts w:ascii="Times New Roman" w:hAnsi="Times New Roman" w:cs="Times New Roman" w:hint="eastAsia"/>
        </w:rPr>
        <w:t>“</w:t>
      </w:r>
      <w:r w:rsidRPr="00F264C2">
        <w:rPr>
          <w:rFonts w:ascii="Times New Roman" w:hAnsi="Times New Roman" w:cs="Times New Roman" w:hint="eastAsia"/>
        </w:rPr>
        <w:t>Underlying reasons and factors associated with changes in earthworm activities in response to biochar amendment: a review,</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Biochar</w:t>
      </w:r>
      <w:r w:rsidRPr="00F264C2">
        <w:rPr>
          <w:rFonts w:ascii="Times New Roman" w:hAnsi="Times New Roman" w:cs="Times New Roman" w:hint="eastAsia"/>
        </w:rPr>
        <w:t>, vol. 5, no. 1, p. 79, 2023.</w:t>
      </w:r>
    </w:p>
    <w:p w14:paraId="47CF1C23" w14:textId="32594298"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[35]</w:t>
      </w:r>
      <w:r w:rsidRPr="00F264C2">
        <w:rPr>
          <w:rFonts w:ascii="Times New Roman" w:hAnsi="Times New Roman" w:cs="Times New Roman" w:hint="eastAsia"/>
        </w:rPr>
        <w:tab/>
        <w:t xml:space="preserve">A. </w:t>
      </w:r>
      <w:proofErr w:type="spellStart"/>
      <w:r w:rsidRPr="00F264C2">
        <w:rPr>
          <w:rFonts w:ascii="Times New Roman" w:hAnsi="Times New Roman" w:cs="Times New Roman" w:hint="eastAsia"/>
        </w:rPr>
        <w:t>Tomczyk</w:t>
      </w:r>
      <w:proofErr w:type="spellEnd"/>
      <w:r w:rsidRPr="00F264C2">
        <w:rPr>
          <w:rFonts w:ascii="Times New Roman" w:hAnsi="Times New Roman" w:cs="Times New Roman" w:hint="eastAsia"/>
        </w:rPr>
        <w:t xml:space="preserve">, Z. </w:t>
      </w:r>
      <w:proofErr w:type="spellStart"/>
      <w:r w:rsidRPr="00F264C2">
        <w:rPr>
          <w:rFonts w:ascii="Times New Roman" w:hAnsi="Times New Roman" w:cs="Times New Roman" w:hint="eastAsia"/>
        </w:rPr>
        <w:t>Soko</w:t>
      </w:r>
      <w:r w:rsidRPr="00F264C2">
        <w:rPr>
          <w:rFonts w:ascii="Cambria" w:hAnsi="Cambria" w:cs="Cambria"/>
        </w:rPr>
        <w:t>ł</w:t>
      </w:r>
      <w:r w:rsidRPr="00F264C2">
        <w:rPr>
          <w:rFonts w:ascii="Times New Roman" w:hAnsi="Times New Roman" w:cs="Times New Roman" w:hint="eastAsia"/>
        </w:rPr>
        <w:t>owska</w:t>
      </w:r>
      <w:proofErr w:type="spellEnd"/>
      <w:r w:rsidRPr="00F264C2">
        <w:rPr>
          <w:rFonts w:ascii="Times New Roman" w:hAnsi="Times New Roman" w:cs="Times New Roman" w:hint="eastAsia"/>
        </w:rPr>
        <w:t xml:space="preserve">, and P. </w:t>
      </w:r>
      <w:proofErr w:type="spellStart"/>
      <w:r w:rsidRPr="00F264C2">
        <w:rPr>
          <w:rFonts w:ascii="Times New Roman" w:hAnsi="Times New Roman" w:cs="Times New Roman" w:hint="eastAsia"/>
        </w:rPr>
        <w:t>Boguta</w:t>
      </w:r>
      <w:proofErr w:type="spellEnd"/>
      <w:r w:rsidRPr="00F264C2">
        <w:rPr>
          <w:rFonts w:ascii="Times New Roman" w:hAnsi="Times New Roman" w:cs="Times New Roman" w:hint="eastAsia"/>
        </w:rPr>
        <w:t xml:space="preserve">, </w:t>
      </w:r>
      <w:r w:rsidRPr="00F264C2">
        <w:rPr>
          <w:rFonts w:ascii="Times New Roman" w:hAnsi="Times New Roman" w:cs="Times New Roman" w:hint="eastAsia"/>
        </w:rPr>
        <w:t>“</w:t>
      </w:r>
      <w:r w:rsidRPr="00F264C2">
        <w:rPr>
          <w:rFonts w:ascii="Times New Roman" w:hAnsi="Times New Roman" w:cs="Times New Roman" w:hint="eastAsia"/>
        </w:rPr>
        <w:t>Biochar physicochemical properties: pyrolysis temperature and feedstock kind effects,</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i/>
          <w:iCs/>
        </w:rPr>
        <w:t>Reviews in Environmental Science and Biotechnology</w:t>
      </w:r>
      <w:r w:rsidRPr="00F264C2">
        <w:rPr>
          <w:rFonts w:ascii="Times New Roman" w:hAnsi="Times New Roman" w:cs="Times New Roman" w:hint="eastAsia"/>
        </w:rPr>
        <w:t>, vol. 19, pp. 191</w:t>
      </w:r>
      <w:r w:rsidRPr="00F264C2">
        <w:rPr>
          <w:rFonts w:ascii="Times New Roman" w:hAnsi="Times New Roman" w:cs="Times New Roman" w:hint="eastAsia"/>
        </w:rPr>
        <w:t>–</w:t>
      </w:r>
      <w:r w:rsidRPr="00F264C2">
        <w:rPr>
          <w:rFonts w:ascii="Times New Roman" w:hAnsi="Times New Roman" w:cs="Times New Roman" w:hint="eastAsia"/>
        </w:rPr>
        <w:t>215, 2020.</w:t>
      </w:r>
    </w:p>
    <w:p w14:paraId="6F775496" w14:textId="1522CBE6"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[36]</w:t>
      </w:r>
      <w:r w:rsidRPr="00F264C2">
        <w:rPr>
          <w:rFonts w:ascii="Times New Roman" w:hAnsi="Times New Roman" w:cs="Times New Roman" w:hint="eastAsia"/>
        </w:rPr>
        <w:tab/>
        <w:t xml:space="preserve">S. J. </w:t>
      </w:r>
      <w:proofErr w:type="spellStart"/>
      <w:r w:rsidRPr="00F264C2">
        <w:rPr>
          <w:rFonts w:ascii="Times New Roman" w:hAnsi="Times New Roman" w:cs="Times New Roman" w:hint="eastAsia"/>
        </w:rPr>
        <w:t>Rigatti</w:t>
      </w:r>
      <w:proofErr w:type="spellEnd"/>
      <w:r w:rsidRPr="00F264C2">
        <w:rPr>
          <w:rFonts w:ascii="Times New Roman" w:hAnsi="Times New Roman" w:cs="Times New Roman" w:hint="eastAsia"/>
        </w:rPr>
        <w:t xml:space="preserve">, </w:t>
      </w:r>
      <w:r w:rsidRPr="00F264C2">
        <w:rPr>
          <w:rFonts w:ascii="Times New Roman" w:hAnsi="Times New Roman" w:cs="Times New Roman" w:hint="eastAsia"/>
        </w:rPr>
        <w:t>“</w:t>
      </w:r>
      <w:proofErr w:type="gramStart"/>
      <w:r w:rsidRPr="00F264C2">
        <w:rPr>
          <w:rFonts w:ascii="Times New Roman" w:hAnsi="Times New Roman" w:cs="Times New Roman" w:hint="eastAsia"/>
        </w:rPr>
        <w:t>Random forest</w:t>
      </w:r>
      <w:proofErr w:type="gramEnd"/>
      <w:r w:rsidRPr="00F264C2">
        <w:rPr>
          <w:rFonts w:ascii="Times New Roman" w:hAnsi="Times New Roman" w:cs="Times New Roman" w:hint="eastAsia"/>
        </w:rPr>
        <w:t>,</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i/>
          <w:iCs/>
        </w:rPr>
        <w:t>Journal of Insurance Medicine</w:t>
      </w:r>
      <w:r w:rsidRPr="00F264C2">
        <w:rPr>
          <w:rFonts w:ascii="Times New Roman" w:hAnsi="Times New Roman" w:cs="Times New Roman" w:hint="eastAsia"/>
        </w:rPr>
        <w:t>, vol. 47, no. 1, pp. 31</w:t>
      </w:r>
      <w:r w:rsidRPr="00F264C2">
        <w:rPr>
          <w:rFonts w:ascii="Times New Roman" w:hAnsi="Times New Roman" w:cs="Times New Roman" w:hint="eastAsia"/>
        </w:rPr>
        <w:t>–</w:t>
      </w:r>
      <w:r w:rsidRPr="00F264C2">
        <w:rPr>
          <w:rFonts w:ascii="Times New Roman" w:hAnsi="Times New Roman" w:cs="Times New Roman" w:hint="eastAsia"/>
        </w:rPr>
        <w:t>39, 2017.</w:t>
      </w:r>
    </w:p>
    <w:p w14:paraId="4FF4F195"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lastRenderedPageBreak/>
        <w:t>[37]</w:t>
      </w:r>
      <w:r w:rsidRPr="00F264C2">
        <w:rPr>
          <w:rFonts w:ascii="Times New Roman" w:hAnsi="Times New Roman" w:cs="Times New Roman" w:hint="eastAsia"/>
        </w:rPr>
        <w:tab/>
        <w:t xml:space="preserve">A. </w:t>
      </w:r>
      <w:proofErr w:type="spellStart"/>
      <w:r w:rsidRPr="00F264C2">
        <w:rPr>
          <w:rFonts w:ascii="Times New Roman" w:hAnsi="Times New Roman" w:cs="Times New Roman" w:hint="eastAsia"/>
        </w:rPr>
        <w:t>Liaw</w:t>
      </w:r>
      <w:proofErr w:type="spellEnd"/>
      <w:r w:rsidRPr="00F264C2">
        <w:rPr>
          <w:rFonts w:ascii="Times New Roman" w:hAnsi="Times New Roman" w:cs="Times New Roman" w:hint="eastAsia"/>
        </w:rPr>
        <w:t xml:space="preserve"> and M. Wiener, </w:t>
      </w:r>
      <w:r w:rsidRPr="00F264C2">
        <w:rPr>
          <w:rFonts w:ascii="Times New Roman" w:hAnsi="Times New Roman" w:cs="Times New Roman" w:hint="eastAsia"/>
        </w:rPr>
        <w:t>“</w:t>
      </w:r>
      <w:r w:rsidRPr="00F264C2">
        <w:rPr>
          <w:rFonts w:ascii="Times New Roman" w:hAnsi="Times New Roman" w:cs="Times New Roman" w:hint="eastAsia"/>
        </w:rPr>
        <w:t xml:space="preserve">Classification and Regression by </w:t>
      </w:r>
      <w:proofErr w:type="spellStart"/>
      <w:r w:rsidRPr="00F264C2">
        <w:rPr>
          <w:rFonts w:ascii="Times New Roman" w:hAnsi="Times New Roman" w:cs="Times New Roman" w:hint="eastAsia"/>
        </w:rPr>
        <w:t>randomForest</w:t>
      </w:r>
      <w:proofErr w:type="spellEnd"/>
      <w:r w:rsidRPr="00F264C2">
        <w:rPr>
          <w:rFonts w:ascii="Times New Roman" w:hAnsi="Times New Roman" w:cs="Times New Roman" w:hint="eastAsia"/>
        </w:rPr>
        <w:t>,</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R News</w:t>
      </w:r>
      <w:r w:rsidRPr="00F264C2">
        <w:rPr>
          <w:rFonts w:ascii="Times New Roman" w:hAnsi="Times New Roman" w:cs="Times New Roman" w:hint="eastAsia"/>
        </w:rPr>
        <w:t>, vol. 2, no. 3, pp. 18</w:t>
      </w:r>
      <w:r w:rsidRPr="00F264C2">
        <w:rPr>
          <w:rFonts w:ascii="Times New Roman" w:hAnsi="Times New Roman" w:cs="Times New Roman" w:hint="eastAsia"/>
        </w:rPr>
        <w:t>–</w:t>
      </w:r>
      <w:r w:rsidRPr="00F264C2">
        <w:rPr>
          <w:rFonts w:ascii="Times New Roman" w:hAnsi="Times New Roman" w:cs="Times New Roman" w:hint="eastAsia"/>
        </w:rPr>
        <w:t>22, 2002, [Online]. Available: https://CRAN.R-project.org/doc/Rnews/</w:t>
      </w:r>
    </w:p>
    <w:p w14:paraId="02E4BAF9" w14:textId="31F5AF7F"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[38]</w:t>
      </w:r>
      <w:r w:rsidRPr="00F264C2">
        <w:rPr>
          <w:rFonts w:ascii="Times New Roman" w:hAnsi="Times New Roman" w:cs="Times New Roman" w:hint="eastAsia"/>
        </w:rPr>
        <w:tab/>
        <w:t xml:space="preserve">F. Zhang, Z. Wang, W. J. G. M. </w:t>
      </w:r>
      <w:proofErr w:type="spellStart"/>
      <w:r w:rsidRPr="00F264C2">
        <w:rPr>
          <w:rFonts w:ascii="Times New Roman" w:hAnsi="Times New Roman" w:cs="Times New Roman" w:hint="eastAsia"/>
        </w:rPr>
        <w:t>Peijnenburg</w:t>
      </w:r>
      <w:proofErr w:type="spellEnd"/>
      <w:r w:rsidRPr="00F264C2">
        <w:rPr>
          <w:rFonts w:ascii="Times New Roman" w:hAnsi="Times New Roman" w:cs="Times New Roman" w:hint="eastAsia"/>
        </w:rPr>
        <w:t xml:space="preserve">, and M. G. </w:t>
      </w:r>
      <w:proofErr w:type="spellStart"/>
      <w:r w:rsidRPr="00F264C2">
        <w:rPr>
          <w:rFonts w:ascii="Times New Roman" w:hAnsi="Times New Roman" w:cs="Times New Roman" w:hint="eastAsia"/>
        </w:rPr>
        <w:t>Vijver</w:t>
      </w:r>
      <w:proofErr w:type="spellEnd"/>
      <w:r w:rsidRPr="00F264C2">
        <w:rPr>
          <w:rFonts w:ascii="Times New Roman" w:hAnsi="Times New Roman" w:cs="Times New Roman" w:hint="eastAsia"/>
        </w:rPr>
        <w:t xml:space="preserve">, </w:t>
      </w:r>
      <w:r w:rsidRPr="00F264C2">
        <w:rPr>
          <w:rFonts w:ascii="Times New Roman" w:hAnsi="Times New Roman" w:cs="Times New Roman" w:hint="eastAsia"/>
        </w:rPr>
        <w:t>“</w:t>
      </w:r>
      <w:r w:rsidRPr="00F264C2">
        <w:rPr>
          <w:rFonts w:ascii="Times New Roman" w:hAnsi="Times New Roman" w:cs="Times New Roman" w:hint="eastAsia"/>
        </w:rPr>
        <w:t>Machine learning-driven QSAR models for predicting the mixture toxicity of nanoparticles,</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Environ</w:t>
      </w:r>
      <w:r>
        <w:rPr>
          <w:rFonts w:ascii="Times New Roman" w:hAnsi="Times New Roman" w:cs="Times New Roman"/>
          <w:i/>
          <w:iCs/>
        </w:rPr>
        <w:t>ment</w:t>
      </w:r>
      <w:r w:rsidRPr="00F264C2">
        <w:rPr>
          <w:rFonts w:ascii="Times New Roman" w:hAnsi="Times New Roman" w:cs="Times New Roman" w:hint="eastAsia"/>
          <w:i/>
          <w:iCs/>
        </w:rPr>
        <w:t xml:space="preserve"> Int</w:t>
      </w:r>
      <w:r>
        <w:rPr>
          <w:rFonts w:ascii="Times New Roman" w:hAnsi="Times New Roman" w:cs="Times New Roman"/>
          <w:i/>
          <w:iCs/>
        </w:rPr>
        <w:t>ernational</w:t>
      </w:r>
      <w:r w:rsidRPr="00F264C2">
        <w:rPr>
          <w:rFonts w:ascii="Times New Roman" w:hAnsi="Times New Roman" w:cs="Times New Roman" w:hint="eastAsia"/>
        </w:rPr>
        <w:t>, vol. 177, p. 108025, 2023.</w:t>
      </w:r>
    </w:p>
    <w:p w14:paraId="1BE58DC5" w14:textId="199FD8FE"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[39]</w:t>
      </w:r>
      <w:r w:rsidRPr="00F264C2">
        <w:rPr>
          <w:rFonts w:ascii="Times New Roman" w:hAnsi="Times New Roman" w:cs="Times New Roman" w:hint="eastAsia"/>
        </w:rPr>
        <w:tab/>
        <w:t xml:space="preserve">S. Chen, Y. Teng, Y. Luo, E. </w:t>
      </w:r>
      <w:proofErr w:type="spellStart"/>
      <w:r w:rsidRPr="00F264C2">
        <w:rPr>
          <w:rFonts w:ascii="Times New Roman" w:hAnsi="Times New Roman" w:cs="Times New Roman" w:hint="eastAsia"/>
        </w:rPr>
        <w:t>Kuramae</w:t>
      </w:r>
      <w:proofErr w:type="spellEnd"/>
      <w:r w:rsidRPr="00F264C2">
        <w:rPr>
          <w:rFonts w:ascii="Times New Roman" w:hAnsi="Times New Roman" w:cs="Times New Roman" w:hint="eastAsia"/>
        </w:rPr>
        <w:t xml:space="preserve">, and W. Ren, </w:t>
      </w:r>
      <w:r w:rsidRPr="00F264C2">
        <w:rPr>
          <w:rFonts w:ascii="Times New Roman" w:hAnsi="Times New Roman" w:cs="Times New Roman" w:hint="eastAsia"/>
        </w:rPr>
        <w:t>“</w:t>
      </w:r>
      <w:r w:rsidRPr="00F264C2">
        <w:rPr>
          <w:rFonts w:ascii="Times New Roman" w:hAnsi="Times New Roman" w:cs="Times New Roman" w:hint="eastAsia"/>
        </w:rPr>
        <w:t>Threats to the soil microbiome from nanomaterials: A global meta and machine-learning analysis,</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i/>
          <w:iCs/>
        </w:rPr>
        <w:t>Soil Biology &amp; Biochemistry</w:t>
      </w:r>
      <w:r w:rsidRPr="00F264C2">
        <w:rPr>
          <w:rFonts w:ascii="Times New Roman" w:hAnsi="Times New Roman" w:cs="Times New Roman" w:hint="eastAsia"/>
        </w:rPr>
        <w:t>, vol. 188, p. 109248, 2024.</w:t>
      </w:r>
    </w:p>
    <w:p w14:paraId="507C7198"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[40]</w:t>
      </w:r>
      <w:r w:rsidRPr="00F264C2">
        <w:rPr>
          <w:rFonts w:ascii="Times New Roman" w:hAnsi="Times New Roman" w:cs="Times New Roman" w:hint="eastAsia"/>
        </w:rPr>
        <w:tab/>
        <w:t xml:space="preserve">P. </w:t>
      </w:r>
      <w:proofErr w:type="spellStart"/>
      <w:r w:rsidRPr="00F264C2">
        <w:rPr>
          <w:rFonts w:ascii="Times New Roman" w:hAnsi="Times New Roman" w:cs="Times New Roman" w:hint="eastAsia"/>
        </w:rPr>
        <w:t>Bidyuk</w:t>
      </w:r>
      <w:proofErr w:type="spellEnd"/>
      <w:r w:rsidRPr="00F264C2">
        <w:rPr>
          <w:rFonts w:ascii="Times New Roman" w:hAnsi="Times New Roman" w:cs="Times New Roman" w:hint="eastAsia"/>
        </w:rPr>
        <w:t xml:space="preserve">, I. Kalinina, and A. </w:t>
      </w:r>
      <w:proofErr w:type="spellStart"/>
      <w:r w:rsidRPr="00F264C2">
        <w:rPr>
          <w:rFonts w:ascii="Times New Roman" w:hAnsi="Times New Roman" w:cs="Times New Roman" w:hint="eastAsia"/>
        </w:rPr>
        <w:t>Gozhyj</w:t>
      </w:r>
      <w:proofErr w:type="spellEnd"/>
      <w:r w:rsidRPr="00F264C2">
        <w:rPr>
          <w:rFonts w:ascii="Times New Roman" w:hAnsi="Times New Roman" w:cs="Times New Roman" w:hint="eastAsia"/>
        </w:rPr>
        <w:t xml:space="preserve">, </w:t>
      </w:r>
      <w:r w:rsidRPr="00F264C2">
        <w:rPr>
          <w:rFonts w:ascii="Times New Roman" w:hAnsi="Times New Roman" w:cs="Times New Roman" w:hint="eastAsia"/>
        </w:rPr>
        <w:t>“</w:t>
      </w:r>
      <w:r w:rsidRPr="00F264C2">
        <w:rPr>
          <w:rFonts w:ascii="Times New Roman" w:hAnsi="Times New Roman" w:cs="Times New Roman" w:hint="eastAsia"/>
        </w:rPr>
        <w:t>An Approach to Identifying and Filling Data Gaps in Machine Learning Procedures,</w:t>
      </w:r>
      <w:r w:rsidRPr="00F264C2">
        <w:rPr>
          <w:rFonts w:ascii="Times New Roman" w:hAnsi="Times New Roman" w:cs="Times New Roman" w:hint="eastAsia"/>
        </w:rPr>
        <w:t>”</w:t>
      </w:r>
      <w:r w:rsidRPr="00F264C2">
        <w:rPr>
          <w:rFonts w:ascii="Times New Roman" w:hAnsi="Times New Roman" w:cs="Times New Roman" w:hint="eastAsia"/>
        </w:rPr>
        <w:t xml:space="preserve"> in Lecture Notes in Computational Intelligence and Decision Making: 2021 International Scientific Conference" Intellectual Systems of Decision-making and Problems of Computational Intelligence</w:t>
      </w:r>
      <w:r w:rsidRPr="00F264C2">
        <w:rPr>
          <w:rFonts w:ascii="Times New Roman" w:hAnsi="Times New Roman" w:cs="Times New Roman" w:hint="eastAsia"/>
        </w:rPr>
        <w:t>”</w:t>
      </w:r>
      <w:r w:rsidRPr="00F264C2">
        <w:rPr>
          <w:rFonts w:ascii="Times New Roman" w:hAnsi="Times New Roman" w:cs="Times New Roman" w:hint="eastAsia"/>
        </w:rPr>
        <w:t>, Proceedings, Springer, 2022, pp. 164</w:t>
      </w:r>
      <w:r w:rsidRPr="00F264C2">
        <w:rPr>
          <w:rFonts w:ascii="Times New Roman" w:hAnsi="Times New Roman" w:cs="Times New Roman" w:hint="eastAsia"/>
        </w:rPr>
        <w:t>–</w:t>
      </w:r>
      <w:r w:rsidRPr="00F264C2">
        <w:rPr>
          <w:rFonts w:ascii="Times New Roman" w:hAnsi="Times New Roman" w:cs="Times New Roman" w:hint="eastAsia"/>
        </w:rPr>
        <w:t>176.</w:t>
      </w:r>
    </w:p>
    <w:p w14:paraId="511EB972"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[41]</w:t>
      </w:r>
      <w:r w:rsidRPr="00F264C2">
        <w:rPr>
          <w:rFonts w:ascii="Times New Roman" w:hAnsi="Times New Roman" w:cs="Times New Roman" w:hint="eastAsia"/>
        </w:rPr>
        <w:tab/>
        <w:t xml:space="preserve">J. A. </w:t>
      </w:r>
      <w:proofErr w:type="spellStart"/>
      <w:r w:rsidRPr="00F264C2">
        <w:rPr>
          <w:rFonts w:ascii="Times New Roman" w:hAnsi="Times New Roman" w:cs="Times New Roman" w:hint="eastAsia"/>
        </w:rPr>
        <w:t>Huwaldt</w:t>
      </w:r>
      <w:proofErr w:type="spellEnd"/>
      <w:r w:rsidRPr="00F264C2">
        <w:rPr>
          <w:rFonts w:ascii="Times New Roman" w:hAnsi="Times New Roman" w:cs="Times New Roman" w:hint="eastAsia"/>
        </w:rPr>
        <w:t xml:space="preserve"> and S. </w:t>
      </w:r>
      <w:proofErr w:type="spellStart"/>
      <w:r w:rsidRPr="00F264C2">
        <w:rPr>
          <w:rFonts w:ascii="Times New Roman" w:hAnsi="Times New Roman" w:cs="Times New Roman" w:hint="eastAsia"/>
        </w:rPr>
        <w:t>Steinhorst</w:t>
      </w:r>
      <w:proofErr w:type="spellEnd"/>
      <w:r w:rsidRPr="00F264C2">
        <w:rPr>
          <w:rFonts w:ascii="Times New Roman" w:hAnsi="Times New Roman" w:cs="Times New Roman" w:hint="eastAsia"/>
        </w:rPr>
        <w:t xml:space="preserve">, </w:t>
      </w:r>
      <w:r w:rsidRPr="00F264C2">
        <w:rPr>
          <w:rFonts w:ascii="Times New Roman" w:hAnsi="Times New Roman" w:cs="Times New Roman" w:hint="eastAsia"/>
        </w:rPr>
        <w:t>“</w:t>
      </w:r>
      <w:r w:rsidRPr="00F264C2">
        <w:rPr>
          <w:rFonts w:ascii="Times New Roman" w:hAnsi="Times New Roman" w:cs="Times New Roman" w:hint="eastAsia"/>
        </w:rPr>
        <w:t>Plot Digitizer, version 2.6. 8,</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Computer Software]. Retrieved from https://sourceforge. net/projects/</w:t>
      </w:r>
      <w:proofErr w:type="spellStart"/>
      <w:r w:rsidRPr="00F264C2">
        <w:rPr>
          <w:rFonts w:ascii="Times New Roman" w:hAnsi="Times New Roman" w:cs="Times New Roman" w:hint="eastAsia"/>
          <w:i/>
          <w:iCs/>
        </w:rPr>
        <w:t>plotdigitizer</w:t>
      </w:r>
      <w:proofErr w:type="spellEnd"/>
      <w:r w:rsidRPr="00F264C2">
        <w:rPr>
          <w:rFonts w:ascii="Times New Roman" w:hAnsi="Times New Roman" w:cs="Times New Roman" w:hint="eastAsia"/>
          <w:i/>
          <w:iCs/>
        </w:rPr>
        <w:t>, 2015</w:t>
      </w:r>
      <w:r w:rsidRPr="00F264C2">
        <w:rPr>
          <w:rFonts w:ascii="Times New Roman" w:hAnsi="Times New Roman" w:cs="Times New Roman" w:hint="eastAsia"/>
        </w:rPr>
        <w:t>.</w:t>
      </w:r>
    </w:p>
    <w:p w14:paraId="22BD3377"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[42]</w:t>
      </w:r>
      <w:r w:rsidRPr="00F264C2">
        <w:rPr>
          <w:rFonts w:ascii="Times New Roman" w:hAnsi="Times New Roman" w:cs="Times New Roman" w:hint="eastAsia"/>
        </w:rPr>
        <w:tab/>
        <w:t xml:space="preserve">Y. Luo, D. Hui, and D. Zhang, </w:t>
      </w:r>
      <w:r w:rsidRPr="00F264C2">
        <w:rPr>
          <w:rFonts w:ascii="Times New Roman" w:hAnsi="Times New Roman" w:cs="Times New Roman" w:hint="eastAsia"/>
        </w:rPr>
        <w:t>“</w:t>
      </w:r>
      <w:r w:rsidRPr="00F264C2">
        <w:rPr>
          <w:rFonts w:ascii="Times New Roman" w:hAnsi="Times New Roman" w:cs="Times New Roman" w:hint="eastAsia"/>
        </w:rPr>
        <w:t>Elevated CO2 stimulates net accumulations of carbon and nitrogen in land ecosystems: A meta</w:t>
      </w:r>
      <w:r w:rsidRPr="00F264C2">
        <w:rPr>
          <w:rFonts w:ascii="Times New Roman" w:hAnsi="Times New Roman" w:cs="Times New Roman" w:hint="eastAsia"/>
        </w:rPr>
        <w:t>‐</w:t>
      </w:r>
      <w:r w:rsidRPr="00F264C2">
        <w:rPr>
          <w:rFonts w:ascii="Times New Roman" w:hAnsi="Times New Roman" w:cs="Times New Roman" w:hint="eastAsia"/>
        </w:rPr>
        <w:t>analysis,</w:t>
      </w:r>
      <w:r w:rsidRPr="00F264C2">
        <w:rPr>
          <w:rFonts w:ascii="Times New Roman" w:hAnsi="Times New Roman" w:cs="Times New Roman" w:hint="eastAsia"/>
        </w:rPr>
        <w:t>”</w:t>
      </w:r>
      <w:r w:rsidRPr="00F264C2">
        <w:rPr>
          <w:rFonts w:ascii="Times New Roman" w:hAnsi="Times New Roman" w:cs="Times New Roman" w:hint="eastAsia"/>
        </w:rPr>
        <w:t xml:space="preserve"> </w:t>
      </w:r>
      <w:r w:rsidRPr="00F264C2">
        <w:rPr>
          <w:rFonts w:ascii="Times New Roman" w:hAnsi="Times New Roman" w:cs="Times New Roman" w:hint="eastAsia"/>
          <w:i/>
          <w:iCs/>
        </w:rPr>
        <w:t>Ecology</w:t>
      </w:r>
      <w:r w:rsidRPr="00F264C2">
        <w:rPr>
          <w:rFonts w:ascii="Times New Roman" w:hAnsi="Times New Roman" w:cs="Times New Roman" w:hint="eastAsia"/>
        </w:rPr>
        <w:t>, vol. 87, no. 1, pp. 53</w:t>
      </w:r>
      <w:r w:rsidRPr="00F264C2">
        <w:rPr>
          <w:rFonts w:ascii="Times New Roman" w:hAnsi="Times New Roman" w:cs="Times New Roman" w:hint="eastAsia"/>
        </w:rPr>
        <w:t>–</w:t>
      </w:r>
      <w:r w:rsidRPr="00F264C2">
        <w:rPr>
          <w:rFonts w:ascii="Times New Roman" w:hAnsi="Times New Roman" w:cs="Times New Roman" w:hint="eastAsia"/>
        </w:rPr>
        <w:t>63, 2006.</w:t>
      </w:r>
    </w:p>
    <w:p w14:paraId="4F6C2908"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[43]</w:t>
      </w:r>
      <w:r w:rsidRPr="00F264C2">
        <w:rPr>
          <w:rFonts w:ascii="Times New Roman" w:hAnsi="Times New Roman" w:cs="Times New Roman" w:hint="eastAsia"/>
        </w:rPr>
        <w:tab/>
        <w:t xml:space="preserve">A. Canty and B. D. Ripley, </w:t>
      </w:r>
      <w:r w:rsidRPr="00F264C2">
        <w:rPr>
          <w:rFonts w:ascii="Times New Roman" w:hAnsi="Times New Roman" w:cs="Times New Roman" w:hint="eastAsia"/>
        </w:rPr>
        <w:t>“</w:t>
      </w:r>
      <w:r w:rsidRPr="00F264C2">
        <w:rPr>
          <w:rFonts w:ascii="Times New Roman" w:hAnsi="Times New Roman" w:cs="Times New Roman" w:hint="eastAsia"/>
        </w:rPr>
        <w:t>boot: Bootstrap R (S-Plus) Functions,</w:t>
      </w:r>
      <w:r w:rsidRPr="00F264C2">
        <w:rPr>
          <w:rFonts w:ascii="Times New Roman" w:hAnsi="Times New Roman" w:cs="Times New Roman" w:hint="eastAsia"/>
        </w:rPr>
        <w:t>”</w:t>
      </w:r>
      <w:r w:rsidRPr="00F264C2">
        <w:rPr>
          <w:rFonts w:ascii="Times New Roman" w:hAnsi="Times New Roman" w:cs="Times New Roman" w:hint="eastAsia"/>
        </w:rPr>
        <w:t xml:space="preserve"> 2022.</w:t>
      </w:r>
    </w:p>
    <w:p w14:paraId="036EF8B8"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[44]</w:t>
      </w:r>
      <w:r w:rsidRPr="00F264C2">
        <w:rPr>
          <w:rFonts w:ascii="Times New Roman" w:hAnsi="Times New Roman" w:cs="Times New Roman" w:hint="eastAsia"/>
        </w:rPr>
        <w:tab/>
        <w:t xml:space="preserve">J. J. Allaire and F. Chollet, </w:t>
      </w:r>
      <w:r w:rsidRPr="00F264C2">
        <w:rPr>
          <w:rFonts w:ascii="Times New Roman" w:hAnsi="Times New Roman" w:cs="Times New Roman" w:hint="eastAsia"/>
        </w:rPr>
        <w:t>“</w:t>
      </w:r>
      <w:proofErr w:type="spellStart"/>
      <w:r w:rsidRPr="00F264C2">
        <w:rPr>
          <w:rFonts w:ascii="Times New Roman" w:hAnsi="Times New Roman" w:cs="Times New Roman" w:hint="eastAsia"/>
        </w:rPr>
        <w:t>keras</w:t>
      </w:r>
      <w:proofErr w:type="spellEnd"/>
      <w:r w:rsidRPr="00F264C2">
        <w:rPr>
          <w:rFonts w:ascii="Times New Roman" w:hAnsi="Times New Roman" w:cs="Times New Roman" w:hint="eastAsia"/>
        </w:rPr>
        <w:t xml:space="preserve">: R Interface to </w:t>
      </w:r>
      <w:r w:rsidRPr="00F264C2">
        <w:rPr>
          <w:rFonts w:ascii="Times New Roman" w:hAnsi="Times New Roman" w:cs="Times New Roman" w:hint="eastAsia"/>
        </w:rPr>
        <w:t>‘</w:t>
      </w:r>
      <w:proofErr w:type="spellStart"/>
      <w:r w:rsidRPr="00F264C2">
        <w:rPr>
          <w:rFonts w:ascii="Times New Roman" w:hAnsi="Times New Roman" w:cs="Times New Roman" w:hint="eastAsia"/>
        </w:rPr>
        <w:t>Keras</w:t>
      </w:r>
      <w:proofErr w:type="spellEnd"/>
      <w:r w:rsidRPr="00F264C2">
        <w:rPr>
          <w:rFonts w:ascii="Times New Roman" w:hAnsi="Times New Roman" w:cs="Times New Roman" w:hint="eastAsia"/>
        </w:rPr>
        <w:t>,</w:t>
      </w:r>
      <w:r w:rsidRPr="00F264C2">
        <w:rPr>
          <w:rFonts w:ascii="Times New Roman" w:hAnsi="Times New Roman" w:cs="Times New Roman" w:hint="eastAsia"/>
        </w:rPr>
        <w:t>’”</w:t>
      </w:r>
      <w:r w:rsidRPr="00F264C2">
        <w:rPr>
          <w:rFonts w:ascii="Times New Roman" w:hAnsi="Times New Roman" w:cs="Times New Roman" w:hint="eastAsia"/>
        </w:rPr>
        <w:t xml:space="preserve"> 2023. [Online]. Available: https://CRAN.R-project.org/package=keras</w:t>
      </w:r>
    </w:p>
    <w:p w14:paraId="53485208"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[45]</w:t>
      </w:r>
      <w:r w:rsidRPr="00F264C2">
        <w:rPr>
          <w:rFonts w:ascii="Times New Roman" w:hAnsi="Times New Roman" w:cs="Times New Roman" w:hint="eastAsia"/>
        </w:rPr>
        <w:tab/>
        <w:t xml:space="preserve">D. Meyer, E. </w:t>
      </w:r>
      <w:proofErr w:type="spellStart"/>
      <w:r w:rsidRPr="00F264C2">
        <w:rPr>
          <w:rFonts w:ascii="Times New Roman" w:hAnsi="Times New Roman" w:cs="Times New Roman" w:hint="eastAsia"/>
        </w:rPr>
        <w:t>Dimitriadou</w:t>
      </w:r>
      <w:proofErr w:type="spellEnd"/>
      <w:r w:rsidRPr="00F264C2">
        <w:rPr>
          <w:rFonts w:ascii="Times New Roman" w:hAnsi="Times New Roman" w:cs="Times New Roman" w:hint="eastAsia"/>
        </w:rPr>
        <w:t xml:space="preserve">, K. </w:t>
      </w:r>
      <w:proofErr w:type="spellStart"/>
      <w:r w:rsidRPr="00F264C2">
        <w:rPr>
          <w:rFonts w:ascii="Times New Roman" w:hAnsi="Times New Roman" w:cs="Times New Roman" w:hint="eastAsia"/>
        </w:rPr>
        <w:t>Hornik</w:t>
      </w:r>
      <w:proofErr w:type="spellEnd"/>
      <w:r w:rsidRPr="00F264C2">
        <w:rPr>
          <w:rFonts w:ascii="Times New Roman" w:hAnsi="Times New Roman" w:cs="Times New Roman" w:hint="eastAsia"/>
        </w:rPr>
        <w:t xml:space="preserve">, A. </w:t>
      </w:r>
      <w:proofErr w:type="spellStart"/>
      <w:r w:rsidRPr="00F264C2">
        <w:rPr>
          <w:rFonts w:ascii="Times New Roman" w:hAnsi="Times New Roman" w:cs="Times New Roman" w:hint="eastAsia"/>
        </w:rPr>
        <w:t>Weingessel</w:t>
      </w:r>
      <w:proofErr w:type="spellEnd"/>
      <w:r w:rsidRPr="00F264C2">
        <w:rPr>
          <w:rFonts w:ascii="Times New Roman" w:hAnsi="Times New Roman" w:cs="Times New Roman" w:hint="eastAsia"/>
        </w:rPr>
        <w:t xml:space="preserve">, and F. </w:t>
      </w:r>
      <w:proofErr w:type="spellStart"/>
      <w:r w:rsidRPr="00F264C2">
        <w:rPr>
          <w:rFonts w:ascii="Times New Roman" w:hAnsi="Times New Roman" w:cs="Times New Roman" w:hint="eastAsia"/>
        </w:rPr>
        <w:t>Leisch</w:t>
      </w:r>
      <w:proofErr w:type="spellEnd"/>
      <w:r w:rsidRPr="00F264C2">
        <w:rPr>
          <w:rFonts w:ascii="Times New Roman" w:hAnsi="Times New Roman" w:cs="Times New Roman" w:hint="eastAsia"/>
        </w:rPr>
        <w:t xml:space="preserve">, </w:t>
      </w:r>
      <w:r w:rsidRPr="00F264C2">
        <w:rPr>
          <w:rFonts w:ascii="Times New Roman" w:hAnsi="Times New Roman" w:cs="Times New Roman" w:hint="eastAsia"/>
        </w:rPr>
        <w:t>“</w:t>
      </w:r>
      <w:r w:rsidRPr="00F264C2">
        <w:rPr>
          <w:rFonts w:ascii="Times New Roman" w:hAnsi="Times New Roman" w:cs="Times New Roman" w:hint="eastAsia"/>
        </w:rPr>
        <w:t xml:space="preserve">e1071: </w:t>
      </w:r>
      <w:proofErr w:type="spellStart"/>
      <w:r w:rsidRPr="00F264C2">
        <w:rPr>
          <w:rFonts w:ascii="Times New Roman" w:hAnsi="Times New Roman" w:cs="Times New Roman" w:hint="eastAsia"/>
        </w:rPr>
        <w:t>Misc</w:t>
      </w:r>
      <w:proofErr w:type="spellEnd"/>
      <w:r w:rsidRPr="00F264C2">
        <w:rPr>
          <w:rFonts w:ascii="Times New Roman" w:hAnsi="Times New Roman" w:cs="Times New Roman" w:hint="eastAsia"/>
        </w:rPr>
        <w:t xml:space="preserve"> Functions of the Department of Statistics, Probability Theory Group (Formerly: E1071), TU Wien,</w:t>
      </w:r>
      <w:r w:rsidRPr="00F264C2">
        <w:rPr>
          <w:rFonts w:ascii="Times New Roman" w:hAnsi="Times New Roman" w:cs="Times New Roman" w:hint="eastAsia"/>
        </w:rPr>
        <w:t>”</w:t>
      </w:r>
      <w:r w:rsidRPr="00F264C2">
        <w:rPr>
          <w:rFonts w:ascii="Times New Roman" w:hAnsi="Times New Roman" w:cs="Times New Roman" w:hint="eastAsia"/>
        </w:rPr>
        <w:t xml:space="preserve"> 2023. [Online]. Available: https://CRAN.R-project.org/package=e1071</w:t>
      </w:r>
    </w:p>
    <w:p w14:paraId="187FD6AC"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lastRenderedPageBreak/>
        <w:t>[46]</w:t>
      </w:r>
      <w:r w:rsidRPr="00F264C2">
        <w:rPr>
          <w:rFonts w:ascii="Times New Roman" w:hAnsi="Times New Roman" w:cs="Times New Roman" w:hint="eastAsia"/>
        </w:rPr>
        <w:tab/>
        <w:t>W. N. Venables and B. D. Ripley, Modern Applied Statistics with S, Fourth. New York: Springer, 2002. [Online]. Available: https://www.stats.ox.ac.uk/pub/MASS4/</w:t>
      </w:r>
    </w:p>
    <w:p w14:paraId="7B5B4F2F"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[47]</w:t>
      </w:r>
      <w:r w:rsidRPr="00F264C2">
        <w:rPr>
          <w:rFonts w:ascii="Times New Roman" w:hAnsi="Times New Roman" w:cs="Times New Roman" w:hint="eastAsia"/>
        </w:rPr>
        <w:tab/>
        <w:t xml:space="preserve">A. </w:t>
      </w:r>
      <w:proofErr w:type="spellStart"/>
      <w:r w:rsidRPr="00F264C2">
        <w:rPr>
          <w:rFonts w:ascii="Times New Roman" w:hAnsi="Times New Roman" w:cs="Times New Roman" w:hint="eastAsia"/>
        </w:rPr>
        <w:t>Paluszynska</w:t>
      </w:r>
      <w:proofErr w:type="spellEnd"/>
      <w:r w:rsidRPr="00F264C2">
        <w:rPr>
          <w:rFonts w:ascii="Times New Roman" w:hAnsi="Times New Roman" w:cs="Times New Roman" w:hint="eastAsia"/>
        </w:rPr>
        <w:t xml:space="preserve">, P. </w:t>
      </w:r>
      <w:proofErr w:type="spellStart"/>
      <w:r w:rsidRPr="00F264C2">
        <w:rPr>
          <w:rFonts w:ascii="Times New Roman" w:hAnsi="Times New Roman" w:cs="Times New Roman" w:hint="eastAsia"/>
        </w:rPr>
        <w:t>Biecek</w:t>
      </w:r>
      <w:proofErr w:type="spellEnd"/>
      <w:r w:rsidRPr="00F264C2">
        <w:rPr>
          <w:rFonts w:ascii="Times New Roman" w:hAnsi="Times New Roman" w:cs="Times New Roman" w:hint="eastAsia"/>
        </w:rPr>
        <w:t xml:space="preserve">, and Y. Jiang, </w:t>
      </w:r>
      <w:r w:rsidRPr="00F264C2">
        <w:rPr>
          <w:rFonts w:ascii="Times New Roman" w:hAnsi="Times New Roman" w:cs="Times New Roman" w:hint="eastAsia"/>
        </w:rPr>
        <w:t>“</w:t>
      </w:r>
      <w:proofErr w:type="spellStart"/>
      <w:r w:rsidRPr="00F264C2">
        <w:rPr>
          <w:rFonts w:ascii="Times New Roman" w:hAnsi="Times New Roman" w:cs="Times New Roman" w:hint="eastAsia"/>
        </w:rPr>
        <w:t>randomForestExplainer</w:t>
      </w:r>
      <w:proofErr w:type="spellEnd"/>
      <w:r w:rsidRPr="00F264C2">
        <w:rPr>
          <w:rFonts w:ascii="Times New Roman" w:hAnsi="Times New Roman" w:cs="Times New Roman" w:hint="eastAsia"/>
        </w:rPr>
        <w:t>: Explaining and Visualizing Random Forests in Terms of Variable Importance,</w:t>
      </w:r>
      <w:r w:rsidRPr="00F264C2">
        <w:rPr>
          <w:rFonts w:ascii="Times New Roman" w:hAnsi="Times New Roman" w:cs="Times New Roman" w:hint="eastAsia"/>
        </w:rPr>
        <w:t>”</w:t>
      </w:r>
      <w:r w:rsidRPr="00F264C2">
        <w:rPr>
          <w:rFonts w:ascii="Times New Roman" w:hAnsi="Times New Roman" w:cs="Times New Roman" w:hint="eastAsia"/>
        </w:rPr>
        <w:t xml:space="preserve"> 2020. [Online]. Available: https://CRAN.R-project.org/package=randomForestExplainer</w:t>
      </w:r>
    </w:p>
    <w:p w14:paraId="78F9C1F2" w14:textId="77777777" w:rsidR="00F264C2" w:rsidRPr="00F264C2" w:rsidRDefault="00F264C2" w:rsidP="00F264C2">
      <w:pPr>
        <w:spacing w:before="100" w:beforeAutospacing="1" w:after="100" w:afterAutospacing="1" w:line="360" w:lineRule="auto"/>
        <w:jc w:val="both"/>
        <w:rPr>
          <w:rFonts w:ascii="Times New Roman" w:hAnsi="Times New Roman" w:cs="Times New Roman"/>
        </w:rPr>
      </w:pPr>
      <w:r w:rsidRPr="00F264C2">
        <w:rPr>
          <w:rFonts w:ascii="Times New Roman" w:hAnsi="Times New Roman" w:cs="Times New Roman" w:hint="eastAsia"/>
        </w:rPr>
        <w:t xml:space="preserve"> </w:t>
      </w:r>
    </w:p>
    <w:p w14:paraId="42B11DCC" w14:textId="77777777" w:rsidR="00F264C2" w:rsidRPr="00F264C2" w:rsidRDefault="00F264C2" w:rsidP="00F96C15">
      <w:pPr>
        <w:spacing w:before="100" w:beforeAutospacing="1" w:after="100" w:afterAutospacing="1" w:line="360" w:lineRule="auto"/>
        <w:jc w:val="both"/>
        <w:rPr>
          <w:rFonts w:ascii="Times New Roman" w:hAnsi="Times New Roman" w:cs="Times New Roman"/>
        </w:rPr>
      </w:pPr>
    </w:p>
    <w:sectPr w:rsidR="00F264C2" w:rsidRPr="00F264C2">
      <w:footerReference w:type="even" r:id="rId1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F1F410" w14:textId="77777777" w:rsidR="00947D94" w:rsidRDefault="00947D94" w:rsidP="00A70EFD">
      <w:r>
        <w:separator/>
      </w:r>
    </w:p>
  </w:endnote>
  <w:endnote w:type="continuationSeparator" w:id="0">
    <w:p w14:paraId="14A4F52A" w14:textId="77777777" w:rsidR="00947D94" w:rsidRDefault="00947D94" w:rsidP="00A70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imes New Roman Regular">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a"/>
      </w:rPr>
      <w:id w:val="-335153419"/>
      <w:docPartObj>
        <w:docPartGallery w:val="Page Numbers (Bottom of Page)"/>
        <w:docPartUnique/>
      </w:docPartObj>
    </w:sdtPr>
    <w:sdtContent>
      <w:p w14:paraId="390F93CA" w14:textId="59ED0C72" w:rsidR="008F5DF9" w:rsidRDefault="008F5DF9" w:rsidP="00E76D89">
        <w:pPr>
          <w:pStyle w:val="af8"/>
          <w:framePr w:wrap="none"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62AFFD49" w14:textId="77777777" w:rsidR="008F5DF9" w:rsidRDefault="008F5DF9">
    <w:pPr>
      <w:pStyle w:val="af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a"/>
        <w:rFonts w:ascii="Times New Roman" w:hAnsi="Times New Roman" w:cs="Times New Roman"/>
      </w:rPr>
      <w:id w:val="-9067163"/>
      <w:docPartObj>
        <w:docPartGallery w:val="Page Numbers (Bottom of Page)"/>
        <w:docPartUnique/>
      </w:docPartObj>
    </w:sdtPr>
    <w:sdtContent>
      <w:p w14:paraId="470A5C54" w14:textId="0CDF0961" w:rsidR="008F5DF9" w:rsidRPr="000169E2" w:rsidRDefault="008F5DF9" w:rsidP="000169E2">
        <w:pPr>
          <w:pStyle w:val="af8"/>
          <w:framePr w:wrap="none" w:vAnchor="text" w:hAnchor="page" w:x="5529" w:y="18"/>
          <w:rPr>
            <w:rStyle w:val="afa"/>
            <w:rFonts w:ascii="Times New Roman" w:hAnsi="Times New Roman" w:cs="Times New Roman"/>
          </w:rPr>
        </w:pPr>
        <w:r w:rsidRPr="000169E2">
          <w:rPr>
            <w:rStyle w:val="afa"/>
            <w:rFonts w:ascii="Times New Roman" w:hAnsi="Times New Roman" w:cs="Times New Roman"/>
          </w:rPr>
          <w:fldChar w:fldCharType="begin"/>
        </w:r>
        <w:r w:rsidRPr="000169E2">
          <w:rPr>
            <w:rStyle w:val="afa"/>
            <w:rFonts w:ascii="Times New Roman" w:hAnsi="Times New Roman" w:cs="Times New Roman"/>
          </w:rPr>
          <w:instrText xml:space="preserve"> PAGE </w:instrText>
        </w:r>
        <w:r w:rsidRPr="000169E2">
          <w:rPr>
            <w:rStyle w:val="afa"/>
            <w:rFonts w:ascii="Times New Roman" w:hAnsi="Times New Roman" w:cs="Times New Roman"/>
          </w:rPr>
          <w:fldChar w:fldCharType="separate"/>
        </w:r>
        <w:r w:rsidR="006B3BAB">
          <w:rPr>
            <w:rStyle w:val="afa"/>
            <w:rFonts w:ascii="Times New Roman" w:hAnsi="Times New Roman" w:cs="Times New Roman"/>
            <w:noProof/>
          </w:rPr>
          <w:t>33</w:t>
        </w:r>
        <w:r w:rsidRPr="000169E2">
          <w:rPr>
            <w:rStyle w:val="afa"/>
            <w:rFonts w:ascii="Times New Roman" w:hAnsi="Times New Roman" w:cs="Times New Roman"/>
          </w:rPr>
          <w:fldChar w:fldCharType="end"/>
        </w:r>
      </w:p>
    </w:sdtContent>
  </w:sdt>
  <w:p w14:paraId="2794E364" w14:textId="77777777" w:rsidR="008F5DF9" w:rsidRDefault="008F5DF9">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B30B11" w14:textId="77777777" w:rsidR="00947D94" w:rsidRDefault="00947D94" w:rsidP="00A70EFD">
      <w:r>
        <w:separator/>
      </w:r>
    </w:p>
  </w:footnote>
  <w:footnote w:type="continuationSeparator" w:id="0">
    <w:p w14:paraId="08ACCE7F" w14:textId="77777777" w:rsidR="00947D94" w:rsidRDefault="00947D94" w:rsidP="00A70E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4913"/>
    <w:multiLevelType w:val="hybridMultilevel"/>
    <w:tmpl w:val="245A1B66"/>
    <w:lvl w:ilvl="0" w:tplc="6E702F34">
      <w:start w:val="50"/>
      <w:numFmt w:val="bullet"/>
      <w:lvlText w:val=""/>
      <w:lvlJc w:val="left"/>
      <w:pPr>
        <w:ind w:left="360" w:hanging="360"/>
      </w:pPr>
      <w:rPr>
        <w:rFonts w:ascii="Wingdings" w:eastAsia="DengXian" w:hAnsi="Wingdings"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5357735"/>
    <w:multiLevelType w:val="hybridMultilevel"/>
    <w:tmpl w:val="7262A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7C2745"/>
    <w:multiLevelType w:val="hybridMultilevel"/>
    <w:tmpl w:val="CC2EAA34"/>
    <w:lvl w:ilvl="0" w:tplc="3296EA58">
      <w:start w:val="5"/>
      <w:numFmt w:val="bullet"/>
      <w:lvlText w:val=""/>
      <w:lvlJc w:val="left"/>
      <w:pPr>
        <w:ind w:left="360" w:hanging="360"/>
      </w:pPr>
      <w:rPr>
        <w:rFonts w:ascii="Wingdings" w:eastAsia="DengXian" w:hAnsi="Wingdings"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DD57B08"/>
    <w:multiLevelType w:val="hybridMultilevel"/>
    <w:tmpl w:val="E24C1D4E"/>
    <w:lvl w:ilvl="0" w:tplc="94E82FF2">
      <w:start w:val="50"/>
      <w:numFmt w:val="bullet"/>
      <w:lvlText w:val=""/>
      <w:lvlJc w:val="left"/>
      <w:pPr>
        <w:ind w:left="1600" w:hanging="360"/>
      </w:pPr>
      <w:rPr>
        <w:rFonts w:ascii="Wingdings" w:eastAsia="DengXian" w:hAnsi="Wingdings" w:cs="Times New Roman"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num w:numId="1" w16cid:durableId="1897929396">
    <w:abstractNumId w:val="0"/>
  </w:num>
  <w:num w:numId="2" w16cid:durableId="1947614680">
    <w:abstractNumId w:val="3"/>
  </w:num>
  <w:num w:numId="3" w16cid:durableId="1559978820">
    <w:abstractNumId w:val="2"/>
  </w:num>
  <w:num w:numId="4" w16cid:durableId="41386148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owack, Bernd">
    <w15:presenceInfo w15:providerId="AD" w15:userId="S::bernd.nowack@empa.ch::5103ab44-0ab1-401b-bb3c-ed0b4a9a97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bordersDoNotSurroundHeader/>
  <w:bordersDoNotSurroundFooter/>
  <w:proofState w:spelling="clean" w:grammar="clean"/>
  <w:defaultTabStop w:val="420"/>
  <w:hyphenationZone w:val="42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776"/>
    <w:rsid w:val="000007AD"/>
    <w:rsid w:val="00000F2E"/>
    <w:rsid w:val="000028C7"/>
    <w:rsid w:val="00006B09"/>
    <w:rsid w:val="0000774E"/>
    <w:rsid w:val="000113C7"/>
    <w:rsid w:val="00014A2D"/>
    <w:rsid w:val="000169E2"/>
    <w:rsid w:val="000239E1"/>
    <w:rsid w:val="00024B00"/>
    <w:rsid w:val="00037700"/>
    <w:rsid w:val="0004055C"/>
    <w:rsid w:val="000433B4"/>
    <w:rsid w:val="000462CB"/>
    <w:rsid w:val="00047393"/>
    <w:rsid w:val="00050D8C"/>
    <w:rsid w:val="000540AF"/>
    <w:rsid w:val="00062CA7"/>
    <w:rsid w:val="00082945"/>
    <w:rsid w:val="000859F8"/>
    <w:rsid w:val="00085E75"/>
    <w:rsid w:val="0008701C"/>
    <w:rsid w:val="00087C9E"/>
    <w:rsid w:val="00091D0F"/>
    <w:rsid w:val="00093826"/>
    <w:rsid w:val="000947BF"/>
    <w:rsid w:val="000A3493"/>
    <w:rsid w:val="000A4BB9"/>
    <w:rsid w:val="000B0C7B"/>
    <w:rsid w:val="000B2B63"/>
    <w:rsid w:val="000B7344"/>
    <w:rsid w:val="000C000A"/>
    <w:rsid w:val="000C0E48"/>
    <w:rsid w:val="000C23B0"/>
    <w:rsid w:val="000C75D3"/>
    <w:rsid w:val="000D46EC"/>
    <w:rsid w:val="000E381F"/>
    <w:rsid w:val="000F4C3F"/>
    <w:rsid w:val="000F61FE"/>
    <w:rsid w:val="00101D2A"/>
    <w:rsid w:val="00104BE1"/>
    <w:rsid w:val="00105195"/>
    <w:rsid w:val="00106B86"/>
    <w:rsid w:val="001130D6"/>
    <w:rsid w:val="001135DB"/>
    <w:rsid w:val="00115F21"/>
    <w:rsid w:val="00117051"/>
    <w:rsid w:val="0012038B"/>
    <w:rsid w:val="00125D0C"/>
    <w:rsid w:val="001266E2"/>
    <w:rsid w:val="00133CB0"/>
    <w:rsid w:val="0013494E"/>
    <w:rsid w:val="001368DF"/>
    <w:rsid w:val="00137E11"/>
    <w:rsid w:val="001403CB"/>
    <w:rsid w:val="00141DD3"/>
    <w:rsid w:val="00143A26"/>
    <w:rsid w:val="00146861"/>
    <w:rsid w:val="001500A0"/>
    <w:rsid w:val="00151F8C"/>
    <w:rsid w:val="001562F7"/>
    <w:rsid w:val="001573C2"/>
    <w:rsid w:val="00161086"/>
    <w:rsid w:val="001622ED"/>
    <w:rsid w:val="001704E8"/>
    <w:rsid w:val="001736CD"/>
    <w:rsid w:val="00177DF0"/>
    <w:rsid w:val="001844FD"/>
    <w:rsid w:val="00184D2B"/>
    <w:rsid w:val="001863D0"/>
    <w:rsid w:val="00195DB5"/>
    <w:rsid w:val="001A0B8F"/>
    <w:rsid w:val="001A16E4"/>
    <w:rsid w:val="001A4616"/>
    <w:rsid w:val="001A46B5"/>
    <w:rsid w:val="001B2985"/>
    <w:rsid w:val="001B3C31"/>
    <w:rsid w:val="001B6108"/>
    <w:rsid w:val="001B7ABD"/>
    <w:rsid w:val="001C11F5"/>
    <w:rsid w:val="001C2952"/>
    <w:rsid w:val="001D1563"/>
    <w:rsid w:val="001D2C18"/>
    <w:rsid w:val="001D2C42"/>
    <w:rsid w:val="001E7F73"/>
    <w:rsid w:val="001F145F"/>
    <w:rsid w:val="001F1EFF"/>
    <w:rsid w:val="001F4014"/>
    <w:rsid w:val="001F5B69"/>
    <w:rsid w:val="001F68AD"/>
    <w:rsid w:val="001F6ADF"/>
    <w:rsid w:val="002004A4"/>
    <w:rsid w:val="00201AA1"/>
    <w:rsid w:val="00205E36"/>
    <w:rsid w:val="00206682"/>
    <w:rsid w:val="00211248"/>
    <w:rsid w:val="002208EF"/>
    <w:rsid w:val="00224F9A"/>
    <w:rsid w:val="00225101"/>
    <w:rsid w:val="00226A99"/>
    <w:rsid w:val="00236579"/>
    <w:rsid w:val="0023752D"/>
    <w:rsid w:val="00240506"/>
    <w:rsid w:val="00240851"/>
    <w:rsid w:val="00242B38"/>
    <w:rsid w:val="00243FB3"/>
    <w:rsid w:val="00244642"/>
    <w:rsid w:val="0024563B"/>
    <w:rsid w:val="002468D0"/>
    <w:rsid w:val="00246D44"/>
    <w:rsid w:val="0024751D"/>
    <w:rsid w:val="00261535"/>
    <w:rsid w:val="0026225D"/>
    <w:rsid w:val="00270949"/>
    <w:rsid w:val="00270B16"/>
    <w:rsid w:val="002717B6"/>
    <w:rsid w:val="00272985"/>
    <w:rsid w:val="00272FCC"/>
    <w:rsid w:val="0027539F"/>
    <w:rsid w:val="002756B0"/>
    <w:rsid w:val="00276A84"/>
    <w:rsid w:val="00277394"/>
    <w:rsid w:val="002775E8"/>
    <w:rsid w:val="00280F13"/>
    <w:rsid w:val="00283760"/>
    <w:rsid w:val="00292B83"/>
    <w:rsid w:val="00292D1A"/>
    <w:rsid w:val="00295AC4"/>
    <w:rsid w:val="0029618F"/>
    <w:rsid w:val="0029718D"/>
    <w:rsid w:val="00297B4B"/>
    <w:rsid w:val="002A0612"/>
    <w:rsid w:val="002A0D28"/>
    <w:rsid w:val="002B0A36"/>
    <w:rsid w:val="002B6FB7"/>
    <w:rsid w:val="002C49FA"/>
    <w:rsid w:val="002C628B"/>
    <w:rsid w:val="002D0242"/>
    <w:rsid w:val="002D12A3"/>
    <w:rsid w:val="002D1F79"/>
    <w:rsid w:val="002D6D98"/>
    <w:rsid w:val="002D7631"/>
    <w:rsid w:val="002E4F2A"/>
    <w:rsid w:val="002E5196"/>
    <w:rsid w:val="002F0776"/>
    <w:rsid w:val="002F12B9"/>
    <w:rsid w:val="002F28C0"/>
    <w:rsid w:val="002F3C84"/>
    <w:rsid w:val="002F5240"/>
    <w:rsid w:val="002F6A1E"/>
    <w:rsid w:val="0030229D"/>
    <w:rsid w:val="00302B76"/>
    <w:rsid w:val="00306AAA"/>
    <w:rsid w:val="003110D6"/>
    <w:rsid w:val="00311B22"/>
    <w:rsid w:val="003149C5"/>
    <w:rsid w:val="00325047"/>
    <w:rsid w:val="00325E4C"/>
    <w:rsid w:val="00327A77"/>
    <w:rsid w:val="00330B30"/>
    <w:rsid w:val="00332093"/>
    <w:rsid w:val="0033432A"/>
    <w:rsid w:val="00341A93"/>
    <w:rsid w:val="00344E2A"/>
    <w:rsid w:val="0034744E"/>
    <w:rsid w:val="003477E7"/>
    <w:rsid w:val="003516DA"/>
    <w:rsid w:val="0035170B"/>
    <w:rsid w:val="00356055"/>
    <w:rsid w:val="003567DA"/>
    <w:rsid w:val="003571DD"/>
    <w:rsid w:val="003576D9"/>
    <w:rsid w:val="00360FAF"/>
    <w:rsid w:val="0036220B"/>
    <w:rsid w:val="00362B19"/>
    <w:rsid w:val="00362EFD"/>
    <w:rsid w:val="00370F7B"/>
    <w:rsid w:val="00371723"/>
    <w:rsid w:val="00374E1B"/>
    <w:rsid w:val="00376C5D"/>
    <w:rsid w:val="0038068B"/>
    <w:rsid w:val="00383882"/>
    <w:rsid w:val="00387E57"/>
    <w:rsid w:val="0039083E"/>
    <w:rsid w:val="00392CF8"/>
    <w:rsid w:val="00393070"/>
    <w:rsid w:val="003930B6"/>
    <w:rsid w:val="00394074"/>
    <w:rsid w:val="003A357A"/>
    <w:rsid w:val="003B005E"/>
    <w:rsid w:val="003B0E47"/>
    <w:rsid w:val="003B16B8"/>
    <w:rsid w:val="003B2970"/>
    <w:rsid w:val="003B547A"/>
    <w:rsid w:val="003C06EA"/>
    <w:rsid w:val="003C51DF"/>
    <w:rsid w:val="003C63A2"/>
    <w:rsid w:val="003C7D04"/>
    <w:rsid w:val="003D054A"/>
    <w:rsid w:val="003D06AA"/>
    <w:rsid w:val="003D0EF9"/>
    <w:rsid w:val="003D1E2D"/>
    <w:rsid w:val="003D224D"/>
    <w:rsid w:val="003D4838"/>
    <w:rsid w:val="003D637E"/>
    <w:rsid w:val="003E2446"/>
    <w:rsid w:val="003E2C54"/>
    <w:rsid w:val="003E6C48"/>
    <w:rsid w:val="003E70CC"/>
    <w:rsid w:val="003F1955"/>
    <w:rsid w:val="003F3C68"/>
    <w:rsid w:val="003F4B2A"/>
    <w:rsid w:val="003F503E"/>
    <w:rsid w:val="003F6BC3"/>
    <w:rsid w:val="003F7999"/>
    <w:rsid w:val="004002C4"/>
    <w:rsid w:val="004006E2"/>
    <w:rsid w:val="00400A13"/>
    <w:rsid w:val="00406E8D"/>
    <w:rsid w:val="00411BB8"/>
    <w:rsid w:val="00412BE7"/>
    <w:rsid w:val="00413384"/>
    <w:rsid w:val="00415804"/>
    <w:rsid w:val="00417952"/>
    <w:rsid w:val="004220BC"/>
    <w:rsid w:val="00423773"/>
    <w:rsid w:val="00424E1A"/>
    <w:rsid w:val="0043110F"/>
    <w:rsid w:val="0043408C"/>
    <w:rsid w:val="00435C6F"/>
    <w:rsid w:val="00435D50"/>
    <w:rsid w:val="0044008D"/>
    <w:rsid w:val="00440443"/>
    <w:rsid w:val="00441B27"/>
    <w:rsid w:val="004546E8"/>
    <w:rsid w:val="004612C2"/>
    <w:rsid w:val="0046199C"/>
    <w:rsid w:val="00462718"/>
    <w:rsid w:val="004633E1"/>
    <w:rsid w:val="00464A57"/>
    <w:rsid w:val="00464E9F"/>
    <w:rsid w:val="004713DC"/>
    <w:rsid w:val="0047149C"/>
    <w:rsid w:val="00472389"/>
    <w:rsid w:val="004746C3"/>
    <w:rsid w:val="00483A14"/>
    <w:rsid w:val="004848C0"/>
    <w:rsid w:val="00487AC6"/>
    <w:rsid w:val="004917CC"/>
    <w:rsid w:val="00496BCD"/>
    <w:rsid w:val="00497F3B"/>
    <w:rsid w:val="004A3DFE"/>
    <w:rsid w:val="004A6A03"/>
    <w:rsid w:val="004A76E5"/>
    <w:rsid w:val="004B10A8"/>
    <w:rsid w:val="004B63B1"/>
    <w:rsid w:val="004B6543"/>
    <w:rsid w:val="004C0025"/>
    <w:rsid w:val="004C3594"/>
    <w:rsid w:val="004C48F6"/>
    <w:rsid w:val="004C5810"/>
    <w:rsid w:val="004C7D79"/>
    <w:rsid w:val="004D04CA"/>
    <w:rsid w:val="004D2040"/>
    <w:rsid w:val="004D7352"/>
    <w:rsid w:val="004E2987"/>
    <w:rsid w:val="004E5C52"/>
    <w:rsid w:val="004F232C"/>
    <w:rsid w:val="004F6315"/>
    <w:rsid w:val="004F6C18"/>
    <w:rsid w:val="004F7134"/>
    <w:rsid w:val="004F7731"/>
    <w:rsid w:val="0050191D"/>
    <w:rsid w:val="00501B13"/>
    <w:rsid w:val="00507205"/>
    <w:rsid w:val="00507F48"/>
    <w:rsid w:val="00510091"/>
    <w:rsid w:val="00510872"/>
    <w:rsid w:val="005126C1"/>
    <w:rsid w:val="005172FE"/>
    <w:rsid w:val="00521F4E"/>
    <w:rsid w:val="005229F6"/>
    <w:rsid w:val="00522EFC"/>
    <w:rsid w:val="0052552D"/>
    <w:rsid w:val="00527267"/>
    <w:rsid w:val="0053160F"/>
    <w:rsid w:val="00537C8D"/>
    <w:rsid w:val="0054017B"/>
    <w:rsid w:val="00542FD5"/>
    <w:rsid w:val="005468B2"/>
    <w:rsid w:val="00547469"/>
    <w:rsid w:val="00550E9E"/>
    <w:rsid w:val="0055249F"/>
    <w:rsid w:val="0055691F"/>
    <w:rsid w:val="005573C6"/>
    <w:rsid w:val="00565603"/>
    <w:rsid w:val="00567374"/>
    <w:rsid w:val="0057119C"/>
    <w:rsid w:val="005714C9"/>
    <w:rsid w:val="005729A7"/>
    <w:rsid w:val="005804AC"/>
    <w:rsid w:val="0058081D"/>
    <w:rsid w:val="0058103A"/>
    <w:rsid w:val="0058179F"/>
    <w:rsid w:val="005876C7"/>
    <w:rsid w:val="00590C67"/>
    <w:rsid w:val="00591316"/>
    <w:rsid w:val="00595018"/>
    <w:rsid w:val="005A0749"/>
    <w:rsid w:val="005A3887"/>
    <w:rsid w:val="005A64BD"/>
    <w:rsid w:val="005B0B2C"/>
    <w:rsid w:val="005B3466"/>
    <w:rsid w:val="005B4D8E"/>
    <w:rsid w:val="005B509D"/>
    <w:rsid w:val="005B6430"/>
    <w:rsid w:val="005B7572"/>
    <w:rsid w:val="005C3EFD"/>
    <w:rsid w:val="005D69BA"/>
    <w:rsid w:val="005E45E0"/>
    <w:rsid w:val="005E4622"/>
    <w:rsid w:val="005F2CC9"/>
    <w:rsid w:val="005F500B"/>
    <w:rsid w:val="005F5219"/>
    <w:rsid w:val="005F5B24"/>
    <w:rsid w:val="005F635A"/>
    <w:rsid w:val="005F745D"/>
    <w:rsid w:val="005F74F2"/>
    <w:rsid w:val="00605E8E"/>
    <w:rsid w:val="00607131"/>
    <w:rsid w:val="00607488"/>
    <w:rsid w:val="00607705"/>
    <w:rsid w:val="00610154"/>
    <w:rsid w:val="00610D1C"/>
    <w:rsid w:val="00612245"/>
    <w:rsid w:val="00621611"/>
    <w:rsid w:val="00622217"/>
    <w:rsid w:val="00624615"/>
    <w:rsid w:val="00625259"/>
    <w:rsid w:val="0062616E"/>
    <w:rsid w:val="00630B18"/>
    <w:rsid w:val="0063188E"/>
    <w:rsid w:val="006325CC"/>
    <w:rsid w:val="00632A36"/>
    <w:rsid w:val="00635DEA"/>
    <w:rsid w:val="00636503"/>
    <w:rsid w:val="00647698"/>
    <w:rsid w:val="006534EE"/>
    <w:rsid w:val="00656DE7"/>
    <w:rsid w:val="00657CA3"/>
    <w:rsid w:val="00660A4E"/>
    <w:rsid w:val="006618DA"/>
    <w:rsid w:val="00661B04"/>
    <w:rsid w:val="006635CB"/>
    <w:rsid w:val="00671AD4"/>
    <w:rsid w:val="006778BD"/>
    <w:rsid w:val="00696287"/>
    <w:rsid w:val="006A4A39"/>
    <w:rsid w:val="006A5CCA"/>
    <w:rsid w:val="006B0FC9"/>
    <w:rsid w:val="006B3BAB"/>
    <w:rsid w:val="006B41FA"/>
    <w:rsid w:val="006C2988"/>
    <w:rsid w:val="006C38A5"/>
    <w:rsid w:val="006D0B69"/>
    <w:rsid w:val="006D5160"/>
    <w:rsid w:val="006D590B"/>
    <w:rsid w:val="006D6F34"/>
    <w:rsid w:val="006F0E01"/>
    <w:rsid w:val="006F2420"/>
    <w:rsid w:val="00700395"/>
    <w:rsid w:val="00701A9B"/>
    <w:rsid w:val="007020C0"/>
    <w:rsid w:val="00707526"/>
    <w:rsid w:val="007126E3"/>
    <w:rsid w:val="007145CC"/>
    <w:rsid w:val="00714CE2"/>
    <w:rsid w:val="007174CB"/>
    <w:rsid w:val="007179C9"/>
    <w:rsid w:val="0072109D"/>
    <w:rsid w:val="007223EC"/>
    <w:rsid w:val="00734986"/>
    <w:rsid w:val="00734EEC"/>
    <w:rsid w:val="007436D6"/>
    <w:rsid w:val="007437B7"/>
    <w:rsid w:val="00743E91"/>
    <w:rsid w:val="00744A75"/>
    <w:rsid w:val="00746A89"/>
    <w:rsid w:val="007471D0"/>
    <w:rsid w:val="00750DC3"/>
    <w:rsid w:val="00752798"/>
    <w:rsid w:val="00752CDD"/>
    <w:rsid w:val="00755651"/>
    <w:rsid w:val="00764752"/>
    <w:rsid w:val="00775A3C"/>
    <w:rsid w:val="007778F8"/>
    <w:rsid w:val="00781349"/>
    <w:rsid w:val="007833B9"/>
    <w:rsid w:val="00784B78"/>
    <w:rsid w:val="00785F5A"/>
    <w:rsid w:val="007910C3"/>
    <w:rsid w:val="00794DD8"/>
    <w:rsid w:val="007952C3"/>
    <w:rsid w:val="007A2596"/>
    <w:rsid w:val="007A6121"/>
    <w:rsid w:val="007A6A6E"/>
    <w:rsid w:val="007B1287"/>
    <w:rsid w:val="007B3F32"/>
    <w:rsid w:val="007B528A"/>
    <w:rsid w:val="007B5301"/>
    <w:rsid w:val="007B5B7A"/>
    <w:rsid w:val="007B5B82"/>
    <w:rsid w:val="007C54D6"/>
    <w:rsid w:val="007C6CE2"/>
    <w:rsid w:val="007D30AE"/>
    <w:rsid w:val="007D5CAC"/>
    <w:rsid w:val="007D70CA"/>
    <w:rsid w:val="007F179D"/>
    <w:rsid w:val="007F3004"/>
    <w:rsid w:val="007F60AD"/>
    <w:rsid w:val="007F7F6C"/>
    <w:rsid w:val="00800A7C"/>
    <w:rsid w:val="00801FAF"/>
    <w:rsid w:val="00803643"/>
    <w:rsid w:val="00806FFF"/>
    <w:rsid w:val="00813FBF"/>
    <w:rsid w:val="0081556C"/>
    <w:rsid w:val="00817B13"/>
    <w:rsid w:val="0083361D"/>
    <w:rsid w:val="00834372"/>
    <w:rsid w:val="00842E4F"/>
    <w:rsid w:val="00845645"/>
    <w:rsid w:val="00845CD5"/>
    <w:rsid w:val="00846312"/>
    <w:rsid w:val="00847274"/>
    <w:rsid w:val="008550BE"/>
    <w:rsid w:val="00855FE7"/>
    <w:rsid w:val="00856B67"/>
    <w:rsid w:val="00857525"/>
    <w:rsid w:val="008602F9"/>
    <w:rsid w:val="008607E1"/>
    <w:rsid w:val="00861A69"/>
    <w:rsid w:val="008674F7"/>
    <w:rsid w:val="00870CED"/>
    <w:rsid w:val="00870D96"/>
    <w:rsid w:val="0087143D"/>
    <w:rsid w:val="00871CF8"/>
    <w:rsid w:val="00872F97"/>
    <w:rsid w:val="0087786D"/>
    <w:rsid w:val="008823E5"/>
    <w:rsid w:val="00883161"/>
    <w:rsid w:val="00885F48"/>
    <w:rsid w:val="0088702C"/>
    <w:rsid w:val="008875DF"/>
    <w:rsid w:val="00890B94"/>
    <w:rsid w:val="008914B0"/>
    <w:rsid w:val="00896513"/>
    <w:rsid w:val="00896D80"/>
    <w:rsid w:val="00897C53"/>
    <w:rsid w:val="008A0A42"/>
    <w:rsid w:val="008A6C60"/>
    <w:rsid w:val="008A702E"/>
    <w:rsid w:val="008A7DA8"/>
    <w:rsid w:val="008C42B2"/>
    <w:rsid w:val="008C6613"/>
    <w:rsid w:val="008C67DE"/>
    <w:rsid w:val="008C69B1"/>
    <w:rsid w:val="008C76FB"/>
    <w:rsid w:val="008D3E7C"/>
    <w:rsid w:val="008D4E23"/>
    <w:rsid w:val="008D785E"/>
    <w:rsid w:val="008E1F6A"/>
    <w:rsid w:val="008E322F"/>
    <w:rsid w:val="008E46F6"/>
    <w:rsid w:val="008E528D"/>
    <w:rsid w:val="008F3F06"/>
    <w:rsid w:val="008F4358"/>
    <w:rsid w:val="008F5DF9"/>
    <w:rsid w:val="008F6AEF"/>
    <w:rsid w:val="0090139B"/>
    <w:rsid w:val="00901DC3"/>
    <w:rsid w:val="00903E57"/>
    <w:rsid w:val="0091039E"/>
    <w:rsid w:val="00911E2C"/>
    <w:rsid w:val="00913CC8"/>
    <w:rsid w:val="00914379"/>
    <w:rsid w:val="009204F2"/>
    <w:rsid w:val="009252AD"/>
    <w:rsid w:val="009257F1"/>
    <w:rsid w:val="0092614B"/>
    <w:rsid w:val="00926468"/>
    <w:rsid w:val="009305C1"/>
    <w:rsid w:val="009336CD"/>
    <w:rsid w:val="00933FF8"/>
    <w:rsid w:val="0093663E"/>
    <w:rsid w:val="00936C7E"/>
    <w:rsid w:val="00936D6C"/>
    <w:rsid w:val="00937403"/>
    <w:rsid w:val="00940141"/>
    <w:rsid w:val="0094610E"/>
    <w:rsid w:val="00946B7E"/>
    <w:rsid w:val="00947D94"/>
    <w:rsid w:val="00952E7E"/>
    <w:rsid w:val="0095320B"/>
    <w:rsid w:val="00966881"/>
    <w:rsid w:val="00967A9F"/>
    <w:rsid w:val="00971CC6"/>
    <w:rsid w:val="009722A2"/>
    <w:rsid w:val="009768C1"/>
    <w:rsid w:val="00982805"/>
    <w:rsid w:val="009855BA"/>
    <w:rsid w:val="009864A1"/>
    <w:rsid w:val="00986912"/>
    <w:rsid w:val="00990626"/>
    <w:rsid w:val="00991146"/>
    <w:rsid w:val="00992366"/>
    <w:rsid w:val="0099330F"/>
    <w:rsid w:val="00995857"/>
    <w:rsid w:val="0099716C"/>
    <w:rsid w:val="009A1FAB"/>
    <w:rsid w:val="009A2529"/>
    <w:rsid w:val="009A3508"/>
    <w:rsid w:val="009A4FBF"/>
    <w:rsid w:val="009B12F0"/>
    <w:rsid w:val="009B27BB"/>
    <w:rsid w:val="009B4DCE"/>
    <w:rsid w:val="009B6486"/>
    <w:rsid w:val="009B6D2F"/>
    <w:rsid w:val="009B731C"/>
    <w:rsid w:val="009C1A61"/>
    <w:rsid w:val="009C39FF"/>
    <w:rsid w:val="009C4462"/>
    <w:rsid w:val="009C5854"/>
    <w:rsid w:val="009D07BE"/>
    <w:rsid w:val="009E1853"/>
    <w:rsid w:val="009E2583"/>
    <w:rsid w:val="009F3ABB"/>
    <w:rsid w:val="009F4970"/>
    <w:rsid w:val="009F79C1"/>
    <w:rsid w:val="009F79DB"/>
    <w:rsid w:val="009F7E19"/>
    <w:rsid w:val="00A072D9"/>
    <w:rsid w:val="00A0758D"/>
    <w:rsid w:val="00A10F69"/>
    <w:rsid w:val="00A144E8"/>
    <w:rsid w:val="00A1635F"/>
    <w:rsid w:val="00A2166D"/>
    <w:rsid w:val="00A27D1B"/>
    <w:rsid w:val="00A348D9"/>
    <w:rsid w:val="00A34F31"/>
    <w:rsid w:val="00A37EC3"/>
    <w:rsid w:val="00A43C62"/>
    <w:rsid w:val="00A45135"/>
    <w:rsid w:val="00A4565F"/>
    <w:rsid w:val="00A46DF6"/>
    <w:rsid w:val="00A508C5"/>
    <w:rsid w:val="00A60D8B"/>
    <w:rsid w:val="00A61108"/>
    <w:rsid w:val="00A62EAC"/>
    <w:rsid w:val="00A6584B"/>
    <w:rsid w:val="00A67A12"/>
    <w:rsid w:val="00A7025A"/>
    <w:rsid w:val="00A70EFD"/>
    <w:rsid w:val="00A7253F"/>
    <w:rsid w:val="00A72954"/>
    <w:rsid w:val="00A72DD4"/>
    <w:rsid w:val="00A740F3"/>
    <w:rsid w:val="00A77335"/>
    <w:rsid w:val="00A7766D"/>
    <w:rsid w:val="00A77C45"/>
    <w:rsid w:val="00A80BF4"/>
    <w:rsid w:val="00A8193A"/>
    <w:rsid w:val="00A90BD9"/>
    <w:rsid w:val="00A9496E"/>
    <w:rsid w:val="00A9697A"/>
    <w:rsid w:val="00A9734C"/>
    <w:rsid w:val="00AA791C"/>
    <w:rsid w:val="00AC10B0"/>
    <w:rsid w:val="00AC27F4"/>
    <w:rsid w:val="00AC2D43"/>
    <w:rsid w:val="00AC3F5E"/>
    <w:rsid w:val="00AC41C2"/>
    <w:rsid w:val="00AC4AA3"/>
    <w:rsid w:val="00AC5152"/>
    <w:rsid w:val="00AC5D7E"/>
    <w:rsid w:val="00AC62DF"/>
    <w:rsid w:val="00AC7790"/>
    <w:rsid w:val="00AD1171"/>
    <w:rsid w:val="00AE057A"/>
    <w:rsid w:val="00AE248B"/>
    <w:rsid w:val="00AE36F2"/>
    <w:rsid w:val="00AE46EF"/>
    <w:rsid w:val="00AE5E5D"/>
    <w:rsid w:val="00AE7B6A"/>
    <w:rsid w:val="00AF1513"/>
    <w:rsid w:val="00AF2C95"/>
    <w:rsid w:val="00AF3040"/>
    <w:rsid w:val="00AF3FCB"/>
    <w:rsid w:val="00AF43AF"/>
    <w:rsid w:val="00B0779D"/>
    <w:rsid w:val="00B079EE"/>
    <w:rsid w:val="00B10F8A"/>
    <w:rsid w:val="00B13BC5"/>
    <w:rsid w:val="00B15839"/>
    <w:rsid w:val="00B21AAA"/>
    <w:rsid w:val="00B2287A"/>
    <w:rsid w:val="00B24A01"/>
    <w:rsid w:val="00B258E4"/>
    <w:rsid w:val="00B302E4"/>
    <w:rsid w:val="00B340F7"/>
    <w:rsid w:val="00B348E0"/>
    <w:rsid w:val="00B34A04"/>
    <w:rsid w:val="00B42B19"/>
    <w:rsid w:val="00B43C70"/>
    <w:rsid w:val="00B45190"/>
    <w:rsid w:val="00B45244"/>
    <w:rsid w:val="00B517BD"/>
    <w:rsid w:val="00B55102"/>
    <w:rsid w:val="00B55897"/>
    <w:rsid w:val="00B57987"/>
    <w:rsid w:val="00B63EEE"/>
    <w:rsid w:val="00B64E42"/>
    <w:rsid w:val="00B67FDC"/>
    <w:rsid w:val="00B70125"/>
    <w:rsid w:val="00B70BEB"/>
    <w:rsid w:val="00B7493E"/>
    <w:rsid w:val="00B8067F"/>
    <w:rsid w:val="00B8547B"/>
    <w:rsid w:val="00B85E93"/>
    <w:rsid w:val="00B85F60"/>
    <w:rsid w:val="00B95800"/>
    <w:rsid w:val="00B96783"/>
    <w:rsid w:val="00BA1E11"/>
    <w:rsid w:val="00BA4158"/>
    <w:rsid w:val="00BA41FD"/>
    <w:rsid w:val="00BA647A"/>
    <w:rsid w:val="00BB008C"/>
    <w:rsid w:val="00BB3593"/>
    <w:rsid w:val="00BB3F42"/>
    <w:rsid w:val="00BB51D5"/>
    <w:rsid w:val="00BC0787"/>
    <w:rsid w:val="00BC1CD8"/>
    <w:rsid w:val="00BC303C"/>
    <w:rsid w:val="00BC37C9"/>
    <w:rsid w:val="00BC785A"/>
    <w:rsid w:val="00BD0068"/>
    <w:rsid w:val="00BD0200"/>
    <w:rsid w:val="00BD0C59"/>
    <w:rsid w:val="00BD3E0E"/>
    <w:rsid w:val="00BD64F8"/>
    <w:rsid w:val="00BE0270"/>
    <w:rsid w:val="00BE0290"/>
    <w:rsid w:val="00BE326D"/>
    <w:rsid w:val="00BE78D8"/>
    <w:rsid w:val="00BF0272"/>
    <w:rsid w:val="00BF176D"/>
    <w:rsid w:val="00BF2E76"/>
    <w:rsid w:val="00BF4803"/>
    <w:rsid w:val="00BF7E3E"/>
    <w:rsid w:val="00C02D02"/>
    <w:rsid w:val="00C042BA"/>
    <w:rsid w:val="00C04CBC"/>
    <w:rsid w:val="00C067BB"/>
    <w:rsid w:val="00C0793C"/>
    <w:rsid w:val="00C13255"/>
    <w:rsid w:val="00C17A98"/>
    <w:rsid w:val="00C20C5F"/>
    <w:rsid w:val="00C23C3A"/>
    <w:rsid w:val="00C246F9"/>
    <w:rsid w:val="00C40B6C"/>
    <w:rsid w:val="00C42CE0"/>
    <w:rsid w:val="00C443C7"/>
    <w:rsid w:val="00C44B3E"/>
    <w:rsid w:val="00C44F2A"/>
    <w:rsid w:val="00C4557E"/>
    <w:rsid w:val="00C47E53"/>
    <w:rsid w:val="00C50CE0"/>
    <w:rsid w:val="00C50FF0"/>
    <w:rsid w:val="00C51236"/>
    <w:rsid w:val="00C51266"/>
    <w:rsid w:val="00C56C41"/>
    <w:rsid w:val="00C61882"/>
    <w:rsid w:val="00C66192"/>
    <w:rsid w:val="00C662ED"/>
    <w:rsid w:val="00C6638A"/>
    <w:rsid w:val="00C664AE"/>
    <w:rsid w:val="00C70880"/>
    <w:rsid w:val="00C70D1B"/>
    <w:rsid w:val="00C71D3D"/>
    <w:rsid w:val="00C726FC"/>
    <w:rsid w:val="00C75D03"/>
    <w:rsid w:val="00C75F13"/>
    <w:rsid w:val="00C804FC"/>
    <w:rsid w:val="00C81A23"/>
    <w:rsid w:val="00C833D8"/>
    <w:rsid w:val="00C8369A"/>
    <w:rsid w:val="00C84437"/>
    <w:rsid w:val="00C87ADC"/>
    <w:rsid w:val="00C97D0E"/>
    <w:rsid w:val="00CB18DD"/>
    <w:rsid w:val="00CB3647"/>
    <w:rsid w:val="00CB5150"/>
    <w:rsid w:val="00CB65C8"/>
    <w:rsid w:val="00CB6FD8"/>
    <w:rsid w:val="00CC0056"/>
    <w:rsid w:val="00CC2675"/>
    <w:rsid w:val="00CC2CF5"/>
    <w:rsid w:val="00CE0790"/>
    <w:rsid w:val="00CE4254"/>
    <w:rsid w:val="00CE42B7"/>
    <w:rsid w:val="00CE5383"/>
    <w:rsid w:val="00CF1A1B"/>
    <w:rsid w:val="00CF2A56"/>
    <w:rsid w:val="00CF514A"/>
    <w:rsid w:val="00D00057"/>
    <w:rsid w:val="00D00FAC"/>
    <w:rsid w:val="00D010EC"/>
    <w:rsid w:val="00D01103"/>
    <w:rsid w:val="00D01805"/>
    <w:rsid w:val="00D02ACE"/>
    <w:rsid w:val="00D047B1"/>
    <w:rsid w:val="00D0630C"/>
    <w:rsid w:val="00D14FAA"/>
    <w:rsid w:val="00D16ECA"/>
    <w:rsid w:val="00D20DE6"/>
    <w:rsid w:val="00D21AD7"/>
    <w:rsid w:val="00D2244F"/>
    <w:rsid w:val="00D2650B"/>
    <w:rsid w:val="00D30490"/>
    <w:rsid w:val="00D322AA"/>
    <w:rsid w:val="00D32E7A"/>
    <w:rsid w:val="00D37AA7"/>
    <w:rsid w:val="00D409ED"/>
    <w:rsid w:val="00D40CD5"/>
    <w:rsid w:val="00D44270"/>
    <w:rsid w:val="00D4537E"/>
    <w:rsid w:val="00D46F86"/>
    <w:rsid w:val="00D47784"/>
    <w:rsid w:val="00D52FE6"/>
    <w:rsid w:val="00D546FE"/>
    <w:rsid w:val="00D578D2"/>
    <w:rsid w:val="00D626EF"/>
    <w:rsid w:val="00D6746E"/>
    <w:rsid w:val="00D67B14"/>
    <w:rsid w:val="00D7501F"/>
    <w:rsid w:val="00D80057"/>
    <w:rsid w:val="00D82E8B"/>
    <w:rsid w:val="00D83912"/>
    <w:rsid w:val="00D864CA"/>
    <w:rsid w:val="00D901C8"/>
    <w:rsid w:val="00D91538"/>
    <w:rsid w:val="00D9386E"/>
    <w:rsid w:val="00D93BB7"/>
    <w:rsid w:val="00DA59E7"/>
    <w:rsid w:val="00DB14AB"/>
    <w:rsid w:val="00DB354C"/>
    <w:rsid w:val="00DC0CFC"/>
    <w:rsid w:val="00DC2A0A"/>
    <w:rsid w:val="00DC61BB"/>
    <w:rsid w:val="00DD56B8"/>
    <w:rsid w:val="00DE306F"/>
    <w:rsid w:val="00DE4B30"/>
    <w:rsid w:val="00DF7DE9"/>
    <w:rsid w:val="00E001BE"/>
    <w:rsid w:val="00E04955"/>
    <w:rsid w:val="00E075C7"/>
    <w:rsid w:val="00E11EBB"/>
    <w:rsid w:val="00E12A49"/>
    <w:rsid w:val="00E13EA5"/>
    <w:rsid w:val="00E143D5"/>
    <w:rsid w:val="00E20495"/>
    <w:rsid w:val="00E21630"/>
    <w:rsid w:val="00E23297"/>
    <w:rsid w:val="00E32D37"/>
    <w:rsid w:val="00E444BD"/>
    <w:rsid w:val="00E50118"/>
    <w:rsid w:val="00E5174C"/>
    <w:rsid w:val="00E538D1"/>
    <w:rsid w:val="00E571BB"/>
    <w:rsid w:val="00E63632"/>
    <w:rsid w:val="00E700BC"/>
    <w:rsid w:val="00E71755"/>
    <w:rsid w:val="00E76D89"/>
    <w:rsid w:val="00E77F5C"/>
    <w:rsid w:val="00E825F0"/>
    <w:rsid w:val="00E857EB"/>
    <w:rsid w:val="00E85DB6"/>
    <w:rsid w:val="00E90251"/>
    <w:rsid w:val="00E933C9"/>
    <w:rsid w:val="00E93EFA"/>
    <w:rsid w:val="00E94847"/>
    <w:rsid w:val="00E95602"/>
    <w:rsid w:val="00EA165E"/>
    <w:rsid w:val="00EA2A4C"/>
    <w:rsid w:val="00EA4298"/>
    <w:rsid w:val="00EA7BC1"/>
    <w:rsid w:val="00EB1093"/>
    <w:rsid w:val="00EB5221"/>
    <w:rsid w:val="00EB5E69"/>
    <w:rsid w:val="00EB7D19"/>
    <w:rsid w:val="00EC1EBA"/>
    <w:rsid w:val="00EC1FF3"/>
    <w:rsid w:val="00EC3E9F"/>
    <w:rsid w:val="00ED1A7F"/>
    <w:rsid w:val="00ED59B6"/>
    <w:rsid w:val="00ED7424"/>
    <w:rsid w:val="00EE234B"/>
    <w:rsid w:val="00EE3E13"/>
    <w:rsid w:val="00EE5C9D"/>
    <w:rsid w:val="00EF0CB5"/>
    <w:rsid w:val="00F020F0"/>
    <w:rsid w:val="00F02736"/>
    <w:rsid w:val="00F05990"/>
    <w:rsid w:val="00F11AA4"/>
    <w:rsid w:val="00F12034"/>
    <w:rsid w:val="00F12FCD"/>
    <w:rsid w:val="00F148F3"/>
    <w:rsid w:val="00F16555"/>
    <w:rsid w:val="00F178AA"/>
    <w:rsid w:val="00F17D0F"/>
    <w:rsid w:val="00F21035"/>
    <w:rsid w:val="00F21C38"/>
    <w:rsid w:val="00F2257A"/>
    <w:rsid w:val="00F264C2"/>
    <w:rsid w:val="00F33C52"/>
    <w:rsid w:val="00F37BFA"/>
    <w:rsid w:val="00F40839"/>
    <w:rsid w:val="00F472D5"/>
    <w:rsid w:val="00F5190B"/>
    <w:rsid w:val="00F51957"/>
    <w:rsid w:val="00F53EED"/>
    <w:rsid w:val="00F54291"/>
    <w:rsid w:val="00F57073"/>
    <w:rsid w:val="00F61647"/>
    <w:rsid w:val="00F61C33"/>
    <w:rsid w:val="00F630A5"/>
    <w:rsid w:val="00F63DDE"/>
    <w:rsid w:val="00F659EC"/>
    <w:rsid w:val="00F6677F"/>
    <w:rsid w:val="00F80200"/>
    <w:rsid w:val="00F83133"/>
    <w:rsid w:val="00F841DB"/>
    <w:rsid w:val="00F91407"/>
    <w:rsid w:val="00F91672"/>
    <w:rsid w:val="00F92529"/>
    <w:rsid w:val="00F96C15"/>
    <w:rsid w:val="00F96E10"/>
    <w:rsid w:val="00FA0F44"/>
    <w:rsid w:val="00FA1674"/>
    <w:rsid w:val="00FA22C3"/>
    <w:rsid w:val="00FA2C6E"/>
    <w:rsid w:val="00FA4260"/>
    <w:rsid w:val="00FA4824"/>
    <w:rsid w:val="00FB05AA"/>
    <w:rsid w:val="00FB3E06"/>
    <w:rsid w:val="00FC19C8"/>
    <w:rsid w:val="00FC284A"/>
    <w:rsid w:val="00FC4259"/>
    <w:rsid w:val="00FC446E"/>
    <w:rsid w:val="00FD10A8"/>
    <w:rsid w:val="00FD2950"/>
    <w:rsid w:val="00FD4FBD"/>
    <w:rsid w:val="00FD534C"/>
    <w:rsid w:val="00FD5FEE"/>
    <w:rsid w:val="00FE0228"/>
    <w:rsid w:val="00FE0D81"/>
    <w:rsid w:val="00FE13D1"/>
    <w:rsid w:val="00FE1F2C"/>
    <w:rsid w:val="00FE229D"/>
    <w:rsid w:val="00FE252C"/>
    <w:rsid w:val="00FE2F2A"/>
    <w:rsid w:val="00FE3B3C"/>
    <w:rsid w:val="00FE527C"/>
    <w:rsid w:val="00FE5B29"/>
    <w:rsid w:val="00FE77FF"/>
    <w:rsid w:val="00FF2AC6"/>
    <w:rsid w:val="00FF3256"/>
    <w:rsid w:val="00FF5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A58B6"/>
  <w15:chartTrackingRefBased/>
  <w15:docId w15:val="{408C83D5-BAB9-B043-A7DC-F5F602389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30AE"/>
    <w:pPr>
      <w:spacing w:after="0" w:line="240" w:lineRule="auto"/>
    </w:pPr>
    <w:rPr>
      <w:rFonts w:ascii="宋体" w:eastAsia="宋体" w:hAnsi="宋体" w:cs="宋体"/>
      <w:kern w:val="0"/>
      <w:sz w:val="24"/>
      <w14:ligatures w14:val="none"/>
    </w:rPr>
  </w:style>
  <w:style w:type="paragraph" w:styleId="1">
    <w:name w:val="heading 1"/>
    <w:basedOn w:val="a"/>
    <w:next w:val="a"/>
    <w:link w:val="10"/>
    <w:uiPriority w:val="9"/>
    <w:qFormat/>
    <w:rsid w:val="002F0776"/>
    <w:pPr>
      <w:keepNext/>
      <w:keepLines/>
      <w:widowControl w:val="0"/>
      <w:spacing w:before="480" w:after="80" w:line="278" w:lineRule="auto"/>
      <w:outlineLvl w:val="0"/>
    </w:pPr>
    <w:rPr>
      <w:rFonts w:asciiTheme="majorHAnsi" w:eastAsiaTheme="majorEastAsia" w:hAnsiTheme="majorHAnsi" w:cstheme="majorBidi"/>
      <w:color w:val="0F4761" w:themeColor="accent1" w:themeShade="BF"/>
      <w:kern w:val="2"/>
      <w:sz w:val="48"/>
      <w:szCs w:val="48"/>
      <w14:ligatures w14:val="standardContextual"/>
    </w:rPr>
  </w:style>
  <w:style w:type="paragraph" w:styleId="2">
    <w:name w:val="heading 2"/>
    <w:basedOn w:val="a"/>
    <w:next w:val="a"/>
    <w:link w:val="20"/>
    <w:uiPriority w:val="9"/>
    <w:semiHidden/>
    <w:unhideWhenUsed/>
    <w:qFormat/>
    <w:rsid w:val="002F0776"/>
    <w:pPr>
      <w:keepNext/>
      <w:keepLines/>
      <w:widowControl w:val="0"/>
      <w:spacing w:before="160" w:after="80" w:line="278" w:lineRule="auto"/>
      <w:outlineLvl w:val="1"/>
    </w:pPr>
    <w:rPr>
      <w:rFonts w:asciiTheme="majorHAnsi" w:eastAsiaTheme="majorEastAsia" w:hAnsiTheme="majorHAnsi" w:cstheme="majorBidi"/>
      <w:color w:val="0F4761" w:themeColor="accent1" w:themeShade="BF"/>
      <w:kern w:val="2"/>
      <w:sz w:val="40"/>
      <w:szCs w:val="40"/>
      <w14:ligatures w14:val="standardContextual"/>
    </w:rPr>
  </w:style>
  <w:style w:type="paragraph" w:styleId="3">
    <w:name w:val="heading 3"/>
    <w:basedOn w:val="a"/>
    <w:next w:val="a"/>
    <w:link w:val="30"/>
    <w:uiPriority w:val="9"/>
    <w:unhideWhenUsed/>
    <w:qFormat/>
    <w:rsid w:val="002F0776"/>
    <w:pPr>
      <w:keepNext/>
      <w:keepLines/>
      <w:widowControl w:val="0"/>
      <w:spacing w:before="160" w:after="80" w:line="278" w:lineRule="auto"/>
      <w:outlineLvl w:val="2"/>
    </w:pPr>
    <w:rPr>
      <w:rFonts w:asciiTheme="majorHAnsi" w:eastAsiaTheme="majorEastAsia" w:hAnsiTheme="majorHAnsi" w:cstheme="majorBidi"/>
      <w:color w:val="0F4761" w:themeColor="accent1" w:themeShade="BF"/>
      <w:kern w:val="2"/>
      <w:sz w:val="32"/>
      <w:szCs w:val="32"/>
      <w14:ligatures w14:val="standardContextual"/>
    </w:rPr>
  </w:style>
  <w:style w:type="paragraph" w:styleId="4">
    <w:name w:val="heading 4"/>
    <w:basedOn w:val="a"/>
    <w:next w:val="a"/>
    <w:link w:val="40"/>
    <w:uiPriority w:val="9"/>
    <w:semiHidden/>
    <w:unhideWhenUsed/>
    <w:qFormat/>
    <w:rsid w:val="002F0776"/>
    <w:pPr>
      <w:keepNext/>
      <w:keepLines/>
      <w:widowControl w:val="0"/>
      <w:spacing w:before="80" w:after="40" w:line="278" w:lineRule="auto"/>
      <w:outlineLvl w:val="3"/>
    </w:pPr>
    <w:rPr>
      <w:rFonts w:asciiTheme="minorHAnsi" w:eastAsiaTheme="minorEastAsia" w:hAnsiTheme="minorHAnsi" w:cstheme="majorBidi"/>
      <w:color w:val="0F4761" w:themeColor="accent1" w:themeShade="BF"/>
      <w:kern w:val="2"/>
      <w:sz w:val="28"/>
      <w:szCs w:val="28"/>
      <w14:ligatures w14:val="standardContextual"/>
    </w:rPr>
  </w:style>
  <w:style w:type="paragraph" w:styleId="5">
    <w:name w:val="heading 5"/>
    <w:basedOn w:val="a"/>
    <w:next w:val="a"/>
    <w:link w:val="50"/>
    <w:uiPriority w:val="9"/>
    <w:semiHidden/>
    <w:unhideWhenUsed/>
    <w:qFormat/>
    <w:rsid w:val="002F0776"/>
    <w:pPr>
      <w:keepNext/>
      <w:keepLines/>
      <w:widowControl w:val="0"/>
      <w:spacing w:before="80" w:after="40" w:line="278" w:lineRule="auto"/>
      <w:outlineLvl w:val="4"/>
    </w:pPr>
    <w:rPr>
      <w:rFonts w:asciiTheme="minorHAnsi" w:eastAsiaTheme="minorEastAsia" w:hAnsiTheme="minorHAnsi" w:cstheme="majorBidi"/>
      <w:color w:val="0F4761" w:themeColor="accent1" w:themeShade="BF"/>
      <w:kern w:val="2"/>
      <w14:ligatures w14:val="standardContextual"/>
    </w:rPr>
  </w:style>
  <w:style w:type="paragraph" w:styleId="6">
    <w:name w:val="heading 6"/>
    <w:basedOn w:val="a"/>
    <w:next w:val="a"/>
    <w:link w:val="60"/>
    <w:uiPriority w:val="9"/>
    <w:semiHidden/>
    <w:unhideWhenUsed/>
    <w:qFormat/>
    <w:rsid w:val="002F0776"/>
    <w:pPr>
      <w:keepNext/>
      <w:keepLines/>
      <w:widowControl w:val="0"/>
      <w:spacing w:before="40" w:line="278" w:lineRule="auto"/>
      <w:outlineLvl w:val="5"/>
    </w:pPr>
    <w:rPr>
      <w:rFonts w:asciiTheme="minorHAnsi" w:eastAsiaTheme="minorEastAsia" w:hAnsiTheme="minorHAnsi" w:cstheme="majorBidi"/>
      <w:b/>
      <w:bCs/>
      <w:color w:val="0F4761" w:themeColor="accent1" w:themeShade="BF"/>
      <w:kern w:val="2"/>
      <w:sz w:val="22"/>
      <w14:ligatures w14:val="standardContextual"/>
    </w:rPr>
  </w:style>
  <w:style w:type="paragraph" w:styleId="7">
    <w:name w:val="heading 7"/>
    <w:basedOn w:val="a"/>
    <w:next w:val="a"/>
    <w:link w:val="70"/>
    <w:uiPriority w:val="9"/>
    <w:semiHidden/>
    <w:unhideWhenUsed/>
    <w:qFormat/>
    <w:rsid w:val="002F0776"/>
    <w:pPr>
      <w:keepNext/>
      <w:keepLines/>
      <w:widowControl w:val="0"/>
      <w:spacing w:before="40" w:line="278" w:lineRule="auto"/>
      <w:outlineLvl w:val="6"/>
    </w:pPr>
    <w:rPr>
      <w:rFonts w:asciiTheme="minorHAnsi" w:eastAsiaTheme="minorEastAsia" w:hAnsiTheme="minorHAnsi" w:cstheme="majorBidi"/>
      <w:b/>
      <w:bCs/>
      <w:color w:val="595959" w:themeColor="text1" w:themeTint="A6"/>
      <w:kern w:val="2"/>
      <w:sz w:val="22"/>
      <w14:ligatures w14:val="standardContextual"/>
    </w:rPr>
  </w:style>
  <w:style w:type="paragraph" w:styleId="8">
    <w:name w:val="heading 8"/>
    <w:basedOn w:val="a"/>
    <w:next w:val="a"/>
    <w:link w:val="80"/>
    <w:uiPriority w:val="9"/>
    <w:semiHidden/>
    <w:unhideWhenUsed/>
    <w:qFormat/>
    <w:rsid w:val="002F0776"/>
    <w:pPr>
      <w:keepNext/>
      <w:keepLines/>
      <w:widowControl w:val="0"/>
      <w:spacing w:line="278" w:lineRule="auto"/>
      <w:outlineLvl w:val="7"/>
    </w:pPr>
    <w:rPr>
      <w:rFonts w:asciiTheme="minorHAnsi" w:eastAsiaTheme="minorEastAsia" w:hAnsiTheme="minorHAnsi" w:cstheme="majorBidi"/>
      <w:color w:val="595959" w:themeColor="text1" w:themeTint="A6"/>
      <w:kern w:val="2"/>
      <w:sz w:val="22"/>
      <w14:ligatures w14:val="standardContextual"/>
    </w:rPr>
  </w:style>
  <w:style w:type="paragraph" w:styleId="9">
    <w:name w:val="heading 9"/>
    <w:basedOn w:val="a"/>
    <w:next w:val="a"/>
    <w:link w:val="90"/>
    <w:uiPriority w:val="9"/>
    <w:semiHidden/>
    <w:unhideWhenUsed/>
    <w:qFormat/>
    <w:rsid w:val="002F0776"/>
    <w:pPr>
      <w:keepNext/>
      <w:keepLines/>
      <w:widowControl w:val="0"/>
      <w:spacing w:line="278" w:lineRule="auto"/>
      <w:outlineLvl w:val="8"/>
    </w:pPr>
    <w:rPr>
      <w:rFonts w:asciiTheme="minorHAnsi" w:eastAsiaTheme="majorEastAsia" w:hAnsiTheme="minorHAnsi" w:cstheme="majorBidi"/>
      <w:color w:val="595959" w:themeColor="text1" w:themeTint="A6"/>
      <w:kern w:val="2"/>
      <w:sz w:val="2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077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F077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2F077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F0776"/>
    <w:rPr>
      <w:rFonts w:cstheme="majorBidi"/>
      <w:color w:val="0F4761" w:themeColor="accent1" w:themeShade="BF"/>
      <w:sz w:val="28"/>
      <w:szCs w:val="28"/>
    </w:rPr>
  </w:style>
  <w:style w:type="character" w:customStyle="1" w:styleId="50">
    <w:name w:val="标题 5 字符"/>
    <w:basedOn w:val="a0"/>
    <w:link w:val="5"/>
    <w:uiPriority w:val="9"/>
    <w:semiHidden/>
    <w:rsid w:val="002F0776"/>
    <w:rPr>
      <w:rFonts w:cstheme="majorBidi"/>
      <w:color w:val="0F4761" w:themeColor="accent1" w:themeShade="BF"/>
      <w:sz w:val="24"/>
    </w:rPr>
  </w:style>
  <w:style w:type="character" w:customStyle="1" w:styleId="60">
    <w:name w:val="标题 6 字符"/>
    <w:basedOn w:val="a0"/>
    <w:link w:val="6"/>
    <w:uiPriority w:val="9"/>
    <w:semiHidden/>
    <w:rsid w:val="002F0776"/>
    <w:rPr>
      <w:rFonts w:cstheme="majorBidi"/>
      <w:b/>
      <w:bCs/>
      <w:color w:val="0F4761" w:themeColor="accent1" w:themeShade="BF"/>
    </w:rPr>
  </w:style>
  <w:style w:type="character" w:customStyle="1" w:styleId="70">
    <w:name w:val="标题 7 字符"/>
    <w:basedOn w:val="a0"/>
    <w:link w:val="7"/>
    <w:uiPriority w:val="9"/>
    <w:semiHidden/>
    <w:rsid w:val="002F0776"/>
    <w:rPr>
      <w:rFonts w:cstheme="majorBidi"/>
      <w:b/>
      <w:bCs/>
      <w:color w:val="595959" w:themeColor="text1" w:themeTint="A6"/>
    </w:rPr>
  </w:style>
  <w:style w:type="character" w:customStyle="1" w:styleId="80">
    <w:name w:val="标题 8 字符"/>
    <w:basedOn w:val="a0"/>
    <w:link w:val="8"/>
    <w:uiPriority w:val="9"/>
    <w:semiHidden/>
    <w:rsid w:val="002F0776"/>
    <w:rPr>
      <w:rFonts w:cstheme="majorBidi"/>
      <w:color w:val="595959" w:themeColor="text1" w:themeTint="A6"/>
    </w:rPr>
  </w:style>
  <w:style w:type="character" w:customStyle="1" w:styleId="90">
    <w:name w:val="标题 9 字符"/>
    <w:basedOn w:val="a0"/>
    <w:link w:val="9"/>
    <w:uiPriority w:val="9"/>
    <w:semiHidden/>
    <w:rsid w:val="002F0776"/>
    <w:rPr>
      <w:rFonts w:eastAsiaTheme="majorEastAsia" w:cstheme="majorBidi"/>
      <w:color w:val="595959" w:themeColor="text1" w:themeTint="A6"/>
    </w:rPr>
  </w:style>
  <w:style w:type="paragraph" w:styleId="a3">
    <w:name w:val="Title"/>
    <w:basedOn w:val="a"/>
    <w:next w:val="a"/>
    <w:link w:val="a4"/>
    <w:uiPriority w:val="10"/>
    <w:qFormat/>
    <w:rsid w:val="002F0776"/>
    <w:pPr>
      <w:widowControl w:val="0"/>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a4">
    <w:name w:val="标题 字符"/>
    <w:basedOn w:val="a0"/>
    <w:link w:val="a3"/>
    <w:uiPriority w:val="10"/>
    <w:rsid w:val="002F077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F0776"/>
    <w:pPr>
      <w:widowControl w:val="0"/>
      <w:numPr>
        <w:ilvl w:val="1"/>
      </w:numPr>
      <w:spacing w:after="160" w:line="278" w:lineRule="auto"/>
      <w:jc w:val="center"/>
    </w:pPr>
    <w:rPr>
      <w:rFonts w:asciiTheme="majorHAnsi" w:eastAsiaTheme="majorEastAsia" w:hAnsiTheme="majorHAnsi" w:cstheme="majorBidi"/>
      <w:color w:val="595959" w:themeColor="text1" w:themeTint="A6"/>
      <w:spacing w:val="15"/>
      <w:kern w:val="2"/>
      <w:sz w:val="28"/>
      <w:szCs w:val="28"/>
      <w14:ligatures w14:val="standardContextual"/>
    </w:rPr>
  </w:style>
  <w:style w:type="character" w:customStyle="1" w:styleId="a6">
    <w:name w:val="副标题 字符"/>
    <w:basedOn w:val="a0"/>
    <w:link w:val="a5"/>
    <w:uiPriority w:val="11"/>
    <w:rsid w:val="002F077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F0776"/>
    <w:pPr>
      <w:widowControl w:val="0"/>
      <w:spacing w:before="160" w:after="160" w:line="278" w:lineRule="auto"/>
      <w:jc w:val="center"/>
    </w:pPr>
    <w:rPr>
      <w:rFonts w:asciiTheme="minorHAnsi" w:eastAsiaTheme="minorEastAsia" w:hAnsiTheme="minorHAnsi" w:cstheme="minorBidi"/>
      <w:i/>
      <w:iCs/>
      <w:color w:val="404040" w:themeColor="text1" w:themeTint="BF"/>
      <w:kern w:val="2"/>
      <w:sz w:val="22"/>
      <w14:ligatures w14:val="standardContextual"/>
    </w:rPr>
  </w:style>
  <w:style w:type="character" w:customStyle="1" w:styleId="a8">
    <w:name w:val="引用 字符"/>
    <w:basedOn w:val="a0"/>
    <w:link w:val="a7"/>
    <w:uiPriority w:val="29"/>
    <w:rsid w:val="002F0776"/>
    <w:rPr>
      <w:i/>
      <w:iCs/>
      <w:color w:val="404040" w:themeColor="text1" w:themeTint="BF"/>
    </w:rPr>
  </w:style>
  <w:style w:type="paragraph" w:styleId="a9">
    <w:name w:val="List Paragraph"/>
    <w:basedOn w:val="a"/>
    <w:uiPriority w:val="34"/>
    <w:qFormat/>
    <w:rsid w:val="002F0776"/>
    <w:pPr>
      <w:widowControl w:val="0"/>
      <w:spacing w:after="160" w:line="278" w:lineRule="auto"/>
      <w:ind w:left="720"/>
      <w:contextualSpacing/>
    </w:pPr>
    <w:rPr>
      <w:rFonts w:asciiTheme="minorHAnsi" w:eastAsiaTheme="minorEastAsia" w:hAnsiTheme="minorHAnsi" w:cstheme="minorBidi"/>
      <w:kern w:val="2"/>
      <w:sz w:val="22"/>
      <w14:ligatures w14:val="standardContextual"/>
    </w:rPr>
  </w:style>
  <w:style w:type="character" w:styleId="aa">
    <w:name w:val="Intense Emphasis"/>
    <w:basedOn w:val="a0"/>
    <w:uiPriority w:val="21"/>
    <w:qFormat/>
    <w:rsid w:val="002F0776"/>
    <w:rPr>
      <w:i/>
      <w:iCs/>
      <w:color w:val="0F4761" w:themeColor="accent1" w:themeShade="BF"/>
    </w:rPr>
  </w:style>
  <w:style w:type="paragraph" w:styleId="ab">
    <w:name w:val="Intense Quote"/>
    <w:basedOn w:val="a"/>
    <w:next w:val="a"/>
    <w:link w:val="ac"/>
    <w:uiPriority w:val="30"/>
    <w:qFormat/>
    <w:rsid w:val="002F0776"/>
    <w:pPr>
      <w:widowControl w:val="0"/>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sz w:val="22"/>
      <w14:ligatures w14:val="standardContextual"/>
    </w:rPr>
  </w:style>
  <w:style w:type="character" w:customStyle="1" w:styleId="ac">
    <w:name w:val="明显引用 字符"/>
    <w:basedOn w:val="a0"/>
    <w:link w:val="ab"/>
    <w:uiPriority w:val="30"/>
    <w:rsid w:val="002F0776"/>
    <w:rPr>
      <w:i/>
      <w:iCs/>
      <w:color w:val="0F4761" w:themeColor="accent1" w:themeShade="BF"/>
    </w:rPr>
  </w:style>
  <w:style w:type="character" w:styleId="ad">
    <w:name w:val="Intense Reference"/>
    <w:basedOn w:val="a0"/>
    <w:uiPriority w:val="32"/>
    <w:qFormat/>
    <w:rsid w:val="002F0776"/>
    <w:rPr>
      <w:b/>
      <w:bCs/>
      <w:smallCaps/>
      <w:color w:val="0F4761" w:themeColor="accent1" w:themeShade="BF"/>
      <w:spacing w:val="5"/>
    </w:rPr>
  </w:style>
  <w:style w:type="paragraph" w:styleId="ae">
    <w:name w:val="Revision"/>
    <w:hidden/>
    <w:uiPriority w:val="99"/>
    <w:semiHidden/>
    <w:rsid w:val="002F0776"/>
    <w:pPr>
      <w:spacing w:after="0" w:line="240" w:lineRule="auto"/>
    </w:pPr>
  </w:style>
  <w:style w:type="character" w:styleId="af">
    <w:name w:val="annotation reference"/>
    <w:basedOn w:val="a0"/>
    <w:uiPriority w:val="99"/>
    <w:semiHidden/>
    <w:unhideWhenUsed/>
    <w:rsid w:val="002F0776"/>
    <w:rPr>
      <w:sz w:val="21"/>
      <w:szCs w:val="21"/>
    </w:rPr>
  </w:style>
  <w:style w:type="paragraph" w:styleId="af0">
    <w:name w:val="annotation text"/>
    <w:basedOn w:val="a"/>
    <w:link w:val="af1"/>
    <w:uiPriority w:val="99"/>
    <w:semiHidden/>
    <w:unhideWhenUsed/>
    <w:rsid w:val="002F0776"/>
    <w:rPr>
      <w:rFonts w:asciiTheme="minorHAnsi" w:eastAsiaTheme="minorEastAsia" w:hAnsiTheme="minorHAnsi" w:cstheme="minorBidi"/>
      <w:kern w:val="2"/>
      <w14:ligatures w14:val="standardContextual"/>
    </w:rPr>
  </w:style>
  <w:style w:type="character" w:customStyle="1" w:styleId="af1">
    <w:name w:val="批注文字 字符"/>
    <w:basedOn w:val="a0"/>
    <w:link w:val="af0"/>
    <w:uiPriority w:val="99"/>
    <w:semiHidden/>
    <w:rsid w:val="002F0776"/>
    <w:rPr>
      <w:sz w:val="24"/>
    </w:rPr>
  </w:style>
  <w:style w:type="paragraph" w:styleId="af2">
    <w:name w:val="Normal (Web)"/>
    <w:basedOn w:val="a"/>
    <w:uiPriority w:val="99"/>
    <w:unhideWhenUsed/>
    <w:rsid w:val="002F0776"/>
    <w:pPr>
      <w:spacing w:before="100" w:beforeAutospacing="1" w:after="100" w:afterAutospacing="1"/>
    </w:pPr>
    <w:rPr>
      <w:rFonts w:ascii="Times New Roman" w:eastAsia="Times New Roman" w:hAnsi="Times New Roman" w:cs="Times New Roman"/>
    </w:rPr>
  </w:style>
  <w:style w:type="paragraph" w:styleId="HTML">
    <w:name w:val="HTML Preformatted"/>
    <w:basedOn w:val="a"/>
    <w:link w:val="HTML0"/>
    <w:uiPriority w:val="99"/>
    <w:semiHidden/>
    <w:unhideWhenUsed/>
    <w:rsid w:val="00E7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E77F5C"/>
    <w:rPr>
      <w:rFonts w:ascii="宋体" w:eastAsia="宋体" w:hAnsi="宋体" w:cs="宋体"/>
      <w:kern w:val="0"/>
      <w:sz w:val="24"/>
      <w14:ligatures w14:val="none"/>
    </w:rPr>
  </w:style>
  <w:style w:type="character" w:customStyle="1" w:styleId="y2iqfc">
    <w:name w:val="y2iqfc"/>
    <w:basedOn w:val="a0"/>
    <w:rsid w:val="00E77F5C"/>
  </w:style>
  <w:style w:type="character" w:styleId="af3">
    <w:name w:val="Placeholder Text"/>
    <w:basedOn w:val="a0"/>
    <w:uiPriority w:val="99"/>
    <w:semiHidden/>
    <w:rsid w:val="00370F7B"/>
    <w:rPr>
      <w:color w:val="666666"/>
    </w:rPr>
  </w:style>
  <w:style w:type="character" w:customStyle="1" w:styleId="apple-converted-space">
    <w:name w:val="apple-converted-space"/>
    <w:basedOn w:val="a0"/>
    <w:rsid w:val="000433B4"/>
  </w:style>
  <w:style w:type="paragraph" w:styleId="af4">
    <w:name w:val="annotation subject"/>
    <w:basedOn w:val="af0"/>
    <w:next w:val="af0"/>
    <w:link w:val="af5"/>
    <w:uiPriority w:val="99"/>
    <w:semiHidden/>
    <w:unhideWhenUsed/>
    <w:rsid w:val="00AE7B6A"/>
    <w:pPr>
      <w:widowControl w:val="0"/>
      <w:spacing w:after="160" w:line="278" w:lineRule="auto"/>
    </w:pPr>
    <w:rPr>
      <w:b/>
      <w:bCs/>
      <w:sz w:val="22"/>
    </w:rPr>
  </w:style>
  <w:style w:type="character" w:customStyle="1" w:styleId="af5">
    <w:name w:val="批注主题 字符"/>
    <w:basedOn w:val="af1"/>
    <w:link w:val="af4"/>
    <w:uiPriority w:val="99"/>
    <w:semiHidden/>
    <w:rsid w:val="00AE7B6A"/>
    <w:rPr>
      <w:b/>
      <w:bCs/>
      <w:sz w:val="24"/>
    </w:rPr>
  </w:style>
  <w:style w:type="paragraph" w:styleId="af6">
    <w:name w:val="header"/>
    <w:basedOn w:val="a"/>
    <w:link w:val="af7"/>
    <w:uiPriority w:val="99"/>
    <w:unhideWhenUsed/>
    <w:rsid w:val="00A70EFD"/>
    <w:pPr>
      <w:tabs>
        <w:tab w:val="center" w:pos="4536"/>
        <w:tab w:val="right" w:pos="9072"/>
      </w:tabs>
    </w:pPr>
  </w:style>
  <w:style w:type="character" w:customStyle="1" w:styleId="af7">
    <w:name w:val="页眉 字符"/>
    <w:basedOn w:val="a0"/>
    <w:link w:val="af6"/>
    <w:uiPriority w:val="99"/>
    <w:rsid w:val="00A70EFD"/>
    <w:rPr>
      <w:rFonts w:ascii="宋体" w:eastAsia="宋体" w:hAnsi="宋体" w:cs="宋体"/>
      <w:kern w:val="0"/>
      <w:sz w:val="24"/>
      <w14:ligatures w14:val="none"/>
    </w:rPr>
  </w:style>
  <w:style w:type="paragraph" w:styleId="af8">
    <w:name w:val="footer"/>
    <w:basedOn w:val="a"/>
    <w:link w:val="af9"/>
    <w:uiPriority w:val="99"/>
    <w:unhideWhenUsed/>
    <w:rsid w:val="00A70EFD"/>
    <w:pPr>
      <w:tabs>
        <w:tab w:val="center" w:pos="4536"/>
        <w:tab w:val="right" w:pos="9072"/>
      </w:tabs>
    </w:pPr>
  </w:style>
  <w:style w:type="character" w:customStyle="1" w:styleId="af9">
    <w:name w:val="页脚 字符"/>
    <w:basedOn w:val="a0"/>
    <w:link w:val="af8"/>
    <w:uiPriority w:val="99"/>
    <w:rsid w:val="00A70EFD"/>
    <w:rPr>
      <w:rFonts w:ascii="宋体" w:eastAsia="宋体" w:hAnsi="宋体" w:cs="宋体"/>
      <w:kern w:val="0"/>
      <w:sz w:val="24"/>
      <w14:ligatures w14:val="none"/>
    </w:rPr>
  </w:style>
  <w:style w:type="character" w:styleId="afa">
    <w:name w:val="page number"/>
    <w:basedOn w:val="a0"/>
    <w:uiPriority w:val="99"/>
    <w:semiHidden/>
    <w:unhideWhenUsed/>
    <w:rsid w:val="00A70EFD"/>
  </w:style>
  <w:style w:type="paragraph" w:styleId="afb">
    <w:name w:val="Balloon Text"/>
    <w:basedOn w:val="a"/>
    <w:link w:val="afc"/>
    <w:uiPriority w:val="99"/>
    <w:semiHidden/>
    <w:unhideWhenUsed/>
    <w:rsid w:val="00E76D89"/>
    <w:rPr>
      <w:rFonts w:ascii="Segoe UI" w:hAnsi="Segoe UI" w:cs="Segoe UI"/>
      <w:sz w:val="18"/>
      <w:szCs w:val="18"/>
    </w:rPr>
  </w:style>
  <w:style w:type="character" w:customStyle="1" w:styleId="afc">
    <w:name w:val="批注框文本 字符"/>
    <w:basedOn w:val="a0"/>
    <w:link w:val="afb"/>
    <w:uiPriority w:val="99"/>
    <w:semiHidden/>
    <w:rsid w:val="00E76D89"/>
    <w:rPr>
      <w:rFonts w:ascii="Segoe UI" w:eastAsia="宋体" w:hAnsi="Segoe UI" w:cs="Segoe UI"/>
      <w:kern w:val="0"/>
      <w:sz w:val="18"/>
      <w:szCs w:val="18"/>
      <w14:ligatures w14:val="none"/>
    </w:rPr>
  </w:style>
  <w:style w:type="character" w:styleId="afd">
    <w:name w:val="Hyperlink"/>
    <w:basedOn w:val="a0"/>
    <w:uiPriority w:val="99"/>
    <w:unhideWhenUsed/>
    <w:rsid w:val="00F51957"/>
    <w:rPr>
      <w:color w:val="467886" w:themeColor="hyperlink"/>
      <w:u w:val="single"/>
    </w:rPr>
  </w:style>
  <w:style w:type="character" w:customStyle="1" w:styleId="11">
    <w:name w:val="未处理的提及1"/>
    <w:basedOn w:val="a0"/>
    <w:uiPriority w:val="99"/>
    <w:semiHidden/>
    <w:unhideWhenUsed/>
    <w:rsid w:val="00F51957"/>
    <w:rPr>
      <w:color w:val="605E5C"/>
      <w:shd w:val="clear" w:color="auto" w:fill="E1DFDD"/>
    </w:rPr>
  </w:style>
  <w:style w:type="character" w:styleId="afe">
    <w:name w:val="FollowedHyperlink"/>
    <w:basedOn w:val="a0"/>
    <w:uiPriority w:val="99"/>
    <w:semiHidden/>
    <w:unhideWhenUsed/>
    <w:rsid w:val="00205E36"/>
    <w:rPr>
      <w:color w:val="96607D" w:themeColor="followedHyperlink"/>
      <w:u w:val="single"/>
    </w:rPr>
  </w:style>
  <w:style w:type="character" w:customStyle="1" w:styleId="NichtaufgelsteErwhnung1">
    <w:name w:val="Nicht aufgelöste Erwähnung1"/>
    <w:basedOn w:val="a0"/>
    <w:uiPriority w:val="99"/>
    <w:semiHidden/>
    <w:unhideWhenUsed/>
    <w:rsid w:val="00E825F0"/>
    <w:rPr>
      <w:color w:val="605E5C"/>
      <w:shd w:val="clear" w:color="auto" w:fill="E1DFDD"/>
    </w:rPr>
  </w:style>
  <w:style w:type="character" w:styleId="aff">
    <w:name w:val="Unresolved Mention"/>
    <w:basedOn w:val="a0"/>
    <w:uiPriority w:val="99"/>
    <w:semiHidden/>
    <w:unhideWhenUsed/>
    <w:rsid w:val="00784B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70146">
      <w:bodyDiv w:val="1"/>
      <w:marLeft w:val="0"/>
      <w:marRight w:val="0"/>
      <w:marTop w:val="0"/>
      <w:marBottom w:val="0"/>
      <w:divBdr>
        <w:top w:val="none" w:sz="0" w:space="0" w:color="auto"/>
        <w:left w:val="none" w:sz="0" w:space="0" w:color="auto"/>
        <w:bottom w:val="none" w:sz="0" w:space="0" w:color="auto"/>
        <w:right w:val="none" w:sz="0" w:space="0" w:color="auto"/>
      </w:divBdr>
      <w:divsChild>
        <w:div w:id="1854757087">
          <w:marLeft w:val="0"/>
          <w:marRight w:val="0"/>
          <w:marTop w:val="0"/>
          <w:marBottom w:val="0"/>
          <w:divBdr>
            <w:top w:val="none" w:sz="0" w:space="0" w:color="auto"/>
            <w:left w:val="none" w:sz="0" w:space="0" w:color="auto"/>
            <w:bottom w:val="none" w:sz="0" w:space="0" w:color="auto"/>
            <w:right w:val="none" w:sz="0" w:space="0" w:color="auto"/>
          </w:divBdr>
          <w:divsChild>
            <w:div w:id="190656101">
              <w:marLeft w:val="0"/>
              <w:marRight w:val="0"/>
              <w:marTop w:val="0"/>
              <w:marBottom w:val="0"/>
              <w:divBdr>
                <w:top w:val="none" w:sz="0" w:space="0" w:color="auto"/>
                <w:left w:val="none" w:sz="0" w:space="0" w:color="auto"/>
                <w:bottom w:val="none" w:sz="0" w:space="0" w:color="auto"/>
                <w:right w:val="none" w:sz="0" w:space="0" w:color="auto"/>
              </w:divBdr>
              <w:divsChild>
                <w:div w:id="2787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118">
      <w:bodyDiv w:val="1"/>
      <w:marLeft w:val="0"/>
      <w:marRight w:val="0"/>
      <w:marTop w:val="0"/>
      <w:marBottom w:val="0"/>
      <w:divBdr>
        <w:top w:val="none" w:sz="0" w:space="0" w:color="auto"/>
        <w:left w:val="none" w:sz="0" w:space="0" w:color="auto"/>
        <w:bottom w:val="none" w:sz="0" w:space="0" w:color="auto"/>
        <w:right w:val="none" w:sz="0" w:space="0" w:color="auto"/>
      </w:divBdr>
      <w:divsChild>
        <w:div w:id="1553735993">
          <w:marLeft w:val="640"/>
          <w:marRight w:val="0"/>
          <w:marTop w:val="0"/>
          <w:marBottom w:val="0"/>
          <w:divBdr>
            <w:top w:val="none" w:sz="0" w:space="0" w:color="auto"/>
            <w:left w:val="none" w:sz="0" w:space="0" w:color="auto"/>
            <w:bottom w:val="none" w:sz="0" w:space="0" w:color="auto"/>
            <w:right w:val="none" w:sz="0" w:space="0" w:color="auto"/>
          </w:divBdr>
        </w:div>
        <w:div w:id="541330429">
          <w:marLeft w:val="640"/>
          <w:marRight w:val="0"/>
          <w:marTop w:val="0"/>
          <w:marBottom w:val="0"/>
          <w:divBdr>
            <w:top w:val="none" w:sz="0" w:space="0" w:color="auto"/>
            <w:left w:val="none" w:sz="0" w:space="0" w:color="auto"/>
            <w:bottom w:val="none" w:sz="0" w:space="0" w:color="auto"/>
            <w:right w:val="none" w:sz="0" w:space="0" w:color="auto"/>
          </w:divBdr>
        </w:div>
        <w:div w:id="1639147722">
          <w:marLeft w:val="640"/>
          <w:marRight w:val="0"/>
          <w:marTop w:val="0"/>
          <w:marBottom w:val="0"/>
          <w:divBdr>
            <w:top w:val="none" w:sz="0" w:space="0" w:color="auto"/>
            <w:left w:val="none" w:sz="0" w:space="0" w:color="auto"/>
            <w:bottom w:val="none" w:sz="0" w:space="0" w:color="auto"/>
            <w:right w:val="none" w:sz="0" w:space="0" w:color="auto"/>
          </w:divBdr>
        </w:div>
        <w:div w:id="2072651270">
          <w:marLeft w:val="640"/>
          <w:marRight w:val="0"/>
          <w:marTop w:val="0"/>
          <w:marBottom w:val="0"/>
          <w:divBdr>
            <w:top w:val="none" w:sz="0" w:space="0" w:color="auto"/>
            <w:left w:val="none" w:sz="0" w:space="0" w:color="auto"/>
            <w:bottom w:val="none" w:sz="0" w:space="0" w:color="auto"/>
            <w:right w:val="none" w:sz="0" w:space="0" w:color="auto"/>
          </w:divBdr>
        </w:div>
        <w:div w:id="99450099">
          <w:marLeft w:val="640"/>
          <w:marRight w:val="0"/>
          <w:marTop w:val="0"/>
          <w:marBottom w:val="0"/>
          <w:divBdr>
            <w:top w:val="none" w:sz="0" w:space="0" w:color="auto"/>
            <w:left w:val="none" w:sz="0" w:space="0" w:color="auto"/>
            <w:bottom w:val="none" w:sz="0" w:space="0" w:color="auto"/>
            <w:right w:val="none" w:sz="0" w:space="0" w:color="auto"/>
          </w:divBdr>
        </w:div>
        <w:div w:id="314722088">
          <w:marLeft w:val="640"/>
          <w:marRight w:val="0"/>
          <w:marTop w:val="0"/>
          <w:marBottom w:val="0"/>
          <w:divBdr>
            <w:top w:val="none" w:sz="0" w:space="0" w:color="auto"/>
            <w:left w:val="none" w:sz="0" w:space="0" w:color="auto"/>
            <w:bottom w:val="none" w:sz="0" w:space="0" w:color="auto"/>
            <w:right w:val="none" w:sz="0" w:space="0" w:color="auto"/>
          </w:divBdr>
        </w:div>
        <w:div w:id="731346300">
          <w:marLeft w:val="640"/>
          <w:marRight w:val="0"/>
          <w:marTop w:val="0"/>
          <w:marBottom w:val="0"/>
          <w:divBdr>
            <w:top w:val="none" w:sz="0" w:space="0" w:color="auto"/>
            <w:left w:val="none" w:sz="0" w:space="0" w:color="auto"/>
            <w:bottom w:val="none" w:sz="0" w:space="0" w:color="auto"/>
            <w:right w:val="none" w:sz="0" w:space="0" w:color="auto"/>
          </w:divBdr>
        </w:div>
        <w:div w:id="462966001">
          <w:marLeft w:val="640"/>
          <w:marRight w:val="0"/>
          <w:marTop w:val="0"/>
          <w:marBottom w:val="0"/>
          <w:divBdr>
            <w:top w:val="none" w:sz="0" w:space="0" w:color="auto"/>
            <w:left w:val="none" w:sz="0" w:space="0" w:color="auto"/>
            <w:bottom w:val="none" w:sz="0" w:space="0" w:color="auto"/>
            <w:right w:val="none" w:sz="0" w:space="0" w:color="auto"/>
          </w:divBdr>
        </w:div>
        <w:div w:id="2122140082">
          <w:marLeft w:val="640"/>
          <w:marRight w:val="0"/>
          <w:marTop w:val="0"/>
          <w:marBottom w:val="0"/>
          <w:divBdr>
            <w:top w:val="none" w:sz="0" w:space="0" w:color="auto"/>
            <w:left w:val="none" w:sz="0" w:space="0" w:color="auto"/>
            <w:bottom w:val="none" w:sz="0" w:space="0" w:color="auto"/>
            <w:right w:val="none" w:sz="0" w:space="0" w:color="auto"/>
          </w:divBdr>
        </w:div>
        <w:div w:id="733813367">
          <w:marLeft w:val="640"/>
          <w:marRight w:val="0"/>
          <w:marTop w:val="0"/>
          <w:marBottom w:val="0"/>
          <w:divBdr>
            <w:top w:val="none" w:sz="0" w:space="0" w:color="auto"/>
            <w:left w:val="none" w:sz="0" w:space="0" w:color="auto"/>
            <w:bottom w:val="none" w:sz="0" w:space="0" w:color="auto"/>
            <w:right w:val="none" w:sz="0" w:space="0" w:color="auto"/>
          </w:divBdr>
        </w:div>
        <w:div w:id="847252058">
          <w:marLeft w:val="640"/>
          <w:marRight w:val="0"/>
          <w:marTop w:val="0"/>
          <w:marBottom w:val="0"/>
          <w:divBdr>
            <w:top w:val="none" w:sz="0" w:space="0" w:color="auto"/>
            <w:left w:val="none" w:sz="0" w:space="0" w:color="auto"/>
            <w:bottom w:val="none" w:sz="0" w:space="0" w:color="auto"/>
            <w:right w:val="none" w:sz="0" w:space="0" w:color="auto"/>
          </w:divBdr>
        </w:div>
        <w:div w:id="711734293">
          <w:marLeft w:val="640"/>
          <w:marRight w:val="0"/>
          <w:marTop w:val="0"/>
          <w:marBottom w:val="0"/>
          <w:divBdr>
            <w:top w:val="none" w:sz="0" w:space="0" w:color="auto"/>
            <w:left w:val="none" w:sz="0" w:space="0" w:color="auto"/>
            <w:bottom w:val="none" w:sz="0" w:space="0" w:color="auto"/>
            <w:right w:val="none" w:sz="0" w:space="0" w:color="auto"/>
          </w:divBdr>
        </w:div>
        <w:div w:id="1493836711">
          <w:marLeft w:val="640"/>
          <w:marRight w:val="0"/>
          <w:marTop w:val="0"/>
          <w:marBottom w:val="0"/>
          <w:divBdr>
            <w:top w:val="none" w:sz="0" w:space="0" w:color="auto"/>
            <w:left w:val="none" w:sz="0" w:space="0" w:color="auto"/>
            <w:bottom w:val="none" w:sz="0" w:space="0" w:color="auto"/>
            <w:right w:val="none" w:sz="0" w:space="0" w:color="auto"/>
          </w:divBdr>
        </w:div>
        <w:div w:id="1605108848">
          <w:marLeft w:val="640"/>
          <w:marRight w:val="0"/>
          <w:marTop w:val="0"/>
          <w:marBottom w:val="0"/>
          <w:divBdr>
            <w:top w:val="none" w:sz="0" w:space="0" w:color="auto"/>
            <w:left w:val="none" w:sz="0" w:space="0" w:color="auto"/>
            <w:bottom w:val="none" w:sz="0" w:space="0" w:color="auto"/>
            <w:right w:val="none" w:sz="0" w:space="0" w:color="auto"/>
          </w:divBdr>
        </w:div>
        <w:div w:id="1265068655">
          <w:marLeft w:val="640"/>
          <w:marRight w:val="0"/>
          <w:marTop w:val="0"/>
          <w:marBottom w:val="0"/>
          <w:divBdr>
            <w:top w:val="none" w:sz="0" w:space="0" w:color="auto"/>
            <w:left w:val="none" w:sz="0" w:space="0" w:color="auto"/>
            <w:bottom w:val="none" w:sz="0" w:space="0" w:color="auto"/>
            <w:right w:val="none" w:sz="0" w:space="0" w:color="auto"/>
          </w:divBdr>
        </w:div>
        <w:div w:id="2125540042">
          <w:marLeft w:val="640"/>
          <w:marRight w:val="0"/>
          <w:marTop w:val="0"/>
          <w:marBottom w:val="0"/>
          <w:divBdr>
            <w:top w:val="none" w:sz="0" w:space="0" w:color="auto"/>
            <w:left w:val="none" w:sz="0" w:space="0" w:color="auto"/>
            <w:bottom w:val="none" w:sz="0" w:space="0" w:color="auto"/>
            <w:right w:val="none" w:sz="0" w:space="0" w:color="auto"/>
          </w:divBdr>
        </w:div>
        <w:div w:id="1330525889">
          <w:marLeft w:val="640"/>
          <w:marRight w:val="0"/>
          <w:marTop w:val="0"/>
          <w:marBottom w:val="0"/>
          <w:divBdr>
            <w:top w:val="none" w:sz="0" w:space="0" w:color="auto"/>
            <w:left w:val="none" w:sz="0" w:space="0" w:color="auto"/>
            <w:bottom w:val="none" w:sz="0" w:space="0" w:color="auto"/>
            <w:right w:val="none" w:sz="0" w:space="0" w:color="auto"/>
          </w:divBdr>
        </w:div>
        <w:div w:id="250550176">
          <w:marLeft w:val="640"/>
          <w:marRight w:val="0"/>
          <w:marTop w:val="0"/>
          <w:marBottom w:val="0"/>
          <w:divBdr>
            <w:top w:val="none" w:sz="0" w:space="0" w:color="auto"/>
            <w:left w:val="none" w:sz="0" w:space="0" w:color="auto"/>
            <w:bottom w:val="none" w:sz="0" w:space="0" w:color="auto"/>
            <w:right w:val="none" w:sz="0" w:space="0" w:color="auto"/>
          </w:divBdr>
        </w:div>
        <w:div w:id="486632995">
          <w:marLeft w:val="640"/>
          <w:marRight w:val="0"/>
          <w:marTop w:val="0"/>
          <w:marBottom w:val="0"/>
          <w:divBdr>
            <w:top w:val="none" w:sz="0" w:space="0" w:color="auto"/>
            <w:left w:val="none" w:sz="0" w:space="0" w:color="auto"/>
            <w:bottom w:val="none" w:sz="0" w:space="0" w:color="auto"/>
            <w:right w:val="none" w:sz="0" w:space="0" w:color="auto"/>
          </w:divBdr>
        </w:div>
        <w:div w:id="636687797">
          <w:marLeft w:val="640"/>
          <w:marRight w:val="0"/>
          <w:marTop w:val="0"/>
          <w:marBottom w:val="0"/>
          <w:divBdr>
            <w:top w:val="none" w:sz="0" w:space="0" w:color="auto"/>
            <w:left w:val="none" w:sz="0" w:space="0" w:color="auto"/>
            <w:bottom w:val="none" w:sz="0" w:space="0" w:color="auto"/>
            <w:right w:val="none" w:sz="0" w:space="0" w:color="auto"/>
          </w:divBdr>
        </w:div>
        <w:div w:id="863329732">
          <w:marLeft w:val="640"/>
          <w:marRight w:val="0"/>
          <w:marTop w:val="0"/>
          <w:marBottom w:val="0"/>
          <w:divBdr>
            <w:top w:val="none" w:sz="0" w:space="0" w:color="auto"/>
            <w:left w:val="none" w:sz="0" w:space="0" w:color="auto"/>
            <w:bottom w:val="none" w:sz="0" w:space="0" w:color="auto"/>
            <w:right w:val="none" w:sz="0" w:space="0" w:color="auto"/>
          </w:divBdr>
        </w:div>
        <w:div w:id="1802065922">
          <w:marLeft w:val="640"/>
          <w:marRight w:val="0"/>
          <w:marTop w:val="0"/>
          <w:marBottom w:val="0"/>
          <w:divBdr>
            <w:top w:val="none" w:sz="0" w:space="0" w:color="auto"/>
            <w:left w:val="none" w:sz="0" w:space="0" w:color="auto"/>
            <w:bottom w:val="none" w:sz="0" w:space="0" w:color="auto"/>
            <w:right w:val="none" w:sz="0" w:space="0" w:color="auto"/>
          </w:divBdr>
        </w:div>
        <w:div w:id="667906127">
          <w:marLeft w:val="640"/>
          <w:marRight w:val="0"/>
          <w:marTop w:val="0"/>
          <w:marBottom w:val="0"/>
          <w:divBdr>
            <w:top w:val="none" w:sz="0" w:space="0" w:color="auto"/>
            <w:left w:val="none" w:sz="0" w:space="0" w:color="auto"/>
            <w:bottom w:val="none" w:sz="0" w:space="0" w:color="auto"/>
            <w:right w:val="none" w:sz="0" w:space="0" w:color="auto"/>
          </w:divBdr>
        </w:div>
        <w:div w:id="398214519">
          <w:marLeft w:val="640"/>
          <w:marRight w:val="0"/>
          <w:marTop w:val="0"/>
          <w:marBottom w:val="0"/>
          <w:divBdr>
            <w:top w:val="none" w:sz="0" w:space="0" w:color="auto"/>
            <w:left w:val="none" w:sz="0" w:space="0" w:color="auto"/>
            <w:bottom w:val="none" w:sz="0" w:space="0" w:color="auto"/>
            <w:right w:val="none" w:sz="0" w:space="0" w:color="auto"/>
          </w:divBdr>
        </w:div>
        <w:div w:id="1952080072">
          <w:marLeft w:val="640"/>
          <w:marRight w:val="0"/>
          <w:marTop w:val="0"/>
          <w:marBottom w:val="0"/>
          <w:divBdr>
            <w:top w:val="none" w:sz="0" w:space="0" w:color="auto"/>
            <w:left w:val="none" w:sz="0" w:space="0" w:color="auto"/>
            <w:bottom w:val="none" w:sz="0" w:space="0" w:color="auto"/>
            <w:right w:val="none" w:sz="0" w:space="0" w:color="auto"/>
          </w:divBdr>
        </w:div>
        <w:div w:id="1881697986">
          <w:marLeft w:val="640"/>
          <w:marRight w:val="0"/>
          <w:marTop w:val="0"/>
          <w:marBottom w:val="0"/>
          <w:divBdr>
            <w:top w:val="none" w:sz="0" w:space="0" w:color="auto"/>
            <w:left w:val="none" w:sz="0" w:space="0" w:color="auto"/>
            <w:bottom w:val="none" w:sz="0" w:space="0" w:color="auto"/>
            <w:right w:val="none" w:sz="0" w:space="0" w:color="auto"/>
          </w:divBdr>
        </w:div>
        <w:div w:id="1177891056">
          <w:marLeft w:val="640"/>
          <w:marRight w:val="0"/>
          <w:marTop w:val="0"/>
          <w:marBottom w:val="0"/>
          <w:divBdr>
            <w:top w:val="none" w:sz="0" w:space="0" w:color="auto"/>
            <w:left w:val="none" w:sz="0" w:space="0" w:color="auto"/>
            <w:bottom w:val="none" w:sz="0" w:space="0" w:color="auto"/>
            <w:right w:val="none" w:sz="0" w:space="0" w:color="auto"/>
          </w:divBdr>
        </w:div>
        <w:div w:id="2062628528">
          <w:marLeft w:val="640"/>
          <w:marRight w:val="0"/>
          <w:marTop w:val="0"/>
          <w:marBottom w:val="0"/>
          <w:divBdr>
            <w:top w:val="none" w:sz="0" w:space="0" w:color="auto"/>
            <w:left w:val="none" w:sz="0" w:space="0" w:color="auto"/>
            <w:bottom w:val="none" w:sz="0" w:space="0" w:color="auto"/>
            <w:right w:val="none" w:sz="0" w:space="0" w:color="auto"/>
          </w:divBdr>
        </w:div>
        <w:div w:id="1069310523">
          <w:marLeft w:val="640"/>
          <w:marRight w:val="0"/>
          <w:marTop w:val="0"/>
          <w:marBottom w:val="0"/>
          <w:divBdr>
            <w:top w:val="none" w:sz="0" w:space="0" w:color="auto"/>
            <w:left w:val="none" w:sz="0" w:space="0" w:color="auto"/>
            <w:bottom w:val="none" w:sz="0" w:space="0" w:color="auto"/>
            <w:right w:val="none" w:sz="0" w:space="0" w:color="auto"/>
          </w:divBdr>
        </w:div>
        <w:div w:id="555553500">
          <w:marLeft w:val="640"/>
          <w:marRight w:val="0"/>
          <w:marTop w:val="0"/>
          <w:marBottom w:val="0"/>
          <w:divBdr>
            <w:top w:val="none" w:sz="0" w:space="0" w:color="auto"/>
            <w:left w:val="none" w:sz="0" w:space="0" w:color="auto"/>
            <w:bottom w:val="none" w:sz="0" w:space="0" w:color="auto"/>
            <w:right w:val="none" w:sz="0" w:space="0" w:color="auto"/>
          </w:divBdr>
        </w:div>
        <w:div w:id="1851554823">
          <w:marLeft w:val="640"/>
          <w:marRight w:val="0"/>
          <w:marTop w:val="0"/>
          <w:marBottom w:val="0"/>
          <w:divBdr>
            <w:top w:val="none" w:sz="0" w:space="0" w:color="auto"/>
            <w:left w:val="none" w:sz="0" w:space="0" w:color="auto"/>
            <w:bottom w:val="none" w:sz="0" w:space="0" w:color="auto"/>
            <w:right w:val="none" w:sz="0" w:space="0" w:color="auto"/>
          </w:divBdr>
        </w:div>
        <w:div w:id="1416054157">
          <w:marLeft w:val="640"/>
          <w:marRight w:val="0"/>
          <w:marTop w:val="0"/>
          <w:marBottom w:val="0"/>
          <w:divBdr>
            <w:top w:val="none" w:sz="0" w:space="0" w:color="auto"/>
            <w:left w:val="none" w:sz="0" w:space="0" w:color="auto"/>
            <w:bottom w:val="none" w:sz="0" w:space="0" w:color="auto"/>
            <w:right w:val="none" w:sz="0" w:space="0" w:color="auto"/>
          </w:divBdr>
        </w:div>
        <w:div w:id="2139714145">
          <w:marLeft w:val="640"/>
          <w:marRight w:val="0"/>
          <w:marTop w:val="0"/>
          <w:marBottom w:val="0"/>
          <w:divBdr>
            <w:top w:val="none" w:sz="0" w:space="0" w:color="auto"/>
            <w:left w:val="none" w:sz="0" w:space="0" w:color="auto"/>
            <w:bottom w:val="none" w:sz="0" w:space="0" w:color="auto"/>
            <w:right w:val="none" w:sz="0" w:space="0" w:color="auto"/>
          </w:divBdr>
        </w:div>
        <w:div w:id="60443370">
          <w:marLeft w:val="640"/>
          <w:marRight w:val="0"/>
          <w:marTop w:val="0"/>
          <w:marBottom w:val="0"/>
          <w:divBdr>
            <w:top w:val="none" w:sz="0" w:space="0" w:color="auto"/>
            <w:left w:val="none" w:sz="0" w:space="0" w:color="auto"/>
            <w:bottom w:val="none" w:sz="0" w:space="0" w:color="auto"/>
            <w:right w:val="none" w:sz="0" w:space="0" w:color="auto"/>
          </w:divBdr>
        </w:div>
        <w:div w:id="1354957027">
          <w:marLeft w:val="640"/>
          <w:marRight w:val="0"/>
          <w:marTop w:val="0"/>
          <w:marBottom w:val="0"/>
          <w:divBdr>
            <w:top w:val="none" w:sz="0" w:space="0" w:color="auto"/>
            <w:left w:val="none" w:sz="0" w:space="0" w:color="auto"/>
            <w:bottom w:val="none" w:sz="0" w:space="0" w:color="auto"/>
            <w:right w:val="none" w:sz="0" w:space="0" w:color="auto"/>
          </w:divBdr>
        </w:div>
        <w:div w:id="1216963874">
          <w:marLeft w:val="640"/>
          <w:marRight w:val="0"/>
          <w:marTop w:val="0"/>
          <w:marBottom w:val="0"/>
          <w:divBdr>
            <w:top w:val="none" w:sz="0" w:space="0" w:color="auto"/>
            <w:left w:val="none" w:sz="0" w:space="0" w:color="auto"/>
            <w:bottom w:val="none" w:sz="0" w:space="0" w:color="auto"/>
            <w:right w:val="none" w:sz="0" w:space="0" w:color="auto"/>
          </w:divBdr>
        </w:div>
        <w:div w:id="263849907">
          <w:marLeft w:val="640"/>
          <w:marRight w:val="0"/>
          <w:marTop w:val="0"/>
          <w:marBottom w:val="0"/>
          <w:divBdr>
            <w:top w:val="none" w:sz="0" w:space="0" w:color="auto"/>
            <w:left w:val="none" w:sz="0" w:space="0" w:color="auto"/>
            <w:bottom w:val="none" w:sz="0" w:space="0" w:color="auto"/>
            <w:right w:val="none" w:sz="0" w:space="0" w:color="auto"/>
          </w:divBdr>
        </w:div>
        <w:div w:id="739137063">
          <w:marLeft w:val="640"/>
          <w:marRight w:val="0"/>
          <w:marTop w:val="0"/>
          <w:marBottom w:val="0"/>
          <w:divBdr>
            <w:top w:val="none" w:sz="0" w:space="0" w:color="auto"/>
            <w:left w:val="none" w:sz="0" w:space="0" w:color="auto"/>
            <w:bottom w:val="none" w:sz="0" w:space="0" w:color="auto"/>
            <w:right w:val="none" w:sz="0" w:space="0" w:color="auto"/>
          </w:divBdr>
        </w:div>
        <w:div w:id="1014110846">
          <w:marLeft w:val="640"/>
          <w:marRight w:val="0"/>
          <w:marTop w:val="0"/>
          <w:marBottom w:val="0"/>
          <w:divBdr>
            <w:top w:val="none" w:sz="0" w:space="0" w:color="auto"/>
            <w:left w:val="none" w:sz="0" w:space="0" w:color="auto"/>
            <w:bottom w:val="none" w:sz="0" w:space="0" w:color="auto"/>
            <w:right w:val="none" w:sz="0" w:space="0" w:color="auto"/>
          </w:divBdr>
        </w:div>
        <w:div w:id="1927613993">
          <w:marLeft w:val="640"/>
          <w:marRight w:val="0"/>
          <w:marTop w:val="0"/>
          <w:marBottom w:val="0"/>
          <w:divBdr>
            <w:top w:val="none" w:sz="0" w:space="0" w:color="auto"/>
            <w:left w:val="none" w:sz="0" w:space="0" w:color="auto"/>
            <w:bottom w:val="none" w:sz="0" w:space="0" w:color="auto"/>
            <w:right w:val="none" w:sz="0" w:space="0" w:color="auto"/>
          </w:divBdr>
        </w:div>
        <w:div w:id="621613663">
          <w:marLeft w:val="640"/>
          <w:marRight w:val="0"/>
          <w:marTop w:val="0"/>
          <w:marBottom w:val="0"/>
          <w:divBdr>
            <w:top w:val="none" w:sz="0" w:space="0" w:color="auto"/>
            <w:left w:val="none" w:sz="0" w:space="0" w:color="auto"/>
            <w:bottom w:val="none" w:sz="0" w:space="0" w:color="auto"/>
            <w:right w:val="none" w:sz="0" w:space="0" w:color="auto"/>
          </w:divBdr>
        </w:div>
        <w:div w:id="928080254">
          <w:marLeft w:val="640"/>
          <w:marRight w:val="0"/>
          <w:marTop w:val="0"/>
          <w:marBottom w:val="0"/>
          <w:divBdr>
            <w:top w:val="none" w:sz="0" w:space="0" w:color="auto"/>
            <w:left w:val="none" w:sz="0" w:space="0" w:color="auto"/>
            <w:bottom w:val="none" w:sz="0" w:space="0" w:color="auto"/>
            <w:right w:val="none" w:sz="0" w:space="0" w:color="auto"/>
          </w:divBdr>
        </w:div>
        <w:div w:id="1501770531">
          <w:marLeft w:val="640"/>
          <w:marRight w:val="0"/>
          <w:marTop w:val="0"/>
          <w:marBottom w:val="0"/>
          <w:divBdr>
            <w:top w:val="none" w:sz="0" w:space="0" w:color="auto"/>
            <w:left w:val="none" w:sz="0" w:space="0" w:color="auto"/>
            <w:bottom w:val="none" w:sz="0" w:space="0" w:color="auto"/>
            <w:right w:val="none" w:sz="0" w:space="0" w:color="auto"/>
          </w:divBdr>
        </w:div>
        <w:div w:id="528296559">
          <w:marLeft w:val="640"/>
          <w:marRight w:val="0"/>
          <w:marTop w:val="0"/>
          <w:marBottom w:val="0"/>
          <w:divBdr>
            <w:top w:val="none" w:sz="0" w:space="0" w:color="auto"/>
            <w:left w:val="none" w:sz="0" w:space="0" w:color="auto"/>
            <w:bottom w:val="none" w:sz="0" w:space="0" w:color="auto"/>
            <w:right w:val="none" w:sz="0" w:space="0" w:color="auto"/>
          </w:divBdr>
        </w:div>
        <w:div w:id="446124184">
          <w:marLeft w:val="640"/>
          <w:marRight w:val="0"/>
          <w:marTop w:val="0"/>
          <w:marBottom w:val="0"/>
          <w:divBdr>
            <w:top w:val="none" w:sz="0" w:space="0" w:color="auto"/>
            <w:left w:val="none" w:sz="0" w:space="0" w:color="auto"/>
            <w:bottom w:val="none" w:sz="0" w:space="0" w:color="auto"/>
            <w:right w:val="none" w:sz="0" w:space="0" w:color="auto"/>
          </w:divBdr>
        </w:div>
        <w:div w:id="674917698">
          <w:marLeft w:val="640"/>
          <w:marRight w:val="0"/>
          <w:marTop w:val="0"/>
          <w:marBottom w:val="0"/>
          <w:divBdr>
            <w:top w:val="none" w:sz="0" w:space="0" w:color="auto"/>
            <w:left w:val="none" w:sz="0" w:space="0" w:color="auto"/>
            <w:bottom w:val="none" w:sz="0" w:space="0" w:color="auto"/>
            <w:right w:val="none" w:sz="0" w:space="0" w:color="auto"/>
          </w:divBdr>
        </w:div>
        <w:div w:id="365757952">
          <w:marLeft w:val="640"/>
          <w:marRight w:val="0"/>
          <w:marTop w:val="0"/>
          <w:marBottom w:val="0"/>
          <w:divBdr>
            <w:top w:val="none" w:sz="0" w:space="0" w:color="auto"/>
            <w:left w:val="none" w:sz="0" w:space="0" w:color="auto"/>
            <w:bottom w:val="none" w:sz="0" w:space="0" w:color="auto"/>
            <w:right w:val="none" w:sz="0" w:space="0" w:color="auto"/>
          </w:divBdr>
        </w:div>
        <w:div w:id="1956448816">
          <w:marLeft w:val="640"/>
          <w:marRight w:val="0"/>
          <w:marTop w:val="0"/>
          <w:marBottom w:val="0"/>
          <w:divBdr>
            <w:top w:val="none" w:sz="0" w:space="0" w:color="auto"/>
            <w:left w:val="none" w:sz="0" w:space="0" w:color="auto"/>
            <w:bottom w:val="none" w:sz="0" w:space="0" w:color="auto"/>
            <w:right w:val="none" w:sz="0" w:space="0" w:color="auto"/>
          </w:divBdr>
        </w:div>
        <w:div w:id="1716352858">
          <w:marLeft w:val="640"/>
          <w:marRight w:val="0"/>
          <w:marTop w:val="0"/>
          <w:marBottom w:val="0"/>
          <w:divBdr>
            <w:top w:val="none" w:sz="0" w:space="0" w:color="auto"/>
            <w:left w:val="none" w:sz="0" w:space="0" w:color="auto"/>
            <w:bottom w:val="none" w:sz="0" w:space="0" w:color="auto"/>
            <w:right w:val="none" w:sz="0" w:space="0" w:color="auto"/>
          </w:divBdr>
        </w:div>
        <w:div w:id="451024380">
          <w:marLeft w:val="640"/>
          <w:marRight w:val="0"/>
          <w:marTop w:val="0"/>
          <w:marBottom w:val="0"/>
          <w:divBdr>
            <w:top w:val="none" w:sz="0" w:space="0" w:color="auto"/>
            <w:left w:val="none" w:sz="0" w:space="0" w:color="auto"/>
            <w:bottom w:val="none" w:sz="0" w:space="0" w:color="auto"/>
            <w:right w:val="none" w:sz="0" w:space="0" w:color="auto"/>
          </w:divBdr>
        </w:div>
        <w:div w:id="100564799">
          <w:marLeft w:val="640"/>
          <w:marRight w:val="0"/>
          <w:marTop w:val="0"/>
          <w:marBottom w:val="0"/>
          <w:divBdr>
            <w:top w:val="none" w:sz="0" w:space="0" w:color="auto"/>
            <w:left w:val="none" w:sz="0" w:space="0" w:color="auto"/>
            <w:bottom w:val="none" w:sz="0" w:space="0" w:color="auto"/>
            <w:right w:val="none" w:sz="0" w:space="0" w:color="auto"/>
          </w:divBdr>
        </w:div>
        <w:div w:id="1470053655">
          <w:marLeft w:val="640"/>
          <w:marRight w:val="0"/>
          <w:marTop w:val="0"/>
          <w:marBottom w:val="0"/>
          <w:divBdr>
            <w:top w:val="none" w:sz="0" w:space="0" w:color="auto"/>
            <w:left w:val="none" w:sz="0" w:space="0" w:color="auto"/>
            <w:bottom w:val="none" w:sz="0" w:space="0" w:color="auto"/>
            <w:right w:val="none" w:sz="0" w:space="0" w:color="auto"/>
          </w:divBdr>
        </w:div>
        <w:div w:id="426923037">
          <w:marLeft w:val="640"/>
          <w:marRight w:val="0"/>
          <w:marTop w:val="0"/>
          <w:marBottom w:val="0"/>
          <w:divBdr>
            <w:top w:val="none" w:sz="0" w:space="0" w:color="auto"/>
            <w:left w:val="none" w:sz="0" w:space="0" w:color="auto"/>
            <w:bottom w:val="none" w:sz="0" w:space="0" w:color="auto"/>
            <w:right w:val="none" w:sz="0" w:space="0" w:color="auto"/>
          </w:divBdr>
        </w:div>
        <w:div w:id="227422276">
          <w:marLeft w:val="640"/>
          <w:marRight w:val="0"/>
          <w:marTop w:val="0"/>
          <w:marBottom w:val="0"/>
          <w:divBdr>
            <w:top w:val="none" w:sz="0" w:space="0" w:color="auto"/>
            <w:left w:val="none" w:sz="0" w:space="0" w:color="auto"/>
            <w:bottom w:val="none" w:sz="0" w:space="0" w:color="auto"/>
            <w:right w:val="none" w:sz="0" w:space="0" w:color="auto"/>
          </w:divBdr>
        </w:div>
        <w:div w:id="915437892">
          <w:marLeft w:val="640"/>
          <w:marRight w:val="0"/>
          <w:marTop w:val="0"/>
          <w:marBottom w:val="0"/>
          <w:divBdr>
            <w:top w:val="none" w:sz="0" w:space="0" w:color="auto"/>
            <w:left w:val="none" w:sz="0" w:space="0" w:color="auto"/>
            <w:bottom w:val="none" w:sz="0" w:space="0" w:color="auto"/>
            <w:right w:val="none" w:sz="0" w:space="0" w:color="auto"/>
          </w:divBdr>
        </w:div>
        <w:div w:id="1281649650">
          <w:marLeft w:val="640"/>
          <w:marRight w:val="0"/>
          <w:marTop w:val="0"/>
          <w:marBottom w:val="0"/>
          <w:divBdr>
            <w:top w:val="none" w:sz="0" w:space="0" w:color="auto"/>
            <w:left w:val="none" w:sz="0" w:space="0" w:color="auto"/>
            <w:bottom w:val="none" w:sz="0" w:space="0" w:color="auto"/>
            <w:right w:val="none" w:sz="0" w:space="0" w:color="auto"/>
          </w:divBdr>
        </w:div>
        <w:div w:id="9451370">
          <w:marLeft w:val="640"/>
          <w:marRight w:val="0"/>
          <w:marTop w:val="0"/>
          <w:marBottom w:val="0"/>
          <w:divBdr>
            <w:top w:val="none" w:sz="0" w:space="0" w:color="auto"/>
            <w:left w:val="none" w:sz="0" w:space="0" w:color="auto"/>
            <w:bottom w:val="none" w:sz="0" w:space="0" w:color="auto"/>
            <w:right w:val="none" w:sz="0" w:space="0" w:color="auto"/>
          </w:divBdr>
        </w:div>
        <w:div w:id="941380539">
          <w:marLeft w:val="640"/>
          <w:marRight w:val="0"/>
          <w:marTop w:val="0"/>
          <w:marBottom w:val="0"/>
          <w:divBdr>
            <w:top w:val="none" w:sz="0" w:space="0" w:color="auto"/>
            <w:left w:val="none" w:sz="0" w:space="0" w:color="auto"/>
            <w:bottom w:val="none" w:sz="0" w:space="0" w:color="auto"/>
            <w:right w:val="none" w:sz="0" w:space="0" w:color="auto"/>
          </w:divBdr>
        </w:div>
        <w:div w:id="1743520574">
          <w:marLeft w:val="640"/>
          <w:marRight w:val="0"/>
          <w:marTop w:val="0"/>
          <w:marBottom w:val="0"/>
          <w:divBdr>
            <w:top w:val="none" w:sz="0" w:space="0" w:color="auto"/>
            <w:left w:val="none" w:sz="0" w:space="0" w:color="auto"/>
            <w:bottom w:val="none" w:sz="0" w:space="0" w:color="auto"/>
            <w:right w:val="none" w:sz="0" w:space="0" w:color="auto"/>
          </w:divBdr>
        </w:div>
        <w:div w:id="595134254">
          <w:marLeft w:val="640"/>
          <w:marRight w:val="0"/>
          <w:marTop w:val="0"/>
          <w:marBottom w:val="0"/>
          <w:divBdr>
            <w:top w:val="none" w:sz="0" w:space="0" w:color="auto"/>
            <w:left w:val="none" w:sz="0" w:space="0" w:color="auto"/>
            <w:bottom w:val="none" w:sz="0" w:space="0" w:color="auto"/>
            <w:right w:val="none" w:sz="0" w:space="0" w:color="auto"/>
          </w:divBdr>
        </w:div>
      </w:divsChild>
    </w:div>
    <w:div w:id="47926314">
      <w:bodyDiv w:val="1"/>
      <w:marLeft w:val="0"/>
      <w:marRight w:val="0"/>
      <w:marTop w:val="0"/>
      <w:marBottom w:val="0"/>
      <w:divBdr>
        <w:top w:val="none" w:sz="0" w:space="0" w:color="auto"/>
        <w:left w:val="none" w:sz="0" w:space="0" w:color="auto"/>
        <w:bottom w:val="none" w:sz="0" w:space="0" w:color="auto"/>
        <w:right w:val="none" w:sz="0" w:space="0" w:color="auto"/>
      </w:divBdr>
      <w:divsChild>
        <w:div w:id="917907322">
          <w:marLeft w:val="0"/>
          <w:marRight w:val="0"/>
          <w:marTop w:val="0"/>
          <w:marBottom w:val="0"/>
          <w:divBdr>
            <w:top w:val="none" w:sz="0" w:space="0" w:color="auto"/>
            <w:left w:val="none" w:sz="0" w:space="0" w:color="auto"/>
            <w:bottom w:val="none" w:sz="0" w:space="0" w:color="auto"/>
            <w:right w:val="none" w:sz="0" w:space="0" w:color="auto"/>
          </w:divBdr>
        </w:div>
        <w:div w:id="2010525191">
          <w:marLeft w:val="0"/>
          <w:marRight w:val="0"/>
          <w:marTop w:val="0"/>
          <w:marBottom w:val="0"/>
          <w:divBdr>
            <w:top w:val="none" w:sz="0" w:space="0" w:color="auto"/>
            <w:left w:val="none" w:sz="0" w:space="0" w:color="auto"/>
            <w:bottom w:val="none" w:sz="0" w:space="0" w:color="auto"/>
            <w:right w:val="none" w:sz="0" w:space="0" w:color="auto"/>
          </w:divBdr>
        </w:div>
        <w:div w:id="1631283989">
          <w:marLeft w:val="0"/>
          <w:marRight w:val="0"/>
          <w:marTop w:val="0"/>
          <w:marBottom w:val="0"/>
          <w:divBdr>
            <w:top w:val="none" w:sz="0" w:space="0" w:color="auto"/>
            <w:left w:val="none" w:sz="0" w:space="0" w:color="auto"/>
            <w:bottom w:val="none" w:sz="0" w:space="0" w:color="auto"/>
            <w:right w:val="none" w:sz="0" w:space="0" w:color="auto"/>
          </w:divBdr>
        </w:div>
        <w:div w:id="550728608">
          <w:marLeft w:val="0"/>
          <w:marRight w:val="0"/>
          <w:marTop w:val="0"/>
          <w:marBottom w:val="0"/>
          <w:divBdr>
            <w:top w:val="none" w:sz="0" w:space="0" w:color="auto"/>
            <w:left w:val="none" w:sz="0" w:space="0" w:color="auto"/>
            <w:bottom w:val="none" w:sz="0" w:space="0" w:color="auto"/>
            <w:right w:val="none" w:sz="0" w:space="0" w:color="auto"/>
          </w:divBdr>
        </w:div>
        <w:div w:id="1855458115">
          <w:marLeft w:val="0"/>
          <w:marRight w:val="0"/>
          <w:marTop w:val="0"/>
          <w:marBottom w:val="0"/>
          <w:divBdr>
            <w:top w:val="none" w:sz="0" w:space="0" w:color="auto"/>
            <w:left w:val="none" w:sz="0" w:space="0" w:color="auto"/>
            <w:bottom w:val="none" w:sz="0" w:space="0" w:color="auto"/>
            <w:right w:val="none" w:sz="0" w:space="0" w:color="auto"/>
          </w:divBdr>
        </w:div>
      </w:divsChild>
    </w:div>
    <w:div w:id="65959105">
      <w:bodyDiv w:val="1"/>
      <w:marLeft w:val="0"/>
      <w:marRight w:val="0"/>
      <w:marTop w:val="0"/>
      <w:marBottom w:val="0"/>
      <w:divBdr>
        <w:top w:val="none" w:sz="0" w:space="0" w:color="auto"/>
        <w:left w:val="none" w:sz="0" w:space="0" w:color="auto"/>
        <w:bottom w:val="none" w:sz="0" w:space="0" w:color="auto"/>
        <w:right w:val="none" w:sz="0" w:space="0" w:color="auto"/>
      </w:divBdr>
      <w:divsChild>
        <w:div w:id="2025086248">
          <w:marLeft w:val="640"/>
          <w:marRight w:val="0"/>
          <w:marTop w:val="0"/>
          <w:marBottom w:val="0"/>
          <w:divBdr>
            <w:top w:val="none" w:sz="0" w:space="0" w:color="auto"/>
            <w:left w:val="none" w:sz="0" w:space="0" w:color="auto"/>
            <w:bottom w:val="none" w:sz="0" w:space="0" w:color="auto"/>
            <w:right w:val="none" w:sz="0" w:space="0" w:color="auto"/>
          </w:divBdr>
        </w:div>
        <w:div w:id="1827814637">
          <w:marLeft w:val="640"/>
          <w:marRight w:val="0"/>
          <w:marTop w:val="0"/>
          <w:marBottom w:val="0"/>
          <w:divBdr>
            <w:top w:val="none" w:sz="0" w:space="0" w:color="auto"/>
            <w:left w:val="none" w:sz="0" w:space="0" w:color="auto"/>
            <w:bottom w:val="none" w:sz="0" w:space="0" w:color="auto"/>
            <w:right w:val="none" w:sz="0" w:space="0" w:color="auto"/>
          </w:divBdr>
        </w:div>
        <w:div w:id="2104645520">
          <w:marLeft w:val="640"/>
          <w:marRight w:val="0"/>
          <w:marTop w:val="0"/>
          <w:marBottom w:val="0"/>
          <w:divBdr>
            <w:top w:val="none" w:sz="0" w:space="0" w:color="auto"/>
            <w:left w:val="none" w:sz="0" w:space="0" w:color="auto"/>
            <w:bottom w:val="none" w:sz="0" w:space="0" w:color="auto"/>
            <w:right w:val="none" w:sz="0" w:space="0" w:color="auto"/>
          </w:divBdr>
        </w:div>
        <w:div w:id="1881428429">
          <w:marLeft w:val="640"/>
          <w:marRight w:val="0"/>
          <w:marTop w:val="0"/>
          <w:marBottom w:val="0"/>
          <w:divBdr>
            <w:top w:val="none" w:sz="0" w:space="0" w:color="auto"/>
            <w:left w:val="none" w:sz="0" w:space="0" w:color="auto"/>
            <w:bottom w:val="none" w:sz="0" w:space="0" w:color="auto"/>
            <w:right w:val="none" w:sz="0" w:space="0" w:color="auto"/>
          </w:divBdr>
        </w:div>
        <w:div w:id="1109471988">
          <w:marLeft w:val="640"/>
          <w:marRight w:val="0"/>
          <w:marTop w:val="0"/>
          <w:marBottom w:val="0"/>
          <w:divBdr>
            <w:top w:val="none" w:sz="0" w:space="0" w:color="auto"/>
            <w:left w:val="none" w:sz="0" w:space="0" w:color="auto"/>
            <w:bottom w:val="none" w:sz="0" w:space="0" w:color="auto"/>
            <w:right w:val="none" w:sz="0" w:space="0" w:color="auto"/>
          </w:divBdr>
        </w:div>
        <w:div w:id="1357806779">
          <w:marLeft w:val="640"/>
          <w:marRight w:val="0"/>
          <w:marTop w:val="0"/>
          <w:marBottom w:val="0"/>
          <w:divBdr>
            <w:top w:val="none" w:sz="0" w:space="0" w:color="auto"/>
            <w:left w:val="none" w:sz="0" w:space="0" w:color="auto"/>
            <w:bottom w:val="none" w:sz="0" w:space="0" w:color="auto"/>
            <w:right w:val="none" w:sz="0" w:space="0" w:color="auto"/>
          </w:divBdr>
        </w:div>
        <w:div w:id="498275826">
          <w:marLeft w:val="640"/>
          <w:marRight w:val="0"/>
          <w:marTop w:val="0"/>
          <w:marBottom w:val="0"/>
          <w:divBdr>
            <w:top w:val="none" w:sz="0" w:space="0" w:color="auto"/>
            <w:left w:val="none" w:sz="0" w:space="0" w:color="auto"/>
            <w:bottom w:val="none" w:sz="0" w:space="0" w:color="auto"/>
            <w:right w:val="none" w:sz="0" w:space="0" w:color="auto"/>
          </w:divBdr>
        </w:div>
        <w:div w:id="1715621356">
          <w:marLeft w:val="640"/>
          <w:marRight w:val="0"/>
          <w:marTop w:val="0"/>
          <w:marBottom w:val="0"/>
          <w:divBdr>
            <w:top w:val="none" w:sz="0" w:space="0" w:color="auto"/>
            <w:left w:val="none" w:sz="0" w:space="0" w:color="auto"/>
            <w:bottom w:val="none" w:sz="0" w:space="0" w:color="auto"/>
            <w:right w:val="none" w:sz="0" w:space="0" w:color="auto"/>
          </w:divBdr>
        </w:div>
        <w:div w:id="545718942">
          <w:marLeft w:val="640"/>
          <w:marRight w:val="0"/>
          <w:marTop w:val="0"/>
          <w:marBottom w:val="0"/>
          <w:divBdr>
            <w:top w:val="none" w:sz="0" w:space="0" w:color="auto"/>
            <w:left w:val="none" w:sz="0" w:space="0" w:color="auto"/>
            <w:bottom w:val="none" w:sz="0" w:space="0" w:color="auto"/>
            <w:right w:val="none" w:sz="0" w:space="0" w:color="auto"/>
          </w:divBdr>
        </w:div>
        <w:div w:id="816530981">
          <w:marLeft w:val="640"/>
          <w:marRight w:val="0"/>
          <w:marTop w:val="0"/>
          <w:marBottom w:val="0"/>
          <w:divBdr>
            <w:top w:val="none" w:sz="0" w:space="0" w:color="auto"/>
            <w:left w:val="none" w:sz="0" w:space="0" w:color="auto"/>
            <w:bottom w:val="none" w:sz="0" w:space="0" w:color="auto"/>
            <w:right w:val="none" w:sz="0" w:space="0" w:color="auto"/>
          </w:divBdr>
        </w:div>
        <w:div w:id="656301404">
          <w:marLeft w:val="640"/>
          <w:marRight w:val="0"/>
          <w:marTop w:val="0"/>
          <w:marBottom w:val="0"/>
          <w:divBdr>
            <w:top w:val="none" w:sz="0" w:space="0" w:color="auto"/>
            <w:left w:val="none" w:sz="0" w:space="0" w:color="auto"/>
            <w:bottom w:val="none" w:sz="0" w:space="0" w:color="auto"/>
            <w:right w:val="none" w:sz="0" w:space="0" w:color="auto"/>
          </w:divBdr>
        </w:div>
        <w:div w:id="1984891196">
          <w:marLeft w:val="640"/>
          <w:marRight w:val="0"/>
          <w:marTop w:val="0"/>
          <w:marBottom w:val="0"/>
          <w:divBdr>
            <w:top w:val="none" w:sz="0" w:space="0" w:color="auto"/>
            <w:left w:val="none" w:sz="0" w:space="0" w:color="auto"/>
            <w:bottom w:val="none" w:sz="0" w:space="0" w:color="auto"/>
            <w:right w:val="none" w:sz="0" w:space="0" w:color="auto"/>
          </w:divBdr>
        </w:div>
        <w:div w:id="2035421266">
          <w:marLeft w:val="640"/>
          <w:marRight w:val="0"/>
          <w:marTop w:val="0"/>
          <w:marBottom w:val="0"/>
          <w:divBdr>
            <w:top w:val="none" w:sz="0" w:space="0" w:color="auto"/>
            <w:left w:val="none" w:sz="0" w:space="0" w:color="auto"/>
            <w:bottom w:val="none" w:sz="0" w:space="0" w:color="auto"/>
            <w:right w:val="none" w:sz="0" w:space="0" w:color="auto"/>
          </w:divBdr>
        </w:div>
        <w:div w:id="1530878111">
          <w:marLeft w:val="640"/>
          <w:marRight w:val="0"/>
          <w:marTop w:val="0"/>
          <w:marBottom w:val="0"/>
          <w:divBdr>
            <w:top w:val="none" w:sz="0" w:space="0" w:color="auto"/>
            <w:left w:val="none" w:sz="0" w:space="0" w:color="auto"/>
            <w:bottom w:val="none" w:sz="0" w:space="0" w:color="auto"/>
            <w:right w:val="none" w:sz="0" w:space="0" w:color="auto"/>
          </w:divBdr>
        </w:div>
        <w:div w:id="1725367321">
          <w:marLeft w:val="640"/>
          <w:marRight w:val="0"/>
          <w:marTop w:val="0"/>
          <w:marBottom w:val="0"/>
          <w:divBdr>
            <w:top w:val="none" w:sz="0" w:space="0" w:color="auto"/>
            <w:left w:val="none" w:sz="0" w:space="0" w:color="auto"/>
            <w:bottom w:val="none" w:sz="0" w:space="0" w:color="auto"/>
            <w:right w:val="none" w:sz="0" w:space="0" w:color="auto"/>
          </w:divBdr>
        </w:div>
        <w:div w:id="425158465">
          <w:marLeft w:val="640"/>
          <w:marRight w:val="0"/>
          <w:marTop w:val="0"/>
          <w:marBottom w:val="0"/>
          <w:divBdr>
            <w:top w:val="none" w:sz="0" w:space="0" w:color="auto"/>
            <w:left w:val="none" w:sz="0" w:space="0" w:color="auto"/>
            <w:bottom w:val="none" w:sz="0" w:space="0" w:color="auto"/>
            <w:right w:val="none" w:sz="0" w:space="0" w:color="auto"/>
          </w:divBdr>
        </w:div>
        <w:div w:id="229535612">
          <w:marLeft w:val="640"/>
          <w:marRight w:val="0"/>
          <w:marTop w:val="0"/>
          <w:marBottom w:val="0"/>
          <w:divBdr>
            <w:top w:val="none" w:sz="0" w:space="0" w:color="auto"/>
            <w:left w:val="none" w:sz="0" w:space="0" w:color="auto"/>
            <w:bottom w:val="none" w:sz="0" w:space="0" w:color="auto"/>
            <w:right w:val="none" w:sz="0" w:space="0" w:color="auto"/>
          </w:divBdr>
        </w:div>
        <w:div w:id="1843005598">
          <w:marLeft w:val="640"/>
          <w:marRight w:val="0"/>
          <w:marTop w:val="0"/>
          <w:marBottom w:val="0"/>
          <w:divBdr>
            <w:top w:val="none" w:sz="0" w:space="0" w:color="auto"/>
            <w:left w:val="none" w:sz="0" w:space="0" w:color="auto"/>
            <w:bottom w:val="none" w:sz="0" w:space="0" w:color="auto"/>
            <w:right w:val="none" w:sz="0" w:space="0" w:color="auto"/>
          </w:divBdr>
        </w:div>
        <w:div w:id="189220518">
          <w:marLeft w:val="640"/>
          <w:marRight w:val="0"/>
          <w:marTop w:val="0"/>
          <w:marBottom w:val="0"/>
          <w:divBdr>
            <w:top w:val="none" w:sz="0" w:space="0" w:color="auto"/>
            <w:left w:val="none" w:sz="0" w:space="0" w:color="auto"/>
            <w:bottom w:val="none" w:sz="0" w:space="0" w:color="auto"/>
            <w:right w:val="none" w:sz="0" w:space="0" w:color="auto"/>
          </w:divBdr>
        </w:div>
        <w:div w:id="528572050">
          <w:marLeft w:val="640"/>
          <w:marRight w:val="0"/>
          <w:marTop w:val="0"/>
          <w:marBottom w:val="0"/>
          <w:divBdr>
            <w:top w:val="none" w:sz="0" w:space="0" w:color="auto"/>
            <w:left w:val="none" w:sz="0" w:space="0" w:color="auto"/>
            <w:bottom w:val="none" w:sz="0" w:space="0" w:color="auto"/>
            <w:right w:val="none" w:sz="0" w:space="0" w:color="auto"/>
          </w:divBdr>
        </w:div>
        <w:div w:id="1662462310">
          <w:marLeft w:val="640"/>
          <w:marRight w:val="0"/>
          <w:marTop w:val="0"/>
          <w:marBottom w:val="0"/>
          <w:divBdr>
            <w:top w:val="none" w:sz="0" w:space="0" w:color="auto"/>
            <w:left w:val="none" w:sz="0" w:space="0" w:color="auto"/>
            <w:bottom w:val="none" w:sz="0" w:space="0" w:color="auto"/>
            <w:right w:val="none" w:sz="0" w:space="0" w:color="auto"/>
          </w:divBdr>
        </w:div>
        <w:div w:id="1734045079">
          <w:marLeft w:val="640"/>
          <w:marRight w:val="0"/>
          <w:marTop w:val="0"/>
          <w:marBottom w:val="0"/>
          <w:divBdr>
            <w:top w:val="none" w:sz="0" w:space="0" w:color="auto"/>
            <w:left w:val="none" w:sz="0" w:space="0" w:color="auto"/>
            <w:bottom w:val="none" w:sz="0" w:space="0" w:color="auto"/>
            <w:right w:val="none" w:sz="0" w:space="0" w:color="auto"/>
          </w:divBdr>
        </w:div>
        <w:div w:id="1353261443">
          <w:marLeft w:val="640"/>
          <w:marRight w:val="0"/>
          <w:marTop w:val="0"/>
          <w:marBottom w:val="0"/>
          <w:divBdr>
            <w:top w:val="none" w:sz="0" w:space="0" w:color="auto"/>
            <w:left w:val="none" w:sz="0" w:space="0" w:color="auto"/>
            <w:bottom w:val="none" w:sz="0" w:space="0" w:color="auto"/>
            <w:right w:val="none" w:sz="0" w:space="0" w:color="auto"/>
          </w:divBdr>
        </w:div>
        <w:div w:id="1531332130">
          <w:marLeft w:val="640"/>
          <w:marRight w:val="0"/>
          <w:marTop w:val="0"/>
          <w:marBottom w:val="0"/>
          <w:divBdr>
            <w:top w:val="none" w:sz="0" w:space="0" w:color="auto"/>
            <w:left w:val="none" w:sz="0" w:space="0" w:color="auto"/>
            <w:bottom w:val="none" w:sz="0" w:space="0" w:color="auto"/>
            <w:right w:val="none" w:sz="0" w:space="0" w:color="auto"/>
          </w:divBdr>
        </w:div>
        <w:div w:id="1844080363">
          <w:marLeft w:val="640"/>
          <w:marRight w:val="0"/>
          <w:marTop w:val="0"/>
          <w:marBottom w:val="0"/>
          <w:divBdr>
            <w:top w:val="none" w:sz="0" w:space="0" w:color="auto"/>
            <w:left w:val="none" w:sz="0" w:space="0" w:color="auto"/>
            <w:bottom w:val="none" w:sz="0" w:space="0" w:color="auto"/>
            <w:right w:val="none" w:sz="0" w:space="0" w:color="auto"/>
          </w:divBdr>
        </w:div>
        <w:div w:id="937298233">
          <w:marLeft w:val="640"/>
          <w:marRight w:val="0"/>
          <w:marTop w:val="0"/>
          <w:marBottom w:val="0"/>
          <w:divBdr>
            <w:top w:val="none" w:sz="0" w:space="0" w:color="auto"/>
            <w:left w:val="none" w:sz="0" w:space="0" w:color="auto"/>
            <w:bottom w:val="none" w:sz="0" w:space="0" w:color="auto"/>
            <w:right w:val="none" w:sz="0" w:space="0" w:color="auto"/>
          </w:divBdr>
        </w:div>
        <w:div w:id="704719610">
          <w:marLeft w:val="640"/>
          <w:marRight w:val="0"/>
          <w:marTop w:val="0"/>
          <w:marBottom w:val="0"/>
          <w:divBdr>
            <w:top w:val="none" w:sz="0" w:space="0" w:color="auto"/>
            <w:left w:val="none" w:sz="0" w:space="0" w:color="auto"/>
            <w:bottom w:val="none" w:sz="0" w:space="0" w:color="auto"/>
            <w:right w:val="none" w:sz="0" w:space="0" w:color="auto"/>
          </w:divBdr>
        </w:div>
        <w:div w:id="1594238727">
          <w:marLeft w:val="640"/>
          <w:marRight w:val="0"/>
          <w:marTop w:val="0"/>
          <w:marBottom w:val="0"/>
          <w:divBdr>
            <w:top w:val="none" w:sz="0" w:space="0" w:color="auto"/>
            <w:left w:val="none" w:sz="0" w:space="0" w:color="auto"/>
            <w:bottom w:val="none" w:sz="0" w:space="0" w:color="auto"/>
            <w:right w:val="none" w:sz="0" w:space="0" w:color="auto"/>
          </w:divBdr>
        </w:div>
        <w:div w:id="48725571">
          <w:marLeft w:val="640"/>
          <w:marRight w:val="0"/>
          <w:marTop w:val="0"/>
          <w:marBottom w:val="0"/>
          <w:divBdr>
            <w:top w:val="none" w:sz="0" w:space="0" w:color="auto"/>
            <w:left w:val="none" w:sz="0" w:space="0" w:color="auto"/>
            <w:bottom w:val="none" w:sz="0" w:space="0" w:color="auto"/>
            <w:right w:val="none" w:sz="0" w:space="0" w:color="auto"/>
          </w:divBdr>
        </w:div>
        <w:div w:id="1543521450">
          <w:marLeft w:val="640"/>
          <w:marRight w:val="0"/>
          <w:marTop w:val="0"/>
          <w:marBottom w:val="0"/>
          <w:divBdr>
            <w:top w:val="none" w:sz="0" w:space="0" w:color="auto"/>
            <w:left w:val="none" w:sz="0" w:space="0" w:color="auto"/>
            <w:bottom w:val="none" w:sz="0" w:space="0" w:color="auto"/>
            <w:right w:val="none" w:sz="0" w:space="0" w:color="auto"/>
          </w:divBdr>
        </w:div>
        <w:div w:id="334919381">
          <w:marLeft w:val="640"/>
          <w:marRight w:val="0"/>
          <w:marTop w:val="0"/>
          <w:marBottom w:val="0"/>
          <w:divBdr>
            <w:top w:val="none" w:sz="0" w:space="0" w:color="auto"/>
            <w:left w:val="none" w:sz="0" w:space="0" w:color="auto"/>
            <w:bottom w:val="none" w:sz="0" w:space="0" w:color="auto"/>
            <w:right w:val="none" w:sz="0" w:space="0" w:color="auto"/>
          </w:divBdr>
        </w:div>
        <w:div w:id="310450273">
          <w:marLeft w:val="640"/>
          <w:marRight w:val="0"/>
          <w:marTop w:val="0"/>
          <w:marBottom w:val="0"/>
          <w:divBdr>
            <w:top w:val="none" w:sz="0" w:space="0" w:color="auto"/>
            <w:left w:val="none" w:sz="0" w:space="0" w:color="auto"/>
            <w:bottom w:val="none" w:sz="0" w:space="0" w:color="auto"/>
            <w:right w:val="none" w:sz="0" w:space="0" w:color="auto"/>
          </w:divBdr>
        </w:div>
        <w:div w:id="554899465">
          <w:marLeft w:val="640"/>
          <w:marRight w:val="0"/>
          <w:marTop w:val="0"/>
          <w:marBottom w:val="0"/>
          <w:divBdr>
            <w:top w:val="none" w:sz="0" w:space="0" w:color="auto"/>
            <w:left w:val="none" w:sz="0" w:space="0" w:color="auto"/>
            <w:bottom w:val="none" w:sz="0" w:space="0" w:color="auto"/>
            <w:right w:val="none" w:sz="0" w:space="0" w:color="auto"/>
          </w:divBdr>
        </w:div>
        <w:div w:id="1871841294">
          <w:marLeft w:val="640"/>
          <w:marRight w:val="0"/>
          <w:marTop w:val="0"/>
          <w:marBottom w:val="0"/>
          <w:divBdr>
            <w:top w:val="none" w:sz="0" w:space="0" w:color="auto"/>
            <w:left w:val="none" w:sz="0" w:space="0" w:color="auto"/>
            <w:bottom w:val="none" w:sz="0" w:space="0" w:color="auto"/>
            <w:right w:val="none" w:sz="0" w:space="0" w:color="auto"/>
          </w:divBdr>
        </w:div>
        <w:div w:id="1356538996">
          <w:marLeft w:val="640"/>
          <w:marRight w:val="0"/>
          <w:marTop w:val="0"/>
          <w:marBottom w:val="0"/>
          <w:divBdr>
            <w:top w:val="none" w:sz="0" w:space="0" w:color="auto"/>
            <w:left w:val="none" w:sz="0" w:space="0" w:color="auto"/>
            <w:bottom w:val="none" w:sz="0" w:space="0" w:color="auto"/>
            <w:right w:val="none" w:sz="0" w:space="0" w:color="auto"/>
          </w:divBdr>
        </w:div>
        <w:div w:id="333069920">
          <w:marLeft w:val="640"/>
          <w:marRight w:val="0"/>
          <w:marTop w:val="0"/>
          <w:marBottom w:val="0"/>
          <w:divBdr>
            <w:top w:val="none" w:sz="0" w:space="0" w:color="auto"/>
            <w:left w:val="none" w:sz="0" w:space="0" w:color="auto"/>
            <w:bottom w:val="none" w:sz="0" w:space="0" w:color="auto"/>
            <w:right w:val="none" w:sz="0" w:space="0" w:color="auto"/>
          </w:divBdr>
        </w:div>
        <w:div w:id="605159552">
          <w:marLeft w:val="640"/>
          <w:marRight w:val="0"/>
          <w:marTop w:val="0"/>
          <w:marBottom w:val="0"/>
          <w:divBdr>
            <w:top w:val="none" w:sz="0" w:space="0" w:color="auto"/>
            <w:left w:val="none" w:sz="0" w:space="0" w:color="auto"/>
            <w:bottom w:val="none" w:sz="0" w:space="0" w:color="auto"/>
            <w:right w:val="none" w:sz="0" w:space="0" w:color="auto"/>
          </w:divBdr>
        </w:div>
        <w:div w:id="2076276635">
          <w:marLeft w:val="640"/>
          <w:marRight w:val="0"/>
          <w:marTop w:val="0"/>
          <w:marBottom w:val="0"/>
          <w:divBdr>
            <w:top w:val="none" w:sz="0" w:space="0" w:color="auto"/>
            <w:left w:val="none" w:sz="0" w:space="0" w:color="auto"/>
            <w:bottom w:val="none" w:sz="0" w:space="0" w:color="auto"/>
            <w:right w:val="none" w:sz="0" w:space="0" w:color="auto"/>
          </w:divBdr>
        </w:div>
        <w:div w:id="1293712642">
          <w:marLeft w:val="640"/>
          <w:marRight w:val="0"/>
          <w:marTop w:val="0"/>
          <w:marBottom w:val="0"/>
          <w:divBdr>
            <w:top w:val="none" w:sz="0" w:space="0" w:color="auto"/>
            <w:left w:val="none" w:sz="0" w:space="0" w:color="auto"/>
            <w:bottom w:val="none" w:sz="0" w:space="0" w:color="auto"/>
            <w:right w:val="none" w:sz="0" w:space="0" w:color="auto"/>
          </w:divBdr>
        </w:div>
        <w:div w:id="316494766">
          <w:marLeft w:val="640"/>
          <w:marRight w:val="0"/>
          <w:marTop w:val="0"/>
          <w:marBottom w:val="0"/>
          <w:divBdr>
            <w:top w:val="none" w:sz="0" w:space="0" w:color="auto"/>
            <w:left w:val="none" w:sz="0" w:space="0" w:color="auto"/>
            <w:bottom w:val="none" w:sz="0" w:space="0" w:color="auto"/>
            <w:right w:val="none" w:sz="0" w:space="0" w:color="auto"/>
          </w:divBdr>
        </w:div>
        <w:div w:id="732704095">
          <w:marLeft w:val="640"/>
          <w:marRight w:val="0"/>
          <w:marTop w:val="0"/>
          <w:marBottom w:val="0"/>
          <w:divBdr>
            <w:top w:val="none" w:sz="0" w:space="0" w:color="auto"/>
            <w:left w:val="none" w:sz="0" w:space="0" w:color="auto"/>
            <w:bottom w:val="none" w:sz="0" w:space="0" w:color="auto"/>
            <w:right w:val="none" w:sz="0" w:space="0" w:color="auto"/>
          </w:divBdr>
        </w:div>
        <w:div w:id="1295481872">
          <w:marLeft w:val="640"/>
          <w:marRight w:val="0"/>
          <w:marTop w:val="0"/>
          <w:marBottom w:val="0"/>
          <w:divBdr>
            <w:top w:val="none" w:sz="0" w:space="0" w:color="auto"/>
            <w:left w:val="none" w:sz="0" w:space="0" w:color="auto"/>
            <w:bottom w:val="none" w:sz="0" w:space="0" w:color="auto"/>
            <w:right w:val="none" w:sz="0" w:space="0" w:color="auto"/>
          </w:divBdr>
        </w:div>
        <w:div w:id="171576779">
          <w:marLeft w:val="640"/>
          <w:marRight w:val="0"/>
          <w:marTop w:val="0"/>
          <w:marBottom w:val="0"/>
          <w:divBdr>
            <w:top w:val="none" w:sz="0" w:space="0" w:color="auto"/>
            <w:left w:val="none" w:sz="0" w:space="0" w:color="auto"/>
            <w:bottom w:val="none" w:sz="0" w:space="0" w:color="auto"/>
            <w:right w:val="none" w:sz="0" w:space="0" w:color="auto"/>
          </w:divBdr>
        </w:div>
        <w:div w:id="670062484">
          <w:marLeft w:val="640"/>
          <w:marRight w:val="0"/>
          <w:marTop w:val="0"/>
          <w:marBottom w:val="0"/>
          <w:divBdr>
            <w:top w:val="none" w:sz="0" w:space="0" w:color="auto"/>
            <w:left w:val="none" w:sz="0" w:space="0" w:color="auto"/>
            <w:bottom w:val="none" w:sz="0" w:space="0" w:color="auto"/>
            <w:right w:val="none" w:sz="0" w:space="0" w:color="auto"/>
          </w:divBdr>
        </w:div>
        <w:div w:id="1654719052">
          <w:marLeft w:val="640"/>
          <w:marRight w:val="0"/>
          <w:marTop w:val="0"/>
          <w:marBottom w:val="0"/>
          <w:divBdr>
            <w:top w:val="none" w:sz="0" w:space="0" w:color="auto"/>
            <w:left w:val="none" w:sz="0" w:space="0" w:color="auto"/>
            <w:bottom w:val="none" w:sz="0" w:space="0" w:color="auto"/>
            <w:right w:val="none" w:sz="0" w:space="0" w:color="auto"/>
          </w:divBdr>
        </w:div>
        <w:div w:id="656886697">
          <w:marLeft w:val="640"/>
          <w:marRight w:val="0"/>
          <w:marTop w:val="0"/>
          <w:marBottom w:val="0"/>
          <w:divBdr>
            <w:top w:val="none" w:sz="0" w:space="0" w:color="auto"/>
            <w:left w:val="none" w:sz="0" w:space="0" w:color="auto"/>
            <w:bottom w:val="none" w:sz="0" w:space="0" w:color="auto"/>
            <w:right w:val="none" w:sz="0" w:space="0" w:color="auto"/>
          </w:divBdr>
        </w:div>
        <w:div w:id="1603763721">
          <w:marLeft w:val="640"/>
          <w:marRight w:val="0"/>
          <w:marTop w:val="0"/>
          <w:marBottom w:val="0"/>
          <w:divBdr>
            <w:top w:val="none" w:sz="0" w:space="0" w:color="auto"/>
            <w:left w:val="none" w:sz="0" w:space="0" w:color="auto"/>
            <w:bottom w:val="none" w:sz="0" w:space="0" w:color="auto"/>
            <w:right w:val="none" w:sz="0" w:space="0" w:color="auto"/>
          </w:divBdr>
        </w:div>
        <w:div w:id="1348141471">
          <w:marLeft w:val="640"/>
          <w:marRight w:val="0"/>
          <w:marTop w:val="0"/>
          <w:marBottom w:val="0"/>
          <w:divBdr>
            <w:top w:val="none" w:sz="0" w:space="0" w:color="auto"/>
            <w:left w:val="none" w:sz="0" w:space="0" w:color="auto"/>
            <w:bottom w:val="none" w:sz="0" w:space="0" w:color="auto"/>
            <w:right w:val="none" w:sz="0" w:space="0" w:color="auto"/>
          </w:divBdr>
        </w:div>
        <w:div w:id="2040739500">
          <w:marLeft w:val="640"/>
          <w:marRight w:val="0"/>
          <w:marTop w:val="0"/>
          <w:marBottom w:val="0"/>
          <w:divBdr>
            <w:top w:val="none" w:sz="0" w:space="0" w:color="auto"/>
            <w:left w:val="none" w:sz="0" w:space="0" w:color="auto"/>
            <w:bottom w:val="none" w:sz="0" w:space="0" w:color="auto"/>
            <w:right w:val="none" w:sz="0" w:space="0" w:color="auto"/>
          </w:divBdr>
        </w:div>
        <w:div w:id="1454250278">
          <w:marLeft w:val="640"/>
          <w:marRight w:val="0"/>
          <w:marTop w:val="0"/>
          <w:marBottom w:val="0"/>
          <w:divBdr>
            <w:top w:val="none" w:sz="0" w:space="0" w:color="auto"/>
            <w:left w:val="none" w:sz="0" w:space="0" w:color="auto"/>
            <w:bottom w:val="none" w:sz="0" w:space="0" w:color="auto"/>
            <w:right w:val="none" w:sz="0" w:space="0" w:color="auto"/>
          </w:divBdr>
        </w:div>
        <w:div w:id="1350374948">
          <w:marLeft w:val="640"/>
          <w:marRight w:val="0"/>
          <w:marTop w:val="0"/>
          <w:marBottom w:val="0"/>
          <w:divBdr>
            <w:top w:val="none" w:sz="0" w:space="0" w:color="auto"/>
            <w:left w:val="none" w:sz="0" w:space="0" w:color="auto"/>
            <w:bottom w:val="none" w:sz="0" w:space="0" w:color="auto"/>
            <w:right w:val="none" w:sz="0" w:space="0" w:color="auto"/>
          </w:divBdr>
        </w:div>
        <w:div w:id="1829782124">
          <w:marLeft w:val="640"/>
          <w:marRight w:val="0"/>
          <w:marTop w:val="0"/>
          <w:marBottom w:val="0"/>
          <w:divBdr>
            <w:top w:val="none" w:sz="0" w:space="0" w:color="auto"/>
            <w:left w:val="none" w:sz="0" w:space="0" w:color="auto"/>
            <w:bottom w:val="none" w:sz="0" w:space="0" w:color="auto"/>
            <w:right w:val="none" w:sz="0" w:space="0" w:color="auto"/>
          </w:divBdr>
        </w:div>
        <w:div w:id="1553613926">
          <w:marLeft w:val="640"/>
          <w:marRight w:val="0"/>
          <w:marTop w:val="0"/>
          <w:marBottom w:val="0"/>
          <w:divBdr>
            <w:top w:val="none" w:sz="0" w:space="0" w:color="auto"/>
            <w:left w:val="none" w:sz="0" w:space="0" w:color="auto"/>
            <w:bottom w:val="none" w:sz="0" w:space="0" w:color="auto"/>
            <w:right w:val="none" w:sz="0" w:space="0" w:color="auto"/>
          </w:divBdr>
        </w:div>
        <w:div w:id="1980917564">
          <w:marLeft w:val="640"/>
          <w:marRight w:val="0"/>
          <w:marTop w:val="0"/>
          <w:marBottom w:val="0"/>
          <w:divBdr>
            <w:top w:val="none" w:sz="0" w:space="0" w:color="auto"/>
            <w:left w:val="none" w:sz="0" w:space="0" w:color="auto"/>
            <w:bottom w:val="none" w:sz="0" w:space="0" w:color="auto"/>
            <w:right w:val="none" w:sz="0" w:space="0" w:color="auto"/>
          </w:divBdr>
        </w:div>
        <w:div w:id="225798786">
          <w:marLeft w:val="640"/>
          <w:marRight w:val="0"/>
          <w:marTop w:val="0"/>
          <w:marBottom w:val="0"/>
          <w:divBdr>
            <w:top w:val="none" w:sz="0" w:space="0" w:color="auto"/>
            <w:left w:val="none" w:sz="0" w:space="0" w:color="auto"/>
            <w:bottom w:val="none" w:sz="0" w:space="0" w:color="auto"/>
            <w:right w:val="none" w:sz="0" w:space="0" w:color="auto"/>
          </w:divBdr>
        </w:div>
        <w:div w:id="1294292558">
          <w:marLeft w:val="640"/>
          <w:marRight w:val="0"/>
          <w:marTop w:val="0"/>
          <w:marBottom w:val="0"/>
          <w:divBdr>
            <w:top w:val="none" w:sz="0" w:space="0" w:color="auto"/>
            <w:left w:val="none" w:sz="0" w:space="0" w:color="auto"/>
            <w:bottom w:val="none" w:sz="0" w:space="0" w:color="auto"/>
            <w:right w:val="none" w:sz="0" w:space="0" w:color="auto"/>
          </w:divBdr>
        </w:div>
        <w:div w:id="1073888948">
          <w:marLeft w:val="640"/>
          <w:marRight w:val="0"/>
          <w:marTop w:val="0"/>
          <w:marBottom w:val="0"/>
          <w:divBdr>
            <w:top w:val="none" w:sz="0" w:space="0" w:color="auto"/>
            <w:left w:val="none" w:sz="0" w:space="0" w:color="auto"/>
            <w:bottom w:val="none" w:sz="0" w:space="0" w:color="auto"/>
            <w:right w:val="none" w:sz="0" w:space="0" w:color="auto"/>
          </w:divBdr>
        </w:div>
        <w:div w:id="504243577">
          <w:marLeft w:val="640"/>
          <w:marRight w:val="0"/>
          <w:marTop w:val="0"/>
          <w:marBottom w:val="0"/>
          <w:divBdr>
            <w:top w:val="none" w:sz="0" w:space="0" w:color="auto"/>
            <w:left w:val="none" w:sz="0" w:space="0" w:color="auto"/>
            <w:bottom w:val="none" w:sz="0" w:space="0" w:color="auto"/>
            <w:right w:val="none" w:sz="0" w:space="0" w:color="auto"/>
          </w:divBdr>
        </w:div>
        <w:div w:id="9651207">
          <w:marLeft w:val="640"/>
          <w:marRight w:val="0"/>
          <w:marTop w:val="0"/>
          <w:marBottom w:val="0"/>
          <w:divBdr>
            <w:top w:val="none" w:sz="0" w:space="0" w:color="auto"/>
            <w:left w:val="none" w:sz="0" w:space="0" w:color="auto"/>
            <w:bottom w:val="none" w:sz="0" w:space="0" w:color="auto"/>
            <w:right w:val="none" w:sz="0" w:space="0" w:color="auto"/>
          </w:divBdr>
        </w:div>
        <w:div w:id="1538196461">
          <w:marLeft w:val="640"/>
          <w:marRight w:val="0"/>
          <w:marTop w:val="0"/>
          <w:marBottom w:val="0"/>
          <w:divBdr>
            <w:top w:val="none" w:sz="0" w:space="0" w:color="auto"/>
            <w:left w:val="none" w:sz="0" w:space="0" w:color="auto"/>
            <w:bottom w:val="none" w:sz="0" w:space="0" w:color="auto"/>
            <w:right w:val="none" w:sz="0" w:space="0" w:color="auto"/>
          </w:divBdr>
        </w:div>
        <w:div w:id="1778793381">
          <w:marLeft w:val="640"/>
          <w:marRight w:val="0"/>
          <w:marTop w:val="0"/>
          <w:marBottom w:val="0"/>
          <w:divBdr>
            <w:top w:val="none" w:sz="0" w:space="0" w:color="auto"/>
            <w:left w:val="none" w:sz="0" w:space="0" w:color="auto"/>
            <w:bottom w:val="none" w:sz="0" w:space="0" w:color="auto"/>
            <w:right w:val="none" w:sz="0" w:space="0" w:color="auto"/>
          </w:divBdr>
        </w:div>
        <w:div w:id="1972862224">
          <w:marLeft w:val="640"/>
          <w:marRight w:val="0"/>
          <w:marTop w:val="0"/>
          <w:marBottom w:val="0"/>
          <w:divBdr>
            <w:top w:val="none" w:sz="0" w:space="0" w:color="auto"/>
            <w:left w:val="none" w:sz="0" w:space="0" w:color="auto"/>
            <w:bottom w:val="none" w:sz="0" w:space="0" w:color="auto"/>
            <w:right w:val="none" w:sz="0" w:space="0" w:color="auto"/>
          </w:divBdr>
        </w:div>
      </w:divsChild>
    </w:div>
    <w:div w:id="90975570">
      <w:bodyDiv w:val="1"/>
      <w:marLeft w:val="0"/>
      <w:marRight w:val="0"/>
      <w:marTop w:val="0"/>
      <w:marBottom w:val="0"/>
      <w:divBdr>
        <w:top w:val="none" w:sz="0" w:space="0" w:color="auto"/>
        <w:left w:val="none" w:sz="0" w:space="0" w:color="auto"/>
        <w:bottom w:val="none" w:sz="0" w:space="0" w:color="auto"/>
        <w:right w:val="none" w:sz="0" w:space="0" w:color="auto"/>
      </w:divBdr>
      <w:divsChild>
        <w:div w:id="1473257180">
          <w:marLeft w:val="640"/>
          <w:marRight w:val="0"/>
          <w:marTop w:val="0"/>
          <w:marBottom w:val="0"/>
          <w:divBdr>
            <w:top w:val="none" w:sz="0" w:space="0" w:color="auto"/>
            <w:left w:val="none" w:sz="0" w:space="0" w:color="auto"/>
            <w:bottom w:val="none" w:sz="0" w:space="0" w:color="auto"/>
            <w:right w:val="none" w:sz="0" w:space="0" w:color="auto"/>
          </w:divBdr>
        </w:div>
        <w:div w:id="200095386">
          <w:marLeft w:val="640"/>
          <w:marRight w:val="0"/>
          <w:marTop w:val="0"/>
          <w:marBottom w:val="0"/>
          <w:divBdr>
            <w:top w:val="none" w:sz="0" w:space="0" w:color="auto"/>
            <w:left w:val="none" w:sz="0" w:space="0" w:color="auto"/>
            <w:bottom w:val="none" w:sz="0" w:space="0" w:color="auto"/>
            <w:right w:val="none" w:sz="0" w:space="0" w:color="auto"/>
          </w:divBdr>
        </w:div>
        <w:div w:id="627779131">
          <w:marLeft w:val="640"/>
          <w:marRight w:val="0"/>
          <w:marTop w:val="0"/>
          <w:marBottom w:val="0"/>
          <w:divBdr>
            <w:top w:val="none" w:sz="0" w:space="0" w:color="auto"/>
            <w:left w:val="none" w:sz="0" w:space="0" w:color="auto"/>
            <w:bottom w:val="none" w:sz="0" w:space="0" w:color="auto"/>
            <w:right w:val="none" w:sz="0" w:space="0" w:color="auto"/>
          </w:divBdr>
        </w:div>
        <w:div w:id="1190921574">
          <w:marLeft w:val="640"/>
          <w:marRight w:val="0"/>
          <w:marTop w:val="0"/>
          <w:marBottom w:val="0"/>
          <w:divBdr>
            <w:top w:val="none" w:sz="0" w:space="0" w:color="auto"/>
            <w:left w:val="none" w:sz="0" w:space="0" w:color="auto"/>
            <w:bottom w:val="none" w:sz="0" w:space="0" w:color="auto"/>
            <w:right w:val="none" w:sz="0" w:space="0" w:color="auto"/>
          </w:divBdr>
        </w:div>
        <w:div w:id="105202606">
          <w:marLeft w:val="640"/>
          <w:marRight w:val="0"/>
          <w:marTop w:val="0"/>
          <w:marBottom w:val="0"/>
          <w:divBdr>
            <w:top w:val="none" w:sz="0" w:space="0" w:color="auto"/>
            <w:left w:val="none" w:sz="0" w:space="0" w:color="auto"/>
            <w:bottom w:val="none" w:sz="0" w:space="0" w:color="auto"/>
            <w:right w:val="none" w:sz="0" w:space="0" w:color="auto"/>
          </w:divBdr>
        </w:div>
        <w:div w:id="1502117300">
          <w:marLeft w:val="640"/>
          <w:marRight w:val="0"/>
          <w:marTop w:val="0"/>
          <w:marBottom w:val="0"/>
          <w:divBdr>
            <w:top w:val="none" w:sz="0" w:space="0" w:color="auto"/>
            <w:left w:val="none" w:sz="0" w:space="0" w:color="auto"/>
            <w:bottom w:val="none" w:sz="0" w:space="0" w:color="auto"/>
            <w:right w:val="none" w:sz="0" w:space="0" w:color="auto"/>
          </w:divBdr>
        </w:div>
        <w:div w:id="2039424491">
          <w:marLeft w:val="640"/>
          <w:marRight w:val="0"/>
          <w:marTop w:val="0"/>
          <w:marBottom w:val="0"/>
          <w:divBdr>
            <w:top w:val="none" w:sz="0" w:space="0" w:color="auto"/>
            <w:left w:val="none" w:sz="0" w:space="0" w:color="auto"/>
            <w:bottom w:val="none" w:sz="0" w:space="0" w:color="auto"/>
            <w:right w:val="none" w:sz="0" w:space="0" w:color="auto"/>
          </w:divBdr>
        </w:div>
        <w:div w:id="2019113478">
          <w:marLeft w:val="640"/>
          <w:marRight w:val="0"/>
          <w:marTop w:val="0"/>
          <w:marBottom w:val="0"/>
          <w:divBdr>
            <w:top w:val="none" w:sz="0" w:space="0" w:color="auto"/>
            <w:left w:val="none" w:sz="0" w:space="0" w:color="auto"/>
            <w:bottom w:val="none" w:sz="0" w:space="0" w:color="auto"/>
            <w:right w:val="none" w:sz="0" w:space="0" w:color="auto"/>
          </w:divBdr>
        </w:div>
        <w:div w:id="617375631">
          <w:marLeft w:val="640"/>
          <w:marRight w:val="0"/>
          <w:marTop w:val="0"/>
          <w:marBottom w:val="0"/>
          <w:divBdr>
            <w:top w:val="none" w:sz="0" w:space="0" w:color="auto"/>
            <w:left w:val="none" w:sz="0" w:space="0" w:color="auto"/>
            <w:bottom w:val="none" w:sz="0" w:space="0" w:color="auto"/>
            <w:right w:val="none" w:sz="0" w:space="0" w:color="auto"/>
          </w:divBdr>
        </w:div>
        <w:div w:id="1302613289">
          <w:marLeft w:val="640"/>
          <w:marRight w:val="0"/>
          <w:marTop w:val="0"/>
          <w:marBottom w:val="0"/>
          <w:divBdr>
            <w:top w:val="none" w:sz="0" w:space="0" w:color="auto"/>
            <w:left w:val="none" w:sz="0" w:space="0" w:color="auto"/>
            <w:bottom w:val="none" w:sz="0" w:space="0" w:color="auto"/>
            <w:right w:val="none" w:sz="0" w:space="0" w:color="auto"/>
          </w:divBdr>
        </w:div>
        <w:div w:id="1483816087">
          <w:marLeft w:val="640"/>
          <w:marRight w:val="0"/>
          <w:marTop w:val="0"/>
          <w:marBottom w:val="0"/>
          <w:divBdr>
            <w:top w:val="none" w:sz="0" w:space="0" w:color="auto"/>
            <w:left w:val="none" w:sz="0" w:space="0" w:color="auto"/>
            <w:bottom w:val="none" w:sz="0" w:space="0" w:color="auto"/>
            <w:right w:val="none" w:sz="0" w:space="0" w:color="auto"/>
          </w:divBdr>
        </w:div>
        <w:div w:id="1183786426">
          <w:marLeft w:val="640"/>
          <w:marRight w:val="0"/>
          <w:marTop w:val="0"/>
          <w:marBottom w:val="0"/>
          <w:divBdr>
            <w:top w:val="none" w:sz="0" w:space="0" w:color="auto"/>
            <w:left w:val="none" w:sz="0" w:space="0" w:color="auto"/>
            <w:bottom w:val="none" w:sz="0" w:space="0" w:color="auto"/>
            <w:right w:val="none" w:sz="0" w:space="0" w:color="auto"/>
          </w:divBdr>
        </w:div>
        <w:div w:id="1318339044">
          <w:marLeft w:val="640"/>
          <w:marRight w:val="0"/>
          <w:marTop w:val="0"/>
          <w:marBottom w:val="0"/>
          <w:divBdr>
            <w:top w:val="none" w:sz="0" w:space="0" w:color="auto"/>
            <w:left w:val="none" w:sz="0" w:space="0" w:color="auto"/>
            <w:bottom w:val="none" w:sz="0" w:space="0" w:color="auto"/>
            <w:right w:val="none" w:sz="0" w:space="0" w:color="auto"/>
          </w:divBdr>
        </w:div>
        <w:div w:id="956181451">
          <w:marLeft w:val="640"/>
          <w:marRight w:val="0"/>
          <w:marTop w:val="0"/>
          <w:marBottom w:val="0"/>
          <w:divBdr>
            <w:top w:val="none" w:sz="0" w:space="0" w:color="auto"/>
            <w:left w:val="none" w:sz="0" w:space="0" w:color="auto"/>
            <w:bottom w:val="none" w:sz="0" w:space="0" w:color="auto"/>
            <w:right w:val="none" w:sz="0" w:space="0" w:color="auto"/>
          </w:divBdr>
        </w:div>
        <w:div w:id="464739555">
          <w:marLeft w:val="640"/>
          <w:marRight w:val="0"/>
          <w:marTop w:val="0"/>
          <w:marBottom w:val="0"/>
          <w:divBdr>
            <w:top w:val="none" w:sz="0" w:space="0" w:color="auto"/>
            <w:left w:val="none" w:sz="0" w:space="0" w:color="auto"/>
            <w:bottom w:val="none" w:sz="0" w:space="0" w:color="auto"/>
            <w:right w:val="none" w:sz="0" w:space="0" w:color="auto"/>
          </w:divBdr>
        </w:div>
        <w:div w:id="219023046">
          <w:marLeft w:val="640"/>
          <w:marRight w:val="0"/>
          <w:marTop w:val="0"/>
          <w:marBottom w:val="0"/>
          <w:divBdr>
            <w:top w:val="none" w:sz="0" w:space="0" w:color="auto"/>
            <w:left w:val="none" w:sz="0" w:space="0" w:color="auto"/>
            <w:bottom w:val="none" w:sz="0" w:space="0" w:color="auto"/>
            <w:right w:val="none" w:sz="0" w:space="0" w:color="auto"/>
          </w:divBdr>
        </w:div>
        <w:div w:id="1650865339">
          <w:marLeft w:val="640"/>
          <w:marRight w:val="0"/>
          <w:marTop w:val="0"/>
          <w:marBottom w:val="0"/>
          <w:divBdr>
            <w:top w:val="none" w:sz="0" w:space="0" w:color="auto"/>
            <w:left w:val="none" w:sz="0" w:space="0" w:color="auto"/>
            <w:bottom w:val="none" w:sz="0" w:space="0" w:color="auto"/>
            <w:right w:val="none" w:sz="0" w:space="0" w:color="auto"/>
          </w:divBdr>
        </w:div>
        <w:div w:id="1260062284">
          <w:marLeft w:val="640"/>
          <w:marRight w:val="0"/>
          <w:marTop w:val="0"/>
          <w:marBottom w:val="0"/>
          <w:divBdr>
            <w:top w:val="none" w:sz="0" w:space="0" w:color="auto"/>
            <w:left w:val="none" w:sz="0" w:space="0" w:color="auto"/>
            <w:bottom w:val="none" w:sz="0" w:space="0" w:color="auto"/>
            <w:right w:val="none" w:sz="0" w:space="0" w:color="auto"/>
          </w:divBdr>
        </w:div>
        <w:div w:id="1956281848">
          <w:marLeft w:val="640"/>
          <w:marRight w:val="0"/>
          <w:marTop w:val="0"/>
          <w:marBottom w:val="0"/>
          <w:divBdr>
            <w:top w:val="none" w:sz="0" w:space="0" w:color="auto"/>
            <w:left w:val="none" w:sz="0" w:space="0" w:color="auto"/>
            <w:bottom w:val="none" w:sz="0" w:space="0" w:color="auto"/>
            <w:right w:val="none" w:sz="0" w:space="0" w:color="auto"/>
          </w:divBdr>
        </w:div>
        <w:div w:id="411051516">
          <w:marLeft w:val="640"/>
          <w:marRight w:val="0"/>
          <w:marTop w:val="0"/>
          <w:marBottom w:val="0"/>
          <w:divBdr>
            <w:top w:val="none" w:sz="0" w:space="0" w:color="auto"/>
            <w:left w:val="none" w:sz="0" w:space="0" w:color="auto"/>
            <w:bottom w:val="none" w:sz="0" w:space="0" w:color="auto"/>
            <w:right w:val="none" w:sz="0" w:space="0" w:color="auto"/>
          </w:divBdr>
        </w:div>
        <w:div w:id="1641492235">
          <w:marLeft w:val="640"/>
          <w:marRight w:val="0"/>
          <w:marTop w:val="0"/>
          <w:marBottom w:val="0"/>
          <w:divBdr>
            <w:top w:val="none" w:sz="0" w:space="0" w:color="auto"/>
            <w:left w:val="none" w:sz="0" w:space="0" w:color="auto"/>
            <w:bottom w:val="none" w:sz="0" w:space="0" w:color="auto"/>
            <w:right w:val="none" w:sz="0" w:space="0" w:color="auto"/>
          </w:divBdr>
        </w:div>
        <w:div w:id="621033223">
          <w:marLeft w:val="640"/>
          <w:marRight w:val="0"/>
          <w:marTop w:val="0"/>
          <w:marBottom w:val="0"/>
          <w:divBdr>
            <w:top w:val="none" w:sz="0" w:space="0" w:color="auto"/>
            <w:left w:val="none" w:sz="0" w:space="0" w:color="auto"/>
            <w:bottom w:val="none" w:sz="0" w:space="0" w:color="auto"/>
            <w:right w:val="none" w:sz="0" w:space="0" w:color="auto"/>
          </w:divBdr>
        </w:div>
        <w:div w:id="1140537831">
          <w:marLeft w:val="640"/>
          <w:marRight w:val="0"/>
          <w:marTop w:val="0"/>
          <w:marBottom w:val="0"/>
          <w:divBdr>
            <w:top w:val="none" w:sz="0" w:space="0" w:color="auto"/>
            <w:left w:val="none" w:sz="0" w:space="0" w:color="auto"/>
            <w:bottom w:val="none" w:sz="0" w:space="0" w:color="auto"/>
            <w:right w:val="none" w:sz="0" w:space="0" w:color="auto"/>
          </w:divBdr>
        </w:div>
        <w:div w:id="1182546349">
          <w:marLeft w:val="640"/>
          <w:marRight w:val="0"/>
          <w:marTop w:val="0"/>
          <w:marBottom w:val="0"/>
          <w:divBdr>
            <w:top w:val="none" w:sz="0" w:space="0" w:color="auto"/>
            <w:left w:val="none" w:sz="0" w:space="0" w:color="auto"/>
            <w:bottom w:val="none" w:sz="0" w:space="0" w:color="auto"/>
            <w:right w:val="none" w:sz="0" w:space="0" w:color="auto"/>
          </w:divBdr>
        </w:div>
        <w:div w:id="2132672531">
          <w:marLeft w:val="640"/>
          <w:marRight w:val="0"/>
          <w:marTop w:val="0"/>
          <w:marBottom w:val="0"/>
          <w:divBdr>
            <w:top w:val="none" w:sz="0" w:space="0" w:color="auto"/>
            <w:left w:val="none" w:sz="0" w:space="0" w:color="auto"/>
            <w:bottom w:val="none" w:sz="0" w:space="0" w:color="auto"/>
            <w:right w:val="none" w:sz="0" w:space="0" w:color="auto"/>
          </w:divBdr>
        </w:div>
        <w:div w:id="1951425252">
          <w:marLeft w:val="640"/>
          <w:marRight w:val="0"/>
          <w:marTop w:val="0"/>
          <w:marBottom w:val="0"/>
          <w:divBdr>
            <w:top w:val="none" w:sz="0" w:space="0" w:color="auto"/>
            <w:left w:val="none" w:sz="0" w:space="0" w:color="auto"/>
            <w:bottom w:val="none" w:sz="0" w:space="0" w:color="auto"/>
            <w:right w:val="none" w:sz="0" w:space="0" w:color="auto"/>
          </w:divBdr>
        </w:div>
        <w:div w:id="278804046">
          <w:marLeft w:val="640"/>
          <w:marRight w:val="0"/>
          <w:marTop w:val="0"/>
          <w:marBottom w:val="0"/>
          <w:divBdr>
            <w:top w:val="none" w:sz="0" w:space="0" w:color="auto"/>
            <w:left w:val="none" w:sz="0" w:space="0" w:color="auto"/>
            <w:bottom w:val="none" w:sz="0" w:space="0" w:color="auto"/>
            <w:right w:val="none" w:sz="0" w:space="0" w:color="auto"/>
          </w:divBdr>
        </w:div>
        <w:div w:id="98258761">
          <w:marLeft w:val="640"/>
          <w:marRight w:val="0"/>
          <w:marTop w:val="0"/>
          <w:marBottom w:val="0"/>
          <w:divBdr>
            <w:top w:val="none" w:sz="0" w:space="0" w:color="auto"/>
            <w:left w:val="none" w:sz="0" w:space="0" w:color="auto"/>
            <w:bottom w:val="none" w:sz="0" w:space="0" w:color="auto"/>
            <w:right w:val="none" w:sz="0" w:space="0" w:color="auto"/>
          </w:divBdr>
        </w:div>
        <w:div w:id="9067994">
          <w:marLeft w:val="640"/>
          <w:marRight w:val="0"/>
          <w:marTop w:val="0"/>
          <w:marBottom w:val="0"/>
          <w:divBdr>
            <w:top w:val="none" w:sz="0" w:space="0" w:color="auto"/>
            <w:left w:val="none" w:sz="0" w:space="0" w:color="auto"/>
            <w:bottom w:val="none" w:sz="0" w:space="0" w:color="auto"/>
            <w:right w:val="none" w:sz="0" w:space="0" w:color="auto"/>
          </w:divBdr>
        </w:div>
        <w:div w:id="799955045">
          <w:marLeft w:val="640"/>
          <w:marRight w:val="0"/>
          <w:marTop w:val="0"/>
          <w:marBottom w:val="0"/>
          <w:divBdr>
            <w:top w:val="none" w:sz="0" w:space="0" w:color="auto"/>
            <w:left w:val="none" w:sz="0" w:space="0" w:color="auto"/>
            <w:bottom w:val="none" w:sz="0" w:space="0" w:color="auto"/>
            <w:right w:val="none" w:sz="0" w:space="0" w:color="auto"/>
          </w:divBdr>
        </w:div>
        <w:div w:id="670178081">
          <w:marLeft w:val="640"/>
          <w:marRight w:val="0"/>
          <w:marTop w:val="0"/>
          <w:marBottom w:val="0"/>
          <w:divBdr>
            <w:top w:val="none" w:sz="0" w:space="0" w:color="auto"/>
            <w:left w:val="none" w:sz="0" w:space="0" w:color="auto"/>
            <w:bottom w:val="none" w:sz="0" w:space="0" w:color="auto"/>
            <w:right w:val="none" w:sz="0" w:space="0" w:color="auto"/>
          </w:divBdr>
        </w:div>
        <w:div w:id="427242001">
          <w:marLeft w:val="640"/>
          <w:marRight w:val="0"/>
          <w:marTop w:val="0"/>
          <w:marBottom w:val="0"/>
          <w:divBdr>
            <w:top w:val="none" w:sz="0" w:space="0" w:color="auto"/>
            <w:left w:val="none" w:sz="0" w:space="0" w:color="auto"/>
            <w:bottom w:val="none" w:sz="0" w:space="0" w:color="auto"/>
            <w:right w:val="none" w:sz="0" w:space="0" w:color="auto"/>
          </w:divBdr>
        </w:div>
        <w:div w:id="967277808">
          <w:marLeft w:val="640"/>
          <w:marRight w:val="0"/>
          <w:marTop w:val="0"/>
          <w:marBottom w:val="0"/>
          <w:divBdr>
            <w:top w:val="none" w:sz="0" w:space="0" w:color="auto"/>
            <w:left w:val="none" w:sz="0" w:space="0" w:color="auto"/>
            <w:bottom w:val="none" w:sz="0" w:space="0" w:color="auto"/>
            <w:right w:val="none" w:sz="0" w:space="0" w:color="auto"/>
          </w:divBdr>
        </w:div>
        <w:div w:id="1529487248">
          <w:marLeft w:val="640"/>
          <w:marRight w:val="0"/>
          <w:marTop w:val="0"/>
          <w:marBottom w:val="0"/>
          <w:divBdr>
            <w:top w:val="none" w:sz="0" w:space="0" w:color="auto"/>
            <w:left w:val="none" w:sz="0" w:space="0" w:color="auto"/>
            <w:bottom w:val="none" w:sz="0" w:space="0" w:color="auto"/>
            <w:right w:val="none" w:sz="0" w:space="0" w:color="auto"/>
          </w:divBdr>
        </w:div>
        <w:div w:id="203106013">
          <w:marLeft w:val="640"/>
          <w:marRight w:val="0"/>
          <w:marTop w:val="0"/>
          <w:marBottom w:val="0"/>
          <w:divBdr>
            <w:top w:val="none" w:sz="0" w:space="0" w:color="auto"/>
            <w:left w:val="none" w:sz="0" w:space="0" w:color="auto"/>
            <w:bottom w:val="none" w:sz="0" w:space="0" w:color="auto"/>
            <w:right w:val="none" w:sz="0" w:space="0" w:color="auto"/>
          </w:divBdr>
        </w:div>
        <w:div w:id="2106799779">
          <w:marLeft w:val="640"/>
          <w:marRight w:val="0"/>
          <w:marTop w:val="0"/>
          <w:marBottom w:val="0"/>
          <w:divBdr>
            <w:top w:val="none" w:sz="0" w:space="0" w:color="auto"/>
            <w:left w:val="none" w:sz="0" w:space="0" w:color="auto"/>
            <w:bottom w:val="none" w:sz="0" w:space="0" w:color="auto"/>
            <w:right w:val="none" w:sz="0" w:space="0" w:color="auto"/>
          </w:divBdr>
        </w:div>
        <w:div w:id="839349730">
          <w:marLeft w:val="640"/>
          <w:marRight w:val="0"/>
          <w:marTop w:val="0"/>
          <w:marBottom w:val="0"/>
          <w:divBdr>
            <w:top w:val="none" w:sz="0" w:space="0" w:color="auto"/>
            <w:left w:val="none" w:sz="0" w:space="0" w:color="auto"/>
            <w:bottom w:val="none" w:sz="0" w:space="0" w:color="auto"/>
            <w:right w:val="none" w:sz="0" w:space="0" w:color="auto"/>
          </w:divBdr>
        </w:div>
        <w:div w:id="2111925346">
          <w:marLeft w:val="640"/>
          <w:marRight w:val="0"/>
          <w:marTop w:val="0"/>
          <w:marBottom w:val="0"/>
          <w:divBdr>
            <w:top w:val="none" w:sz="0" w:space="0" w:color="auto"/>
            <w:left w:val="none" w:sz="0" w:space="0" w:color="auto"/>
            <w:bottom w:val="none" w:sz="0" w:space="0" w:color="auto"/>
            <w:right w:val="none" w:sz="0" w:space="0" w:color="auto"/>
          </w:divBdr>
        </w:div>
        <w:div w:id="1747412727">
          <w:marLeft w:val="640"/>
          <w:marRight w:val="0"/>
          <w:marTop w:val="0"/>
          <w:marBottom w:val="0"/>
          <w:divBdr>
            <w:top w:val="none" w:sz="0" w:space="0" w:color="auto"/>
            <w:left w:val="none" w:sz="0" w:space="0" w:color="auto"/>
            <w:bottom w:val="none" w:sz="0" w:space="0" w:color="auto"/>
            <w:right w:val="none" w:sz="0" w:space="0" w:color="auto"/>
          </w:divBdr>
        </w:div>
        <w:div w:id="910500770">
          <w:marLeft w:val="640"/>
          <w:marRight w:val="0"/>
          <w:marTop w:val="0"/>
          <w:marBottom w:val="0"/>
          <w:divBdr>
            <w:top w:val="none" w:sz="0" w:space="0" w:color="auto"/>
            <w:left w:val="none" w:sz="0" w:space="0" w:color="auto"/>
            <w:bottom w:val="none" w:sz="0" w:space="0" w:color="auto"/>
            <w:right w:val="none" w:sz="0" w:space="0" w:color="auto"/>
          </w:divBdr>
        </w:div>
        <w:div w:id="296886083">
          <w:marLeft w:val="640"/>
          <w:marRight w:val="0"/>
          <w:marTop w:val="0"/>
          <w:marBottom w:val="0"/>
          <w:divBdr>
            <w:top w:val="none" w:sz="0" w:space="0" w:color="auto"/>
            <w:left w:val="none" w:sz="0" w:space="0" w:color="auto"/>
            <w:bottom w:val="none" w:sz="0" w:space="0" w:color="auto"/>
            <w:right w:val="none" w:sz="0" w:space="0" w:color="auto"/>
          </w:divBdr>
        </w:div>
        <w:div w:id="857281797">
          <w:marLeft w:val="640"/>
          <w:marRight w:val="0"/>
          <w:marTop w:val="0"/>
          <w:marBottom w:val="0"/>
          <w:divBdr>
            <w:top w:val="none" w:sz="0" w:space="0" w:color="auto"/>
            <w:left w:val="none" w:sz="0" w:space="0" w:color="auto"/>
            <w:bottom w:val="none" w:sz="0" w:space="0" w:color="auto"/>
            <w:right w:val="none" w:sz="0" w:space="0" w:color="auto"/>
          </w:divBdr>
        </w:div>
        <w:div w:id="1316377055">
          <w:marLeft w:val="640"/>
          <w:marRight w:val="0"/>
          <w:marTop w:val="0"/>
          <w:marBottom w:val="0"/>
          <w:divBdr>
            <w:top w:val="none" w:sz="0" w:space="0" w:color="auto"/>
            <w:left w:val="none" w:sz="0" w:space="0" w:color="auto"/>
            <w:bottom w:val="none" w:sz="0" w:space="0" w:color="auto"/>
            <w:right w:val="none" w:sz="0" w:space="0" w:color="auto"/>
          </w:divBdr>
        </w:div>
        <w:div w:id="1417896676">
          <w:marLeft w:val="640"/>
          <w:marRight w:val="0"/>
          <w:marTop w:val="0"/>
          <w:marBottom w:val="0"/>
          <w:divBdr>
            <w:top w:val="none" w:sz="0" w:space="0" w:color="auto"/>
            <w:left w:val="none" w:sz="0" w:space="0" w:color="auto"/>
            <w:bottom w:val="none" w:sz="0" w:space="0" w:color="auto"/>
            <w:right w:val="none" w:sz="0" w:space="0" w:color="auto"/>
          </w:divBdr>
        </w:div>
        <w:div w:id="316110181">
          <w:marLeft w:val="640"/>
          <w:marRight w:val="0"/>
          <w:marTop w:val="0"/>
          <w:marBottom w:val="0"/>
          <w:divBdr>
            <w:top w:val="none" w:sz="0" w:space="0" w:color="auto"/>
            <w:left w:val="none" w:sz="0" w:space="0" w:color="auto"/>
            <w:bottom w:val="none" w:sz="0" w:space="0" w:color="auto"/>
            <w:right w:val="none" w:sz="0" w:space="0" w:color="auto"/>
          </w:divBdr>
        </w:div>
        <w:div w:id="1473594124">
          <w:marLeft w:val="640"/>
          <w:marRight w:val="0"/>
          <w:marTop w:val="0"/>
          <w:marBottom w:val="0"/>
          <w:divBdr>
            <w:top w:val="none" w:sz="0" w:space="0" w:color="auto"/>
            <w:left w:val="none" w:sz="0" w:space="0" w:color="auto"/>
            <w:bottom w:val="none" w:sz="0" w:space="0" w:color="auto"/>
            <w:right w:val="none" w:sz="0" w:space="0" w:color="auto"/>
          </w:divBdr>
        </w:div>
        <w:div w:id="1104377079">
          <w:marLeft w:val="640"/>
          <w:marRight w:val="0"/>
          <w:marTop w:val="0"/>
          <w:marBottom w:val="0"/>
          <w:divBdr>
            <w:top w:val="none" w:sz="0" w:space="0" w:color="auto"/>
            <w:left w:val="none" w:sz="0" w:space="0" w:color="auto"/>
            <w:bottom w:val="none" w:sz="0" w:space="0" w:color="auto"/>
            <w:right w:val="none" w:sz="0" w:space="0" w:color="auto"/>
          </w:divBdr>
        </w:div>
      </w:divsChild>
    </w:div>
    <w:div w:id="169607269">
      <w:bodyDiv w:val="1"/>
      <w:marLeft w:val="0"/>
      <w:marRight w:val="0"/>
      <w:marTop w:val="0"/>
      <w:marBottom w:val="0"/>
      <w:divBdr>
        <w:top w:val="none" w:sz="0" w:space="0" w:color="auto"/>
        <w:left w:val="none" w:sz="0" w:space="0" w:color="auto"/>
        <w:bottom w:val="none" w:sz="0" w:space="0" w:color="auto"/>
        <w:right w:val="none" w:sz="0" w:space="0" w:color="auto"/>
      </w:divBdr>
    </w:div>
    <w:div w:id="245268455">
      <w:bodyDiv w:val="1"/>
      <w:marLeft w:val="0"/>
      <w:marRight w:val="0"/>
      <w:marTop w:val="0"/>
      <w:marBottom w:val="0"/>
      <w:divBdr>
        <w:top w:val="none" w:sz="0" w:space="0" w:color="auto"/>
        <w:left w:val="none" w:sz="0" w:space="0" w:color="auto"/>
        <w:bottom w:val="none" w:sz="0" w:space="0" w:color="auto"/>
        <w:right w:val="none" w:sz="0" w:space="0" w:color="auto"/>
      </w:divBdr>
      <w:divsChild>
        <w:div w:id="517736899">
          <w:marLeft w:val="0"/>
          <w:marRight w:val="0"/>
          <w:marTop w:val="0"/>
          <w:marBottom w:val="0"/>
          <w:divBdr>
            <w:top w:val="none" w:sz="0" w:space="0" w:color="auto"/>
            <w:left w:val="none" w:sz="0" w:space="0" w:color="auto"/>
            <w:bottom w:val="none" w:sz="0" w:space="0" w:color="auto"/>
            <w:right w:val="none" w:sz="0" w:space="0" w:color="auto"/>
          </w:divBdr>
          <w:divsChild>
            <w:div w:id="433938806">
              <w:marLeft w:val="0"/>
              <w:marRight w:val="0"/>
              <w:marTop w:val="0"/>
              <w:marBottom w:val="0"/>
              <w:divBdr>
                <w:top w:val="none" w:sz="0" w:space="0" w:color="auto"/>
                <w:left w:val="none" w:sz="0" w:space="0" w:color="auto"/>
                <w:bottom w:val="none" w:sz="0" w:space="0" w:color="auto"/>
                <w:right w:val="none" w:sz="0" w:space="0" w:color="auto"/>
              </w:divBdr>
              <w:divsChild>
                <w:div w:id="93829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6062">
      <w:bodyDiv w:val="1"/>
      <w:marLeft w:val="0"/>
      <w:marRight w:val="0"/>
      <w:marTop w:val="0"/>
      <w:marBottom w:val="0"/>
      <w:divBdr>
        <w:top w:val="none" w:sz="0" w:space="0" w:color="auto"/>
        <w:left w:val="none" w:sz="0" w:space="0" w:color="auto"/>
        <w:bottom w:val="none" w:sz="0" w:space="0" w:color="auto"/>
        <w:right w:val="none" w:sz="0" w:space="0" w:color="auto"/>
      </w:divBdr>
      <w:divsChild>
        <w:div w:id="1404138257">
          <w:marLeft w:val="0"/>
          <w:marRight w:val="0"/>
          <w:marTop w:val="0"/>
          <w:marBottom w:val="0"/>
          <w:divBdr>
            <w:top w:val="none" w:sz="0" w:space="0" w:color="auto"/>
            <w:left w:val="none" w:sz="0" w:space="0" w:color="auto"/>
            <w:bottom w:val="none" w:sz="0" w:space="0" w:color="auto"/>
            <w:right w:val="none" w:sz="0" w:space="0" w:color="auto"/>
          </w:divBdr>
          <w:divsChild>
            <w:div w:id="406616775">
              <w:marLeft w:val="0"/>
              <w:marRight w:val="0"/>
              <w:marTop w:val="0"/>
              <w:marBottom w:val="0"/>
              <w:divBdr>
                <w:top w:val="none" w:sz="0" w:space="0" w:color="auto"/>
                <w:left w:val="none" w:sz="0" w:space="0" w:color="auto"/>
                <w:bottom w:val="none" w:sz="0" w:space="0" w:color="auto"/>
                <w:right w:val="none" w:sz="0" w:space="0" w:color="auto"/>
              </w:divBdr>
              <w:divsChild>
                <w:div w:id="13538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386477">
      <w:bodyDiv w:val="1"/>
      <w:marLeft w:val="0"/>
      <w:marRight w:val="0"/>
      <w:marTop w:val="0"/>
      <w:marBottom w:val="0"/>
      <w:divBdr>
        <w:top w:val="none" w:sz="0" w:space="0" w:color="auto"/>
        <w:left w:val="none" w:sz="0" w:space="0" w:color="auto"/>
        <w:bottom w:val="none" w:sz="0" w:space="0" w:color="auto"/>
        <w:right w:val="none" w:sz="0" w:space="0" w:color="auto"/>
      </w:divBdr>
    </w:div>
    <w:div w:id="267852903">
      <w:bodyDiv w:val="1"/>
      <w:marLeft w:val="0"/>
      <w:marRight w:val="0"/>
      <w:marTop w:val="0"/>
      <w:marBottom w:val="0"/>
      <w:divBdr>
        <w:top w:val="none" w:sz="0" w:space="0" w:color="auto"/>
        <w:left w:val="none" w:sz="0" w:space="0" w:color="auto"/>
        <w:bottom w:val="none" w:sz="0" w:space="0" w:color="auto"/>
        <w:right w:val="none" w:sz="0" w:space="0" w:color="auto"/>
      </w:divBdr>
      <w:divsChild>
        <w:div w:id="1392583996">
          <w:marLeft w:val="640"/>
          <w:marRight w:val="0"/>
          <w:marTop w:val="0"/>
          <w:marBottom w:val="0"/>
          <w:divBdr>
            <w:top w:val="none" w:sz="0" w:space="0" w:color="auto"/>
            <w:left w:val="none" w:sz="0" w:space="0" w:color="auto"/>
            <w:bottom w:val="none" w:sz="0" w:space="0" w:color="auto"/>
            <w:right w:val="none" w:sz="0" w:space="0" w:color="auto"/>
          </w:divBdr>
        </w:div>
        <w:div w:id="1836602017">
          <w:marLeft w:val="640"/>
          <w:marRight w:val="0"/>
          <w:marTop w:val="0"/>
          <w:marBottom w:val="0"/>
          <w:divBdr>
            <w:top w:val="none" w:sz="0" w:space="0" w:color="auto"/>
            <w:left w:val="none" w:sz="0" w:space="0" w:color="auto"/>
            <w:bottom w:val="none" w:sz="0" w:space="0" w:color="auto"/>
            <w:right w:val="none" w:sz="0" w:space="0" w:color="auto"/>
          </w:divBdr>
        </w:div>
        <w:div w:id="1305238173">
          <w:marLeft w:val="640"/>
          <w:marRight w:val="0"/>
          <w:marTop w:val="0"/>
          <w:marBottom w:val="0"/>
          <w:divBdr>
            <w:top w:val="none" w:sz="0" w:space="0" w:color="auto"/>
            <w:left w:val="none" w:sz="0" w:space="0" w:color="auto"/>
            <w:bottom w:val="none" w:sz="0" w:space="0" w:color="auto"/>
            <w:right w:val="none" w:sz="0" w:space="0" w:color="auto"/>
          </w:divBdr>
        </w:div>
        <w:div w:id="263997290">
          <w:marLeft w:val="640"/>
          <w:marRight w:val="0"/>
          <w:marTop w:val="0"/>
          <w:marBottom w:val="0"/>
          <w:divBdr>
            <w:top w:val="none" w:sz="0" w:space="0" w:color="auto"/>
            <w:left w:val="none" w:sz="0" w:space="0" w:color="auto"/>
            <w:bottom w:val="none" w:sz="0" w:space="0" w:color="auto"/>
            <w:right w:val="none" w:sz="0" w:space="0" w:color="auto"/>
          </w:divBdr>
        </w:div>
        <w:div w:id="466049757">
          <w:marLeft w:val="640"/>
          <w:marRight w:val="0"/>
          <w:marTop w:val="0"/>
          <w:marBottom w:val="0"/>
          <w:divBdr>
            <w:top w:val="none" w:sz="0" w:space="0" w:color="auto"/>
            <w:left w:val="none" w:sz="0" w:space="0" w:color="auto"/>
            <w:bottom w:val="none" w:sz="0" w:space="0" w:color="auto"/>
            <w:right w:val="none" w:sz="0" w:space="0" w:color="auto"/>
          </w:divBdr>
        </w:div>
        <w:div w:id="1348797602">
          <w:marLeft w:val="640"/>
          <w:marRight w:val="0"/>
          <w:marTop w:val="0"/>
          <w:marBottom w:val="0"/>
          <w:divBdr>
            <w:top w:val="none" w:sz="0" w:space="0" w:color="auto"/>
            <w:left w:val="none" w:sz="0" w:space="0" w:color="auto"/>
            <w:bottom w:val="none" w:sz="0" w:space="0" w:color="auto"/>
            <w:right w:val="none" w:sz="0" w:space="0" w:color="auto"/>
          </w:divBdr>
        </w:div>
        <w:div w:id="1576354586">
          <w:marLeft w:val="640"/>
          <w:marRight w:val="0"/>
          <w:marTop w:val="0"/>
          <w:marBottom w:val="0"/>
          <w:divBdr>
            <w:top w:val="none" w:sz="0" w:space="0" w:color="auto"/>
            <w:left w:val="none" w:sz="0" w:space="0" w:color="auto"/>
            <w:bottom w:val="none" w:sz="0" w:space="0" w:color="auto"/>
            <w:right w:val="none" w:sz="0" w:space="0" w:color="auto"/>
          </w:divBdr>
        </w:div>
        <w:div w:id="403994012">
          <w:marLeft w:val="640"/>
          <w:marRight w:val="0"/>
          <w:marTop w:val="0"/>
          <w:marBottom w:val="0"/>
          <w:divBdr>
            <w:top w:val="none" w:sz="0" w:space="0" w:color="auto"/>
            <w:left w:val="none" w:sz="0" w:space="0" w:color="auto"/>
            <w:bottom w:val="none" w:sz="0" w:space="0" w:color="auto"/>
            <w:right w:val="none" w:sz="0" w:space="0" w:color="auto"/>
          </w:divBdr>
        </w:div>
        <w:div w:id="573122909">
          <w:marLeft w:val="640"/>
          <w:marRight w:val="0"/>
          <w:marTop w:val="0"/>
          <w:marBottom w:val="0"/>
          <w:divBdr>
            <w:top w:val="none" w:sz="0" w:space="0" w:color="auto"/>
            <w:left w:val="none" w:sz="0" w:space="0" w:color="auto"/>
            <w:bottom w:val="none" w:sz="0" w:space="0" w:color="auto"/>
            <w:right w:val="none" w:sz="0" w:space="0" w:color="auto"/>
          </w:divBdr>
        </w:div>
        <w:div w:id="365910968">
          <w:marLeft w:val="640"/>
          <w:marRight w:val="0"/>
          <w:marTop w:val="0"/>
          <w:marBottom w:val="0"/>
          <w:divBdr>
            <w:top w:val="none" w:sz="0" w:space="0" w:color="auto"/>
            <w:left w:val="none" w:sz="0" w:space="0" w:color="auto"/>
            <w:bottom w:val="none" w:sz="0" w:space="0" w:color="auto"/>
            <w:right w:val="none" w:sz="0" w:space="0" w:color="auto"/>
          </w:divBdr>
        </w:div>
        <w:div w:id="1321084430">
          <w:marLeft w:val="640"/>
          <w:marRight w:val="0"/>
          <w:marTop w:val="0"/>
          <w:marBottom w:val="0"/>
          <w:divBdr>
            <w:top w:val="none" w:sz="0" w:space="0" w:color="auto"/>
            <w:left w:val="none" w:sz="0" w:space="0" w:color="auto"/>
            <w:bottom w:val="none" w:sz="0" w:space="0" w:color="auto"/>
            <w:right w:val="none" w:sz="0" w:space="0" w:color="auto"/>
          </w:divBdr>
        </w:div>
        <w:div w:id="867837107">
          <w:marLeft w:val="640"/>
          <w:marRight w:val="0"/>
          <w:marTop w:val="0"/>
          <w:marBottom w:val="0"/>
          <w:divBdr>
            <w:top w:val="none" w:sz="0" w:space="0" w:color="auto"/>
            <w:left w:val="none" w:sz="0" w:space="0" w:color="auto"/>
            <w:bottom w:val="none" w:sz="0" w:space="0" w:color="auto"/>
            <w:right w:val="none" w:sz="0" w:space="0" w:color="auto"/>
          </w:divBdr>
        </w:div>
        <w:div w:id="1984042934">
          <w:marLeft w:val="640"/>
          <w:marRight w:val="0"/>
          <w:marTop w:val="0"/>
          <w:marBottom w:val="0"/>
          <w:divBdr>
            <w:top w:val="none" w:sz="0" w:space="0" w:color="auto"/>
            <w:left w:val="none" w:sz="0" w:space="0" w:color="auto"/>
            <w:bottom w:val="none" w:sz="0" w:space="0" w:color="auto"/>
            <w:right w:val="none" w:sz="0" w:space="0" w:color="auto"/>
          </w:divBdr>
        </w:div>
        <w:div w:id="1676880152">
          <w:marLeft w:val="640"/>
          <w:marRight w:val="0"/>
          <w:marTop w:val="0"/>
          <w:marBottom w:val="0"/>
          <w:divBdr>
            <w:top w:val="none" w:sz="0" w:space="0" w:color="auto"/>
            <w:left w:val="none" w:sz="0" w:space="0" w:color="auto"/>
            <w:bottom w:val="none" w:sz="0" w:space="0" w:color="auto"/>
            <w:right w:val="none" w:sz="0" w:space="0" w:color="auto"/>
          </w:divBdr>
        </w:div>
        <w:div w:id="285282462">
          <w:marLeft w:val="640"/>
          <w:marRight w:val="0"/>
          <w:marTop w:val="0"/>
          <w:marBottom w:val="0"/>
          <w:divBdr>
            <w:top w:val="none" w:sz="0" w:space="0" w:color="auto"/>
            <w:left w:val="none" w:sz="0" w:space="0" w:color="auto"/>
            <w:bottom w:val="none" w:sz="0" w:space="0" w:color="auto"/>
            <w:right w:val="none" w:sz="0" w:space="0" w:color="auto"/>
          </w:divBdr>
        </w:div>
        <w:div w:id="156188385">
          <w:marLeft w:val="640"/>
          <w:marRight w:val="0"/>
          <w:marTop w:val="0"/>
          <w:marBottom w:val="0"/>
          <w:divBdr>
            <w:top w:val="none" w:sz="0" w:space="0" w:color="auto"/>
            <w:left w:val="none" w:sz="0" w:space="0" w:color="auto"/>
            <w:bottom w:val="none" w:sz="0" w:space="0" w:color="auto"/>
            <w:right w:val="none" w:sz="0" w:space="0" w:color="auto"/>
          </w:divBdr>
        </w:div>
        <w:div w:id="1712611026">
          <w:marLeft w:val="640"/>
          <w:marRight w:val="0"/>
          <w:marTop w:val="0"/>
          <w:marBottom w:val="0"/>
          <w:divBdr>
            <w:top w:val="none" w:sz="0" w:space="0" w:color="auto"/>
            <w:left w:val="none" w:sz="0" w:space="0" w:color="auto"/>
            <w:bottom w:val="none" w:sz="0" w:space="0" w:color="auto"/>
            <w:right w:val="none" w:sz="0" w:space="0" w:color="auto"/>
          </w:divBdr>
        </w:div>
        <w:div w:id="1734892758">
          <w:marLeft w:val="640"/>
          <w:marRight w:val="0"/>
          <w:marTop w:val="0"/>
          <w:marBottom w:val="0"/>
          <w:divBdr>
            <w:top w:val="none" w:sz="0" w:space="0" w:color="auto"/>
            <w:left w:val="none" w:sz="0" w:space="0" w:color="auto"/>
            <w:bottom w:val="none" w:sz="0" w:space="0" w:color="auto"/>
            <w:right w:val="none" w:sz="0" w:space="0" w:color="auto"/>
          </w:divBdr>
        </w:div>
        <w:div w:id="155456785">
          <w:marLeft w:val="640"/>
          <w:marRight w:val="0"/>
          <w:marTop w:val="0"/>
          <w:marBottom w:val="0"/>
          <w:divBdr>
            <w:top w:val="none" w:sz="0" w:space="0" w:color="auto"/>
            <w:left w:val="none" w:sz="0" w:space="0" w:color="auto"/>
            <w:bottom w:val="none" w:sz="0" w:space="0" w:color="auto"/>
            <w:right w:val="none" w:sz="0" w:space="0" w:color="auto"/>
          </w:divBdr>
        </w:div>
        <w:div w:id="1951010710">
          <w:marLeft w:val="640"/>
          <w:marRight w:val="0"/>
          <w:marTop w:val="0"/>
          <w:marBottom w:val="0"/>
          <w:divBdr>
            <w:top w:val="none" w:sz="0" w:space="0" w:color="auto"/>
            <w:left w:val="none" w:sz="0" w:space="0" w:color="auto"/>
            <w:bottom w:val="none" w:sz="0" w:space="0" w:color="auto"/>
            <w:right w:val="none" w:sz="0" w:space="0" w:color="auto"/>
          </w:divBdr>
        </w:div>
        <w:div w:id="247810386">
          <w:marLeft w:val="640"/>
          <w:marRight w:val="0"/>
          <w:marTop w:val="0"/>
          <w:marBottom w:val="0"/>
          <w:divBdr>
            <w:top w:val="none" w:sz="0" w:space="0" w:color="auto"/>
            <w:left w:val="none" w:sz="0" w:space="0" w:color="auto"/>
            <w:bottom w:val="none" w:sz="0" w:space="0" w:color="auto"/>
            <w:right w:val="none" w:sz="0" w:space="0" w:color="auto"/>
          </w:divBdr>
        </w:div>
        <w:div w:id="1493333608">
          <w:marLeft w:val="640"/>
          <w:marRight w:val="0"/>
          <w:marTop w:val="0"/>
          <w:marBottom w:val="0"/>
          <w:divBdr>
            <w:top w:val="none" w:sz="0" w:space="0" w:color="auto"/>
            <w:left w:val="none" w:sz="0" w:space="0" w:color="auto"/>
            <w:bottom w:val="none" w:sz="0" w:space="0" w:color="auto"/>
            <w:right w:val="none" w:sz="0" w:space="0" w:color="auto"/>
          </w:divBdr>
        </w:div>
        <w:div w:id="1127047698">
          <w:marLeft w:val="640"/>
          <w:marRight w:val="0"/>
          <w:marTop w:val="0"/>
          <w:marBottom w:val="0"/>
          <w:divBdr>
            <w:top w:val="none" w:sz="0" w:space="0" w:color="auto"/>
            <w:left w:val="none" w:sz="0" w:space="0" w:color="auto"/>
            <w:bottom w:val="none" w:sz="0" w:space="0" w:color="auto"/>
            <w:right w:val="none" w:sz="0" w:space="0" w:color="auto"/>
          </w:divBdr>
        </w:div>
        <w:div w:id="1567377657">
          <w:marLeft w:val="640"/>
          <w:marRight w:val="0"/>
          <w:marTop w:val="0"/>
          <w:marBottom w:val="0"/>
          <w:divBdr>
            <w:top w:val="none" w:sz="0" w:space="0" w:color="auto"/>
            <w:left w:val="none" w:sz="0" w:space="0" w:color="auto"/>
            <w:bottom w:val="none" w:sz="0" w:space="0" w:color="auto"/>
            <w:right w:val="none" w:sz="0" w:space="0" w:color="auto"/>
          </w:divBdr>
        </w:div>
        <w:div w:id="666597321">
          <w:marLeft w:val="640"/>
          <w:marRight w:val="0"/>
          <w:marTop w:val="0"/>
          <w:marBottom w:val="0"/>
          <w:divBdr>
            <w:top w:val="none" w:sz="0" w:space="0" w:color="auto"/>
            <w:left w:val="none" w:sz="0" w:space="0" w:color="auto"/>
            <w:bottom w:val="none" w:sz="0" w:space="0" w:color="auto"/>
            <w:right w:val="none" w:sz="0" w:space="0" w:color="auto"/>
          </w:divBdr>
        </w:div>
        <w:div w:id="5139609">
          <w:marLeft w:val="640"/>
          <w:marRight w:val="0"/>
          <w:marTop w:val="0"/>
          <w:marBottom w:val="0"/>
          <w:divBdr>
            <w:top w:val="none" w:sz="0" w:space="0" w:color="auto"/>
            <w:left w:val="none" w:sz="0" w:space="0" w:color="auto"/>
            <w:bottom w:val="none" w:sz="0" w:space="0" w:color="auto"/>
            <w:right w:val="none" w:sz="0" w:space="0" w:color="auto"/>
          </w:divBdr>
        </w:div>
        <w:div w:id="135995687">
          <w:marLeft w:val="640"/>
          <w:marRight w:val="0"/>
          <w:marTop w:val="0"/>
          <w:marBottom w:val="0"/>
          <w:divBdr>
            <w:top w:val="none" w:sz="0" w:space="0" w:color="auto"/>
            <w:left w:val="none" w:sz="0" w:space="0" w:color="auto"/>
            <w:bottom w:val="none" w:sz="0" w:space="0" w:color="auto"/>
            <w:right w:val="none" w:sz="0" w:space="0" w:color="auto"/>
          </w:divBdr>
        </w:div>
        <w:div w:id="1964456619">
          <w:marLeft w:val="640"/>
          <w:marRight w:val="0"/>
          <w:marTop w:val="0"/>
          <w:marBottom w:val="0"/>
          <w:divBdr>
            <w:top w:val="none" w:sz="0" w:space="0" w:color="auto"/>
            <w:left w:val="none" w:sz="0" w:space="0" w:color="auto"/>
            <w:bottom w:val="none" w:sz="0" w:space="0" w:color="auto"/>
            <w:right w:val="none" w:sz="0" w:space="0" w:color="auto"/>
          </w:divBdr>
        </w:div>
        <w:div w:id="1519658555">
          <w:marLeft w:val="640"/>
          <w:marRight w:val="0"/>
          <w:marTop w:val="0"/>
          <w:marBottom w:val="0"/>
          <w:divBdr>
            <w:top w:val="none" w:sz="0" w:space="0" w:color="auto"/>
            <w:left w:val="none" w:sz="0" w:space="0" w:color="auto"/>
            <w:bottom w:val="none" w:sz="0" w:space="0" w:color="auto"/>
            <w:right w:val="none" w:sz="0" w:space="0" w:color="auto"/>
          </w:divBdr>
        </w:div>
        <w:div w:id="40178739">
          <w:marLeft w:val="640"/>
          <w:marRight w:val="0"/>
          <w:marTop w:val="0"/>
          <w:marBottom w:val="0"/>
          <w:divBdr>
            <w:top w:val="none" w:sz="0" w:space="0" w:color="auto"/>
            <w:left w:val="none" w:sz="0" w:space="0" w:color="auto"/>
            <w:bottom w:val="none" w:sz="0" w:space="0" w:color="auto"/>
            <w:right w:val="none" w:sz="0" w:space="0" w:color="auto"/>
          </w:divBdr>
        </w:div>
        <w:div w:id="911697541">
          <w:marLeft w:val="640"/>
          <w:marRight w:val="0"/>
          <w:marTop w:val="0"/>
          <w:marBottom w:val="0"/>
          <w:divBdr>
            <w:top w:val="none" w:sz="0" w:space="0" w:color="auto"/>
            <w:left w:val="none" w:sz="0" w:space="0" w:color="auto"/>
            <w:bottom w:val="none" w:sz="0" w:space="0" w:color="auto"/>
            <w:right w:val="none" w:sz="0" w:space="0" w:color="auto"/>
          </w:divBdr>
        </w:div>
        <w:div w:id="785463443">
          <w:marLeft w:val="640"/>
          <w:marRight w:val="0"/>
          <w:marTop w:val="0"/>
          <w:marBottom w:val="0"/>
          <w:divBdr>
            <w:top w:val="none" w:sz="0" w:space="0" w:color="auto"/>
            <w:left w:val="none" w:sz="0" w:space="0" w:color="auto"/>
            <w:bottom w:val="none" w:sz="0" w:space="0" w:color="auto"/>
            <w:right w:val="none" w:sz="0" w:space="0" w:color="auto"/>
          </w:divBdr>
        </w:div>
        <w:div w:id="2008055014">
          <w:marLeft w:val="640"/>
          <w:marRight w:val="0"/>
          <w:marTop w:val="0"/>
          <w:marBottom w:val="0"/>
          <w:divBdr>
            <w:top w:val="none" w:sz="0" w:space="0" w:color="auto"/>
            <w:left w:val="none" w:sz="0" w:space="0" w:color="auto"/>
            <w:bottom w:val="none" w:sz="0" w:space="0" w:color="auto"/>
            <w:right w:val="none" w:sz="0" w:space="0" w:color="auto"/>
          </w:divBdr>
        </w:div>
        <w:div w:id="2044479966">
          <w:marLeft w:val="640"/>
          <w:marRight w:val="0"/>
          <w:marTop w:val="0"/>
          <w:marBottom w:val="0"/>
          <w:divBdr>
            <w:top w:val="none" w:sz="0" w:space="0" w:color="auto"/>
            <w:left w:val="none" w:sz="0" w:space="0" w:color="auto"/>
            <w:bottom w:val="none" w:sz="0" w:space="0" w:color="auto"/>
            <w:right w:val="none" w:sz="0" w:space="0" w:color="auto"/>
          </w:divBdr>
        </w:div>
        <w:div w:id="1779988929">
          <w:marLeft w:val="640"/>
          <w:marRight w:val="0"/>
          <w:marTop w:val="0"/>
          <w:marBottom w:val="0"/>
          <w:divBdr>
            <w:top w:val="none" w:sz="0" w:space="0" w:color="auto"/>
            <w:left w:val="none" w:sz="0" w:space="0" w:color="auto"/>
            <w:bottom w:val="none" w:sz="0" w:space="0" w:color="auto"/>
            <w:right w:val="none" w:sz="0" w:space="0" w:color="auto"/>
          </w:divBdr>
        </w:div>
        <w:div w:id="1388530122">
          <w:marLeft w:val="640"/>
          <w:marRight w:val="0"/>
          <w:marTop w:val="0"/>
          <w:marBottom w:val="0"/>
          <w:divBdr>
            <w:top w:val="none" w:sz="0" w:space="0" w:color="auto"/>
            <w:left w:val="none" w:sz="0" w:space="0" w:color="auto"/>
            <w:bottom w:val="none" w:sz="0" w:space="0" w:color="auto"/>
            <w:right w:val="none" w:sz="0" w:space="0" w:color="auto"/>
          </w:divBdr>
        </w:div>
        <w:div w:id="595795090">
          <w:marLeft w:val="640"/>
          <w:marRight w:val="0"/>
          <w:marTop w:val="0"/>
          <w:marBottom w:val="0"/>
          <w:divBdr>
            <w:top w:val="none" w:sz="0" w:space="0" w:color="auto"/>
            <w:left w:val="none" w:sz="0" w:space="0" w:color="auto"/>
            <w:bottom w:val="none" w:sz="0" w:space="0" w:color="auto"/>
            <w:right w:val="none" w:sz="0" w:space="0" w:color="auto"/>
          </w:divBdr>
        </w:div>
        <w:div w:id="125008569">
          <w:marLeft w:val="640"/>
          <w:marRight w:val="0"/>
          <w:marTop w:val="0"/>
          <w:marBottom w:val="0"/>
          <w:divBdr>
            <w:top w:val="none" w:sz="0" w:space="0" w:color="auto"/>
            <w:left w:val="none" w:sz="0" w:space="0" w:color="auto"/>
            <w:bottom w:val="none" w:sz="0" w:space="0" w:color="auto"/>
            <w:right w:val="none" w:sz="0" w:space="0" w:color="auto"/>
          </w:divBdr>
        </w:div>
        <w:div w:id="1042562346">
          <w:marLeft w:val="640"/>
          <w:marRight w:val="0"/>
          <w:marTop w:val="0"/>
          <w:marBottom w:val="0"/>
          <w:divBdr>
            <w:top w:val="none" w:sz="0" w:space="0" w:color="auto"/>
            <w:left w:val="none" w:sz="0" w:space="0" w:color="auto"/>
            <w:bottom w:val="none" w:sz="0" w:space="0" w:color="auto"/>
            <w:right w:val="none" w:sz="0" w:space="0" w:color="auto"/>
          </w:divBdr>
        </w:div>
        <w:div w:id="1032806106">
          <w:marLeft w:val="640"/>
          <w:marRight w:val="0"/>
          <w:marTop w:val="0"/>
          <w:marBottom w:val="0"/>
          <w:divBdr>
            <w:top w:val="none" w:sz="0" w:space="0" w:color="auto"/>
            <w:left w:val="none" w:sz="0" w:space="0" w:color="auto"/>
            <w:bottom w:val="none" w:sz="0" w:space="0" w:color="auto"/>
            <w:right w:val="none" w:sz="0" w:space="0" w:color="auto"/>
          </w:divBdr>
        </w:div>
        <w:div w:id="1203834022">
          <w:marLeft w:val="640"/>
          <w:marRight w:val="0"/>
          <w:marTop w:val="0"/>
          <w:marBottom w:val="0"/>
          <w:divBdr>
            <w:top w:val="none" w:sz="0" w:space="0" w:color="auto"/>
            <w:left w:val="none" w:sz="0" w:space="0" w:color="auto"/>
            <w:bottom w:val="none" w:sz="0" w:space="0" w:color="auto"/>
            <w:right w:val="none" w:sz="0" w:space="0" w:color="auto"/>
          </w:divBdr>
        </w:div>
        <w:div w:id="1505513205">
          <w:marLeft w:val="640"/>
          <w:marRight w:val="0"/>
          <w:marTop w:val="0"/>
          <w:marBottom w:val="0"/>
          <w:divBdr>
            <w:top w:val="none" w:sz="0" w:space="0" w:color="auto"/>
            <w:left w:val="none" w:sz="0" w:space="0" w:color="auto"/>
            <w:bottom w:val="none" w:sz="0" w:space="0" w:color="auto"/>
            <w:right w:val="none" w:sz="0" w:space="0" w:color="auto"/>
          </w:divBdr>
        </w:div>
        <w:div w:id="1791894178">
          <w:marLeft w:val="640"/>
          <w:marRight w:val="0"/>
          <w:marTop w:val="0"/>
          <w:marBottom w:val="0"/>
          <w:divBdr>
            <w:top w:val="none" w:sz="0" w:space="0" w:color="auto"/>
            <w:left w:val="none" w:sz="0" w:space="0" w:color="auto"/>
            <w:bottom w:val="none" w:sz="0" w:space="0" w:color="auto"/>
            <w:right w:val="none" w:sz="0" w:space="0" w:color="auto"/>
          </w:divBdr>
        </w:div>
        <w:div w:id="1213929500">
          <w:marLeft w:val="640"/>
          <w:marRight w:val="0"/>
          <w:marTop w:val="0"/>
          <w:marBottom w:val="0"/>
          <w:divBdr>
            <w:top w:val="none" w:sz="0" w:space="0" w:color="auto"/>
            <w:left w:val="none" w:sz="0" w:space="0" w:color="auto"/>
            <w:bottom w:val="none" w:sz="0" w:space="0" w:color="auto"/>
            <w:right w:val="none" w:sz="0" w:space="0" w:color="auto"/>
          </w:divBdr>
        </w:div>
        <w:div w:id="1118454459">
          <w:marLeft w:val="640"/>
          <w:marRight w:val="0"/>
          <w:marTop w:val="0"/>
          <w:marBottom w:val="0"/>
          <w:divBdr>
            <w:top w:val="none" w:sz="0" w:space="0" w:color="auto"/>
            <w:left w:val="none" w:sz="0" w:space="0" w:color="auto"/>
            <w:bottom w:val="none" w:sz="0" w:space="0" w:color="auto"/>
            <w:right w:val="none" w:sz="0" w:space="0" w:color="auto"/>
          </w:divBdr>
        </w:div>
        <w:div w:id="1568688801">
          <w:marLeft w:val="640"/>
          <w:marRight w:val="0"/>
          <w:marTop w:val="0"/>
          <w:marBottom w:val="0"/>
          <w:divBdr>
            <w:top w:val="none" w:sz="0" w:space="0" w:color="auto"/>
            <w:left w:val="none" w:sz="0" w:space="0" w:color="auto"/>
            <w:bottom w:val="none" w:sz="0" w:space="0" w:color="auto"/>
            <w:right w:val="none" w:sz="0" w:space="0" w:color="auto"/>
          </w:divBdr>
        </w:div>
        <w:div w:id="1746762626">
          <w:marLeft w:val="640"/>
          <w:marRight w:val="0"/>
          <w:marTop w:val="0"/>
          <w:marBottom w:val="0"/>
          <w:divBdr>
            <w:top w:val="none" w:sz="0" w:space="0" w:color="auto"/>
            <w:left w:val="none" w:sz="0" w:space="0" w:color="auto"/>
            <w:bottom w:val="none" w:sz="0" w:space="0" w:color="auto"/>
            <w:right w:val="none" w:sz="0" w:space="0" w:color="auto"/>
          </w:divBdr>
        </w:div>
        <w:div w:id="691029671">
          <w:marLeft w:val="640"/>
          <w:marRight w:val="0"/>
          <w:marTop w:val="0"/>
          <w:marBottom w:val="0"/>
          <w:divBdr>
            <w:top w:val="none" w:sz="0" w:space="0" w:color="auto"/>
            <w:left w:val="none" w:sz="0" w:space="0" w:color="auto"/>
            <w:bottom w:val="none" w:sz="0" w:space="0" w:color="auto"/>
            <w:right w:val="none" w:sz="0" w:space="0" w:color="auto"/>
          </w:divBdr>
        </w:div>
        <w:div w:id="872694461">
          <w:marLeft w:val="640"/>
          <w:marRight w:val="0"/>
          <w:marTop w:val="0"/>
          <w:marBottom w:val="0"/>
          <w:divBdr>
            <w:top w:val="none" w:sz="0" w:space="0" w:color="auto"/>
            <w:left w:val="none" w:sz="0" w:space="0" w:color="auto"/>
            <w:bottom w:val="none" w:sz="0" w:space="0" w:color="auto"/>
            <w:right w:val="none" w:sz="0" w:space="0" w:color="auto"/>
          </w:divBdr>
        </w:div>
        <w:div w:id="1502574859">
          <w:marLeft w:val="640"/>
          <w:marRight w:val="0"/>
          <w:marTop w:val="0"/>
          <w:marBottom w:val="0"/>
          <w:divBdr>
            <w:top w:val="none" w:sz="0" w:space="0" w:color="auto"/>
            <w:left w:val="none" w:sz="0" w:space="0" w:color="auto"/>
            <w:bottom w:val="none" w:sz="0" w:space="0" w:color="auto"/>
            <w:right w:val="none" w:sz="0" w:space="0" w:color="auto"/>
          </w:divBdr>
        </w:div>
        <w:div w:id="720639068">
          <w:marLeft w:val="640"/>
          <w:marRight w:val="0"/>
          <w:marTop w:val="0"/>
          <w:marBottom w:val="0"/>
          <w:divBdr>
            <w:top w:val="none" w:sz="0" w:space="0" w:color="auto"/>
            <w:left w:val="none" w:sz="0" w:space="0" w:color="auto"/>
            <w:bottom w:val="none" w:sz="0" w:space="0" w:color="auto"/>
            <w:right w:val="none" w:sz="0" w:space="0" w:color="auto"/>
          </w:divBdr>
        </w:div>
        <w:div w:id="1017804595">
          <w:marLeft w:val="640"/>
          <w:marRight w:val="0"/>
          <w:marTop w:val="0"/>
          <w:marBottom w:val="0"/>
          <w:divBdr>
            <w:top w:val="none" w:sz="0" w:space="0" w:color="auto"/>
            <w:left w:val="none" w:sz="0" w:space="0" w:color="auto"/>
            <w:bottom w:val="none" w:sz="0" w:space="0" w:color="auto"/>
            <w:right w:val="none" w:sz="0" w:space="0" w:color="auto"/>
          </w:divBdr>
        </w:div>
        <w:div w:id="944462620">
          <w:marLeft w:val="640"/>
          <w:marRight w:val="0"/>
          <w:marTop w:val="0"/>
          <w:marBottom w:val="0"/>
          <w:divBdr>
            <w:top w:val="none" w:sz="0" w:space="0" w:color="auto"/>
            <w:left w:val="none" w:sz="0" w:space="0" w:color="auto"/>
            <w:bottom w:val="none" w:sz="0" w:space="0" w:color="auto"/>
            <w:right w:val="none" w:sz="0" w:space="0" w:color="auto"/>
          </w:divBdr>
        </w:div>
        <w:div w:id="2069453156">
          <w:marLeft w:val="640"/>
          <w:marRight w:val="0"/>
          <w:marTop w:val="0"/>
          <w:marBottom w:val="0"/>
          <w:divBdr>
            <w:top w:val="none" w:sz="0" w:space="0" w:color="auto"/>
            <w:left w:val="none" w:sz="0" w:space="0" w:color="auto"/>
            <w:bottom w:val="none" w:sz="0" w:space="0" w:color="auto"/>
            <w:right w:val="none" w:sz="0" w:space="0" w:color="auto"/>
          </w:divBdr>
        </w:div>
        <w:div w:id="1386222446">
          <w:marLeft w:val="640"/>
          <w:marRight w:val="0"/>
          <w:marTop w:val="0"/>
          <w:marBottom w:val="0"/>
          <w:divBdr>
            <w:top w:val="none" w:sz="0" w:space="0" w:color="auto"/>
            <w:left w:val="none" w:sz="0" w:space="0" w:color="auto"/>
            <w:bottom w:val="none" w:sz="0" w:space="0" w:color="auto"/>
            <w:right w:val="none" w:sz="0" w:space="0" w:color="auto"/>
          </w:divBdr>
        </w:div>
        <w:div w:id="2104374297">
          <w:marLeft w:val="640"/>
          <w:marRight w:val="0"/>
          <w:marTop w:val="0"/>
          <w:marBottom w:val="0"/>
          <w:divBdr>
            <w:top w:val="none" w:sz="0" w:space="0" w:color="auto"/>
            <w:left w:val="none" w:sz="0" w:space="0" w:color="auto"/>
            <w:bottom w:val="none" w:sz="0" w:space="0" w:color="auto"/>
            <w:right w:val="none" w:sz="0" w:space="0" w:color="auto"/>
          </w:divBdr>
        </w:div>
        <w:div w:id="851068026">
          <w:marLeft w:val="640"/>
          <w:marRight w:val="0"/>
          <w:marTop w:val="0"/>
          <w:marBottom w:val="0"/>
          <w:divBdr>
            <w:top w:val="none" w:sz="0" w:space="0" w:color="auto"/>
            <w:left w:val="none" w:sz="0" w:space="0" w:color="auto"/>
            <w:bottom w:val="none" w:sz="0" w:space="0" w:color="auto"/>
            <w:right w:val="none" w:sz="0" w:space="0" w:color="auto"/>
          </w:divBdr>
        </w:div>
        <w:div w:id="1410301069">
          <w:marLeft w:val="640"/>
          <w:marRight w:val="0"/>
          <w:marTop w:val="0"/>
          <w:marBottom w:val="0"/>
          <w:divBdr>
            <w:top w:val="none" w:sz="0" w:space="0" w:color="auto"/>
            <w:left w:val="none" w:sz="0" w:space="0" w:color="auto"/>
            <w:bottom w:val="none" w:sz="0" w:space="0" w:color="auto"/>
            <w:right w:val="none" w:sz="0" w:space="0" w:color="auto"/>
          </w:divBdr>
        </w:div>
        <w:div w:id="469638338">
          <w:marLeft w:val="640"/>
          <w:marRight w:val="0"/>
          <w:marTop w:val="0"/>
          <w:marBottom w:val="0"/>
          <w:divBdr>
            <w:top w:val="none" w:sz="0" w:space="0" w:color="auto"/>
            <w:left w:val="none" w:sz="0" w:space="0" w:color="auto"/>
            <w:bottom w:val="none" w:sz="0" w:space="0" w:color="auto"/>
            <w:right w:val="none" w:sz="0" w:space="0" w:color="auto"/>
          </w:divBdr>
        </w:div>
        <w:div w:id="382144069">
          <w:marLeft w:val="640"/>
          <w:marRight w:val="0"/>
          <w:marTop w:val="0"/>
          <w:marBottom w:val="0"/>
          <w:divBdr>
            <w:top w:val="none" w:sz="0" w:space="0" w:color="auto"/>
            <w:left w:val="none" w:sz="0" w:space="0" w:color="auto"/>
            <w:bottom w:val="none" w:sz="0" w:space="0" w:color="auto"/>
            <w:right w:val="none" w:sz="0" w:space="0" w:color="auto"/>
          </w:divBdr>
        </w:div>
        <w:div w:id="498889649">
          <w:marLeft w:val="640"/>
          <w:marRight w:val="0"/>
          <w:marTop w:val="0"/>
          <w:marBottom w:val="0"/>
          <w:divBdr>
            <w:top w:val="none" w:sz="0" w:space="0" w:color="auto"/>
            <w:left w:val="none" w:sz="0" w:space="0" w:color="auto"/>
            <w:bottom w:val="none" w:sz="0" w:space="0" w:color="auto"/>
            <w:right w:val="none" w:sz="0" w:space="0" w:color="auto"/>
          </w:divBdr>
        </w:div>
        <w:div w:id="924264566">
          <w:marLeft w:val="640"/>
          <w:marRight w:val="0"/>
          <w:marTop w:val="0"/>
          <w:marBottom w:val="0"/>
          <w:divBdr>
            <w:top w:val="none" w:sz="0" w:space="0" w:color="auto"/>
            <w:left w:val="none" w:sz="0" w:space="0" w:color="auto"/>
            <w:bottom w:val="none" w:sz="0" w:space="0" w:color="auto"/>
            <w:right w:val="none" w:sz="0" w:space="0" w:color="auto"/>
          </w:divBdr>
        </w:div>
        <w:div w:id="690958678">
          <w:marLeft w:val="640"/>
          <w:marRight w:val="0"/>
          <w:marTop w:val="0"/>
          <w:marBottom w:val="0"/>
          <w:divBdr>
            <w:top w:val="none" w:sz="0" w:space="0" w:color="auto"/>
            <w:left w:val="none" w:sz="0" w:space="0" w:color="auto"/>
            <w:bottom w:val="none" w:sz="0" w:space="0" w:color="auto"/>
            <w:right w:val="none" w:sz="0" w:space="0" w:color="auto"/>
          </w:divBdr>
        </w:div>
        <w:div w:id="736173074">
          <w:marLeft w:val="640"/>
          <w:marRight w:val="0"/>
          <w:marTop w:val="0"/>
          <w:marBottom w:val="0"/>
          <w:divBdr>
            <w:top w:val="none" w:sz="0" w:space="0" w:color="auto"/>
            <w:left w:val="none" w:sz="0" w:space="0" w:color="auto"/>
            <w:bottom w:val="none" w:sz="0" w:space="0" w:color="auto"/>
            <w:right w:val="none" w:sz="0" w:space="0" w:color="auto"/>
          </w:divBdr>
        </w:div>
        <w:div w:id="1462503900">
          <w:marLeft w:val="640"/>
          <w:marRight w:val="0"/>
          <w:marTop w:val="0"/>
          <w:marBottom w:val="0"/>
          <w:divBdr>
            <w:top w:val="none" w:sz="0" w:space="0" w:color="auto"/>
            <w:left w:val="none" w:sz="0" w:space="0" w:color="auto"/>
            <w:bottom w:val="none" w:sz="0" w:space="0" w:color="auto"/>
            <w:right w:val="none" w:sz="0" w:space="0" w:color="auto"/>
          </w:divBdr>
        </w:div>
      </w:divsChild>
    </w:div>
    <w:div w:id="272447106">
      <w:bodyDiv w:val="1"/>
      <w:marLeft w:val="0"/>
      <w:marRight w:val="0"/>
      <w:marTop w:val="0"/>
      <w:marBottom w:val="0"/>
      <w:divBdr>
        <w:top w:val="none" w:sz="0" w:space="0" w:color="auto"/>
        <w:left w:val="none" w:sz="0" w:space="0" w:color="auto"/>
        <w:bottom w:val="none" w:sz="0" w:space="0" w:color="auto"/>
        <w:right w:val="none" w:sz="0" w:space="0" w:color="auto"/>
      </w:divBdr>
      <w:divsChild>
        <w:div w:id="1523544952">
          <w:marLeft w:val="640"/>
          <w:marRight w:val="0"/>
          <w:marTop w:val="0"/>
          <w:marBottom w:val="0"/>
          <w:divBdr>
            <w:top w:val="none" w:sz="0" w:space="0" w:color="auto"/>
            <w:left w:val="none" w:sz="0" w:space="0" w:color="auto"/>
            <w:bottom w:val="none" w:sz="0" w:space="0" w:color="auto"/>
            <w:right w:val="none" w:sz="0" w:space="0" w:color="auto"/>
          </w:divBdr>
        </w:div>
        <w:div w:id="1012685853">
          <w:marLeft w:val="640"/>
          <w:marRight w:val="0"/>
          <w:marTop w:val="0"/>
          <w:marBottom w:val="0"/>
          <w:divBdr>
            <w:top w:val="none" w:sz="0" w:space="0" w:color="auto"/>
            <w:left w:val="none" w:sz="0" w:space="0" w:color="auto"/>
            <w:bottom w:val="none" w:sz="0" w:space="0" w:color="auto"/>
            <w:right w:val="none" w:sz="0" w:space="0" w:color="auto"/>
          </w:divBdr>
        </w:div>
        <w:div w:id="83578394">
          <w:marLeft w:val="640"/>
          <w:marRight w:val="0"/>
          <w:marTop w:val="0"/>
          <w:marBottom w:val="0"/>
          <w:divBdr>
            <w:top w:val="none" w:sz="0" w:space="0" w:color="auto"/>
            <w:left w:val="none" w:sz="0" w:space="0" w:color="auto"/>
            <w:bottom w:val="none" w:sz="0" w:space="0" w:color="auto"/>
            <w:right w:val="none" w:sz="0" w:space="0" w:color="auto"/>
          </w:divBdr>
        </w:div>
        <w:div w:id="11346888">
          <w:marLeft w:val="640"/>
          <w:marRight w:val="0"/>
          <w:marTop w:val="0"/>
          <w:marBottom w:val="0"/>
          <w:divBdr>
            <w:top w:val="none" w:sz="0" w:space="0" w:color="auto"/>
            <w:left w:val="none" w:sz="0" w:space="0" w:color="auto"/>
            <w:bottom w:val="none" w:sz="0" w:space="0" w:color="auto"/>
            <w:right w:val="none" w:sz="0" w:space="0" w:color="auto"/>
          </w:divBdr>
        </w:div>
        <w:div w:id="441732074">
          <w:marLeft w:val="640"/>
          <w:marRight w:val="0"/>
          <w:marTop w:val="0"/>
          <w:marBottom w:val="0"/>
          <w:divBdr>
            <w:top w:val="none" w:sz="0" w:space="0" w:color="auto"/>
            <w:left w:val="none" w:sz="0" w:space="0" w:color="auto"/>
            <w:bottom w:val="none" w:sz="0" w:space="0" w:color="auto"/>
            <w:right w:val="none" w:sz="0" w:space="0" w:color="auto"/>
          </w:divBdr>
        </w:div>
        <w:div w:id="558981806">
          <w:marLeft w:val="640"/>
          <w:marRight w:val="0"/>
          <w:marTop w:val="0"/>
          <w:marBottom w:val="0"/>
          <w:divBdr>
            <w:top w:val="none" w:sz="0" w:space="0" w:color="auto"/>
            <w:left w:val="none" w:sz="0" w:space="0" w:color="auto"/>
            <w:bottom w:val="none" w:sz="0" w:space="0" w:color="auto"/>
            <w:right w:val="none" w:sz="0" w:space="0" w:color="auto"/>
          </w:divBdr>
        </w:div>
        <w:div w:id="736056046">
          <w:marLeft w:val="640"/>
          <w:marRight w:val="0"/>
          <w:marTop w:val="0"/>
          <w:marBottom w:val="0"/>
          <w:divBdr>
            <w:top w:val="none" w:sz="0" w:space="0" w:color="auto"/>
            <w:left w:val="none" w:sz="0" w:space="0" w:color="auto"/>
            <w:bottom w:val="none" w:sz="0" w:space="0" w:color="auto"/>
            <w:right w:val="none" w:sz="0" w:space="0" w:color="auto"/>
          </w:divBdr>
        </w:div>
        <w:div w:id="351997820">
          <w:marLeft w:val="640"/>
          <w:marRight w:val="0"/>
          <w:marTop w:val="0"/>
          <w:marBottom w:val="0"/>
          <w:divBdr>
            <w:top w:val="none" w:sz="0" w:space="0" w:color="auto"/>
            <w:left w:val="none" w:sz="0" w:space="0" w:color="auto"/>
            <w:bottom w:val="none" w:sz="0" w:space="0" w:color="auto"/>
            <w:right w:val="none" w:sz="0" w:space="0" w:color="auto"/>
          </w:divBdr>
        </w:div>
        <w:div w:id="1831553434">
          <w:marLeft w:val="640"/>
          <w:marRight w:val="0"/>
          <w:marTop w:val="0"/>
          <w:marBottom w:val="0"/>
          <w:divBdr>
            <w:top w:val="none" w:sz="0" w:space="0" w:color="auto"/>
            <w:left w:val="none" w:sz="0" w:space="0" w:color="auto"/>
            <w:bottom w:val="none" w:sz="0" w:space="0" w:color="auto"/>
            <w:right w:val="none" w:sz="0" w:space="0" w:color="auto"/>
          </w:divBdr>
        </w:div>
        <w:div w:id="753479060">
          <w:marLeft w:val="640"/>
          <w:marRight w:val="0"/>
          <w:marTop w:val="0"/>
          <w:marBottom w:val="0"/>
          <w:divBdr>
            <w:top w:val="none" w:sz="0" w:space="0" w:color="auto"/>
            <w:left w:val="none" w:sz="0" w:space="0" w:color="auto"/>
            <w:bottom w:val="none" w:sz="0" w:space="0" w:color="auto"/>
            <w:right w:val="none" w:sz="0" w:space="0" w:color="auto"/>
          </w:divBdr>
        </w:div>
        <w:div w:id="117377789">
          <w:marLeft w:val="640"/>
          <w:marRight w:val="0"/>
          <w:marTop w:val="0"/>
          <w:marBottom w:val="0"/>
          <w:divBdr>
            <w:top w:val="none" w:sz="0" w:space="0" w:color="auto"/>
            <w:left w:val="none" w:sz="0" w:space="0" w:color="auto"/>
            <w:bottom w:val="none" w:sz="0" w:space="0" w:color="auto"/>
            <w:right w:val="none" w:sz="0" w:space="0" w:color="auto"/>
          </w:divBdr>
        </w:div>
        <w:div w:id="386419526">
          <w:marLeft w:val="640"/>
          <w:marRight w:val="0"/>
          <w:marTop w:val="0"/>
          <w:marBottom w:val="0"/>
          <w:divBdr>
            <w:top w:val="none" w:sz="0" w:space="0" w:color="auto"/>
            <w:left w:val="none" w:sz="0" w:space="0" w:color="auto"/>
            <w:bottom w:val="none" w:sz="0" w:space="0" w:color="auto"/>
            <w:right w:val="none" w:sz="0" w:space="0" w:color="auto"/>
          </w:divBdr>
        </w:div>
        <w:div w:id="1315642071">
          <w:marLeft w:val="640"/>
          <w:marRight w:val="0"/>
          <w:marTop w:val="0"/>
          <w:marBottom w:val="0"/>
          <w:divBdr>
            <w:top w:val="none" w:sz="0" w:space="0" w:color="auto"/>
            <w:left w:val="none" w:sz="0" w:space="0" w:color="auto"/>
            <w:bottom w:val="none" w:sz="0" w:space="0" w:color="auto"/>
            <w:right w:val="none" w:sz="0" w:space="0" w:color="auto"/>
          </w:divBdr>
        </w:div>
        <w:div w:id="459152549">
          <w:marLeft w:val="640"/>
          <w:marRight w:val="0"/>
          <w:marTop w:val="0"/>
          <w:marBottom w:val="0"/>
          <w:divBdr>
            <w:top w:val="none" w:sz="0" w:space="0" w:color="auto"/>
            <w:left w:val="none" w:sz="0" w:space="0" w:color="auto"/>
            <w:bottom w:val="none" w:sz="0" w:space="0" w:color="auto"/>
            <w:right w:val="none" w:sz="0" w:space="0" w:color="auto"/>
          </w:divBdr>
        </w:div>
        <w:div w:id="193468575">
          <w:marLeft w:val="640"/>
          <w:marRight w:val="0"/>
          <w:marTop w:val="0"/>
          <w:marBottom w:val="0"/>
          <w:divBdr>
            <w:top w:val="none" w:sz="0" w:space="0" w:color="auto"/>
            <w:left w:val="none" w:sz="0" w:space="0" w:color="auto"/>
            <w:bottom w:val="none" w:sz="0" w:space="0" w:color="auto"/>
            <w:right w:val="none" w:sz="0" w:space="0" w:color="auto"/>
          </w:divBdr>
        </w:div>
        <w:div w:id="931665854">
          <w:marLeft w:val="640"/>
          <w:marRight w:val="0"/>
          <w:marTop w:val="0"/>
          <w:marBottom w:val="0"/>
          <w:divBdr>
            <w:top w:val="none" w:sz="0" w:space="0" w:color="auto"/>
            <w:left w:val="none" w:sz="0" w:space="0" w:color="auto"/>
            <w:bottom w:val="none" w:sz="0" w:space="0" w:color="auto"/>
            <w:right w:val="none" w:sz="0" w:space="0" w:color="auto"/>
          </w:divBdr>
        </w:div>
        <w:div w:id="2084402473">
          <w:marLeft w:val="640"/>
          <w:marRight w:val="0"/>
          <w:marTop w:val="0"/>
          <w:marBottom w:val="0"/>
          <w:divBdr>
            <w:top w:val="none" w:sz="0" w:space="0" w:color="auto"/>
            <w:left w:val="none" w:sz="0" w:space="0" w:color="auto"/>
            <w:bottom w:val="none" w:sz="0" w:space="0" w:color="auto"/>
            <w:right w:val="none" w:sz="0" w:space="0" w:color="auto"/>
          </w:divBdr>
        </w:div>
        <w:div w:id="216285363">
          <w:marLeft w:val="640"/>
          <w:marRight w:val="0"/>
          <w:marTop w:val="0"/>
          <w:marBottom w:val="0"/>
          <w:divBdr>
            <w:top w:val="none" w:sz="0" w:space="0" w:color="auto"/>
            <w:left w:val="none" w:sz="0" w:space="0" w:color="auto"/>
            <w:bottom w:val="none" w:sz="0" w:space="0" w:color="auto"/>
            <w:right w:val="none" w:sz="0" w:space="0" w:color="auto"/>
          </w:divBdr>
        </w:div>
        <w:div w:id="556742654">
          <w:marLeft w:val="640"/>
          <w:marRight w:val="0"/>
          <w:marTop w:val="0"/>
          <w:marBottom w:val="0"/>
          <w:divBdr>
            <w:top w:val="none" w:sz="0" w:space="0" w:color="auto"/>
            <w:left w:val="none" w:sz="0" w:space="0" w:color="auto"/>
            <w:bottom w:val="none" w:sz="0" w:space="0" w:color="auto"/>
            <w:right w:val="none" w:sz="0" w:space="0" w:color="auto"/>
          </w:divBdr>
        </w:div>
        <w:div w:id="116727544">
          <w:marLeft w:val="640"/>
          <w:marRight w:val="0"/>
          <w:marTop w:val="0"/>
          <w:marBottom w:val="0"/>
          <w:divBdr>
            <w:top w:val="none" w:sz="0" w:space="0" w:color="auto"/>
            <w:left w:val="none" w:sz="0" w:space="0" w:color="auto"/>
            <w:bottom w:val="none" w:sz="0" w:space="0" w:color="auto"/>
            <w:right w:val="none" w:sz="0" w:space="0" w:color="auto"/>
          </w:divBdr>
        </w:div>
        <w:div w:id="1527282321">
          <w:marLeft w:val="640"/>
          <w:marRight w:val="0"/>
          <w:marTop w:val="0"/>
          <w:marBottom w:val="0"/>
          <w:divBdr>
            <w:top w:val="none" w:sz="0" w:space="0" w:color="auto"/>
            <w:left w:val="none" w:sz="0" w:space="0" w:color="auto"/>
            <w:bottom w:val="none" w:sz="0" w:space="0" w:color="auto"/>
            <w:right w:val="none" w:sz="0" w:space="0" w:color="auto"/>
          </w:divBdr>
        </w:div>
        <w:div w:id="2015719027">
          <w:marLeft w:val="640"/>
          <w:marRight w:val="0"/>
          <w:marTop w:val="0"/>
          <w:marBottom w:val="0"/>
          <w:divBdr>
            <w:top w:val="none" w:sz="0" w:space="0" w:color="auto"/>
            <w:left w:val="none" w:sz="0" w:space="0" w:color="auto"/>
            <w:bottom w:val="none" w:sz="0" w:space="0" w:color="auto"/>
            <w:right w:val="none" w:sz="0" w:space="0" w:color="auto"/>
          </w:divBdr>
        </w:div>
        <w:div w:id="127817481">
          <w:marLeft w:val="640"/>
          <w:marRight w:val="0"/>
          <w:marTop w:val="0"/>
          <w:marBottom w:val="0"/>
          <w:divBdr>
            <w:top w:val="none" w:sz="0" w:space="0" w:color="auto"/>
            <w:left w:val="none" w:sz="0" w:space="0" w:color="auto"/>
            <w:bottom w:val="none" w:sz="0" w:space="0" w:color="auto"/>
            <w:right w:val="none" w:sz="0" w:space="0" w:color="auto"/>
          </w:divBdr>
        </w:div>
        <w:div w:id="1852333824">
          <w:marLeft w:val="640"/>
          <w:marRight w:val="0"/>
          <w:marTop w:val="0"/>
          <w:marBottom w:val="0"/>
          <w:divBdr>
            <w:top w:val="none" w:sz="0" w:space="0" w:color="auto"/>
            <w:left w:val="none" w:sz="0" w:space="0" w:color="auto"/>
            <w:bottom w:val="none" w:sz="0" w:space="0" w:color="auto"/>
            <w:right w:val="none" w:sz="0" w:space="0" w:color="auto"/>
          </w:divBdr>
        </w:div>
        <w:div w:id="1774083625">
          <w:marLeft w:val="640"/>
          <w:marRight w:val="0"/>
          <w:marTop w:val="0"/>
          <w:marBottom w:val="0"/>
          <w:divBdr>
            <w:top w:val="none" w:sz="0" w:space="0" w:color="auto"/>
            <w:left w:val="none" w:sz="0" w:space="0" w:color="auto"/>
            <w:bottom w:val="none" w:sz="0" w:space="0" w:color="auto"/>
            <w:right w:val="none" w:sz="0" w:space="0" w:color="auto"/>
          </w:divBdr>
        </w:div>
        <w:div w:id="795568511">
          <w:marLeft w:val="640"/>
          <w:marRight w:val="0"/>
          <w:marTop w:val="0"/>
          <w:marBottom w:val="0"/>
          <w:divBdr>
            <w:top w:val="none" w:sz="0" w:space="0" w:color="auto"/>
            <w:left w:val="none" w:sz="0" w:space="0" w:color="auto"/>
            <w:bottom w:val="none" w:sz="0" w:space="0" w:color="auto"/>
            <w:right w:val="none" w:sz="0" w:space="0" w:color="auto"/>
          </w:divBdr>
        </w:div>
        <w:div w:id="318921788">
          <w:marLeft w:val="640"/>
          <w:marRight w:val="0"/>
          <w:marTop w:val="0"/>
          <w:marBottom w:val="0"/>
          <w:divBdr>
            <w:top w:val="none" w:sz="0" w:space="0" w:color="auto"/>
            <w:left w:val="none" w:sz="0" w:space="0" w:color="auto"/>
            <w:bottom w:val="none" w:sz="0" w:space="0" w:color="auto"/>
            <w:right w:val="none" w:sz="0" w:space="0" w:color="auto"/>
          </w:divBdr>
        </w:div>
        <w:div w:id="1650670194">
          <w:marLeft w:val="640"/>
          <w:marRight w:val="0"/>
          <w:marTop w:val="0"/>
          <w:marBottom w:val="0"/>
          <w:divBdr>
            <w:top w:val="none" w:sz="0" w:space="0" w:color="auto"/>
            <w:left w:val="none" w:sz="0" w:space="0" w:color="auto"/>
            <w:bottom w:val="none" w:sz="0" w:space="0" w:color="auto"/>
            <w:right w:val="none" w:sz="0" w:space="0" w:color="auto"/>
          </w:divBdr>
        </w:div>
        <w:div w:id="1434789352">
          <w:marLeft w:val="640"/>
          <w:marRight w:val="0"/>
          <w:marTop w:val="0"/>
          <w:marBottom w:val="0"/>
          <w:divBdr>
            <w:top w:val="none" w:sz="0" w:space="0" w:color="auto"/>
            <w:left w:val="none" w:sz="0" w:space="0" w:color="auto"/>
            <w:bottom w:val="none" w:sz="0" w:space="0" w:color="auto"/>
            <w:right w:val="none" w:sz="0" w:space="0" w:color="auto"/>
          </w:divBdr>
        </w:div>
        <w:div w:id="2097363009">
          <w:marLeft w:val="640"/>
          <w:marRight w:val="0"/>
          <w:marTop w:val="0"/>
          <w:marBottom w:val="0"/>
          <w:divBdr>
            <w:top w:val="none" w:sz="0" w:space="0" w:color="auto"/>
            <w:left w:val="none" w:sz="0" w:space="0" w:color="auto"/>
            <w:bottom w:val="none" w:sz="0" w:space="0" w:color="auto"/>
            <w:right w:val="none" w:sz="0" w:space="0" w:color="auto"/>
          </w:divBdr>
        </w:div>
        <w:div w:id="1741707264">
          <w:marLeft w:val="640"/>
          <w:marRight w:val="0"/>
          <w:marTop w:val="0"/>
          <w:marBottom w:val="0"/>
          <w:divBdr>
            <w:top w:val="none" w:sz="0" w:space="0" w:color="auto"/>
            <w:left w:val="none" w:sz="0" w:space="0" w:color="auto"/>
            <w:bottom w:val="none" w:sz="0" w:space="0" w:color="auto"/>
            <w:right w:val="none" w:sz="0" w:space="0" w:color="auto"/>
          </w:divBdr>
        </w:div>
        <w:div w:id="1995985537">
          <w:marLeft w:val="640"/>
          <w:marRight w:val="0"/>
          <w:marTop w:val="0"/>
          <w:marBottom w:val="0"/>
          <w:divBdr>
            <w:top w:val="none" w:sz="0" w:space="0" w:color="auto"/>
            <w:left w:val="none" w:sz="0" w:space="0" w:color="auto"/>
            <w:bottom w:val="none" w:sz="0" w:space="0" w:color="auto"/>
            <w:right w:val="none" w:sz="0" w:space="0" w:color="auto"/>
          </w:divBdr>
        </w:div>
        <w:div w:id="217980935">
          <w:marLeft w:val="640"/>
          <w:marRight w:val="0"/>
          <w:marTop w:val="0"/>
          <w:marBottom w:val="0"/>
          <w:divBdr>
            <w:top w:val="none" w:sz="0" w:space="0" w:color="auto"/>
            <w:left w:val="none" w:sz="0" w:space="0" w:color="auto"/>
            <w:bottom w:val="none" w:sz="0" w:space="0" w:color="auto"/>
            <w:right w:val="none" w:sz="0" w:space="0" w:color="auto"/>
          </w:divBdr>
        </w:div>
        <w:div w:id="604650475">
          <w:marLeft w:val="640"/>
          <w:marRight w:val="0"/>
          <w:marTop w:val="0"/>
          <w:marBottom w:val="0"/>
          <w:divBdr>
            <w:top w:val="none" w:sz="0" w:space="0" w:color="auto"/>
            <w:left w:val="none" w:sz="0" w:space="0" w:color="auto"/>
            <w:bottom w:val="none" w:sz="0" w:space="0" w:color="auto"/>
            <w:right w:val="none" w:sz="0" w:space="0" w:color="auto"/>
          </w:divBdr>
        </w:div>
        <w:div w:id="449204663">
          <w:marLeft w:val="640"/>
          <w:marRight w:val="0"/>
          <w:marTop w:val="0"/>
          <w:marBottom w:val="0"/>
          <w:divBdr>
            <w:top w:val="none" w:sz="0" w:space="0" w:color="auto"/>
            <w:left w:val="none" w:sz="0" w:space="0" w:color="auto"/>
            <w:bottom w:val="none" w:sz="0" w:space="0" w:color="auto"/>
            <w:right w:val="none" w:sz="0" w:space="0" w:color="auto"/>
          </w:divBdr>
        </w:div>
        <w:div w:id="1886092172">
          <w:marLeft w:val="640"/>
          <w:marRight w:val="0"/>
          <w:marTop w:val="0"/>
          <w:marBottom w:val="0"/>
          <w:divBdr>
            <w:top w:val="none" w:sz="0" w:space="0" w:color="auto"/>
            <w:left w:val="none" w:sz="0" w:space="0" w:color="auto"/>
            <w:bottom w:val="none" w:sz="0" w:space="0" w:color="auto"/>
            <w:right w:val="none" w:sz="0" w:space="0" w:color="auto"/>
          </w:divBdr>
        </w:div>
        <w:div w:id="2106417484">
          <w:marLeft w:val="640"/>
          <w:marRight w:val="0"/>
          <w:marTop w:val="0"/>
          <w:marBottom w:val="0"/>
          <w:divBdr>
            <w:top w:val="none" w:sz="0" w:space="0" w:color="auto"/>
            <w:left w:val="none" w:sz="0" w:space="0" w:color="auto"/>
            <w:bottom w:val="none" w:sz="0" w:space="0" w:color="auto"/>
            <w:right w:val="none" w:sz="0" w:space="0" w:color="auto"/>
          </w:divBdr>
        </w:div>
        <w:div w:id="529295427">
          <w:marLeft w:val="640"/>
          <w:marRight w:val="0"/>
          <w:marTop w:val="0"/>
          <w:marBottom w:val="0"/>
          <w:divBdr>
            <w:top w:val="none" w:sz="0" w:space="0" w:color="auto"/>
            <w:left w:val="none" w:sz="0" w:space="0" w:color="auto"/>
            <w:bottom w:val="none" w:sz="0" w:space="0" w:color="auto"/>
            <w:right w:val="none" w:sz="0" w:space="0" w:color="auto"/>
          </w:divBdr>
        </w:div>
        <w:div w:id="606159123">
          <w:marLeft w:val="640"/>
          <w:marRight w:val="0"/>
          <w:marTop w:val="0"/>
          <w:marBottom w:val="0"/>
          <w:divBdr>
            <w:top w:val="none" w:sz="0" w:space="0" w:color="auto"/>
            <w:left w:val="none" w:sz="0" w:space="0" w:color="auto"/>
            <w:bottom w:val="none" w:sz="0" w:space="0" w:color="auto"/>
            <w:right w:val="none" w:sz="0" w:space="0" w:color="auto"/>
          </w:divBdr>
        </w:div>
        <w:div w:id="255291559">
          <w:marLeft w:val="640"/>
          <w:marRight w:val="0"/>
          <w:marTop w:val="0"/>
          <w:marBottom w:val="0"/>
          <w:divBdr>
            <w:top w:val="none" w:sz="0" w:space="0" w:color="auto"/>
            <w:left w:val="none" w:sz="0" w:space="0" w:color="auto"/>
            <w:bottom w:val="none" w:sz="0" w:space="0" w:color="auto"/>
            <w:right w:val="none" w:sz="0" w:space="0" w:color="auto"/>
          </w:divBdr>
        </w:div>
        <w:div w:id="1645357740">
          <w:marLeft w:val="640"/>
          <w:marRight w:val="0"/>
          <w:marTop w:val="0"/>
          <w:marBottom w:val="0"/>
          <w:divBdr>
            <w:top w:val="none" w:sz="0" w:space="0" w:color="auto"/>
            <w:left w:val="none" w:sz="0" w:space="0" w:color="auto"/>
            <w:bottom w:val="none" w:sz="0" w:space="0" w:color="auto"/>
            <w:right w:val="none" w:sz="0" w:space="0" w:color="auto"/>
          </w:divBdr>
        </w:div>
        <w:div w:id="258295594">
          <w:marLeft w:val="640"/>
          <w:marRight w:val="0"/>
          <w:marTop w:val="0"/>
          <w:marBottom w:val="0"/>
          <w:divBdr>
            <w:top w:val="none" w:sz="0" w:space="0" w:color="auto"/>
            <w:left w:val="none" w:sz="0" w:space="0" w:color="auto"/>
            <w:bottom w:val="none" w:sz="0" w:space="0" w:color="auto"/>
            <w:right w:val="none" w:sz="0" w:space="0" w:color="auto"/>
          </w:divBdr>
        </w:div>
        <w:div w:id="1379040798">
          <w:marLeft w:val="640"/>
          <w:marRight w:val="0"/>
          <w:marTop w:val="0"/>
          <w:marBottom w:val="0"/>
          <w:divBdr>
            <w:top w:val="none" w:sz="0" w:space="0" w:color="auto"/>
            <w:left w:val="none" w:sz="0" w:space="0" w:color="auto"/>
            <w:bottom w:val="none" w:sz="0" w:space="0" w:color="auto"/>
            <w:right w:val="none" w:sz="0" w:space="0" w:color="auto"/>
          </w:divBdr>
        </w:div>
        <w:div w:id="461919630">
          <w:marLeft w:val="640"/>
          <w:marRight w:val="0"/>
          <w:marTop w:val="0"/>
          <w:marBottom w:val="0"/>
          <w:divBdr>
            <w:top w:val="none" w:sz="0" w:space="0" w:color="auto"/>
            <w:left w:val="none" w:sz="0" w:space="0" w:color="auto"/>
            <w:bottom w:val="none" w:sz="0" w:space="0" w:color="auto"/>
            <w:right w:val="none" w:sz="0" w:space="0" w:color="auto"/>
          </w:divBdr>
        </w:div>
        <w:div w:id="648097757">
          <w:marLeft w:val="640"/>
          <w:marRight w:val="0"/>
          <w:marTop w:val="0"/>
          <w:marBottom w:val="0"/>
          <w:divBdr>
            <w:top w:val="none" w:sz="0" w:space="0" w:color="auto"/>
            <w:left w:val="none" w:sz="0" w:space="0" w:color="auto"/>
            <w:bottom w:val="none" w:sz="0" w:space="0" w:color="auto"/>
            <w:right w:val="none" w:sz="0" w:space="0" w:color="auto"/>
          </w:divBdr>
        </w:div>
        <w:div w:id="2000815028">
          <w:marLeft w:val="640"/>
          <w:marRight w:val="0"/>
          <w:marTop w:val="0"/>
          <w:marBottom w:val="0"/>
          <w:divBdr>
            <w:top w:val="none" w:sz="0" w:space="0" w:color="auto"/>
            <w:left w:val="none" w:sz="0" w:space="0" w:color="auto"/>
            <w:bottom w:val="none" w:sz="0" w:space="0" w:color="auto"/>
            <w:right w:val="none" w:sz="0" w:space="0" w:color="auto"/>
          </w:divBdr>
        </w:div>
        <w:div w:id="1429615676">
          <w:marLeft w:val="640"/>
          <w:marRight w:val="0"/>
          <w:marTop w:val="0"/>
          <w:marBottom w:val="0"/>
          <w:divBdr>
            <w:top w:val="none" w:sz="0" w:space="0" w:color="auto"/>
            <w:left w:val="none" w:sz="0" w:space="0" w:color="auto"/>
            <w:bottom w:val="none" w:sz="0" w:space="0" w:color="auto"/>
            <w:right w:val="none" w:sz="0" w:space="0" w:color="auto"/>
          </w:divBdr>
        </w:div>
        <w:div w:id="1413624228">
          <w:marLeft w:val="640"/>
          <w:marRight w:val="0"/>
          <w:marTop w:val="0"/>
          <w:marBottom w:val="0"/>
          <w:divBdr>
            <w:top w:val="none" w:sz="0" w:space="0" w:color="auto"/>
            <w:left w:val="none" w:sz="0" w:space="0" w:color="auto"/>
            <w:bottom w:val="none" w:sz="0" w:space="0" w:color="auto"/>
            <w:right w:val="none" w:sz="0" w:space="0" w:color="auto"/>
          </w:divBdr>
        </w:div>
        <w:div w:id="922684281">
          <w:marLeft w:val="640"/>
          <w:marRight w:val="0"/>
          <w:marTop w:val="0"/>
          <w:marBottom w:val="0"/>
          <w:divBdr>
            <w:top w:val="none" w:sz="0" w:space="0" w:color="auto"/>
            <w:left w:val="none" w:sz="0" w:space="0" w:color="auto"/>
            <w:bottom w:val="none" w:sz="0" w:space="0" w:color="auto"/>
            <w:right w:val="none" w:sz="0" w:space="0" w:color="auto"/>
          </w:divBdr>
        </w:div>
        <w:div w:id="2061052743">
          <w:marLeft w:val="640"/>
          <w:marRight w:val="0"/>
          <w:marTop w:val="0"/>
          <w:marBottom w:val="0"/>
          <w:divBdr>
            <w:top w:val="none" w:sz="0" w:space="0" w:color="auto"/>
            <w:left w:val="none" w:sz="0" w:space="0" w:color="auto"/>
            <w:bottom w:val="none" w:sz="0" w:space="0" w:color="auto"/>
            <w:right w:val="none" w:sz="0" w:space="0" w:color="auto"/>
          </w:divBdr>
        </w:div>
        <w:div w:id="1701129226">
          <w:marLeft w:val="640"/>
          <w:marRight w:val="0"/>
          <w:marTop w:val="0"/>
          <w:marBottom w:val="0"/>
          <w:divBdr>
            <w:top w:val="none" w:sz="0" w:space="0" w:color="auto"/>
            <w:left w:val="none" w:sz="0" w:space="0" w:color="auto"/>
            <w:bottom w:val="none" w:sz="0" w:space="0" w:color="auto"/>
            <w:right w:val="none" w:sz="0" w:space="0" w:color="auto"/>
          </w:divBdr>
        </w:div>
        <w:div w:id="1023944471">
          <w:marLeft w:val="640"/>
          <w:marRight w:val="0"/>
          <w:marTop w:val="0"/>
          <w:marBottom w:val="0"/>
          <w:divBdr>
            <w:top w:val="none" w:sz="0" w:space="0" w:color="auto"/>
            <w:left w:val="none" w:sz="0" w:space="0" w:color="auto"/>
            <w:bottom w:val="none" w:sz="0" w:space="0" w:color="auto"/>
            <w:right w:val="none" w:sz="0" w:space="0" w:color="auto"/>
          </w:divBdr>
        </w:div>
        <w:div w:id="1455757664">
          <w:marLeft w:val="640"/>
          <w:marRight w:val="0"/>
          <w:marTop w:val="0"/>
          <w:marBottom w:val="0"/>
          <w:divBdr>
            <w:top w:val="none" w:sz="0" w:space="0" w:color="auto"/>
            <w:left w:val="none" w:sz="0" w:space="0" w:color="auto"/>
            <w:bottom w:val="none" w:sz="0" w:space="0" w:color="auto"/>
            <w:right w:val="none" w:sz="0" w:space="0" w:color="auto"/>
          </w:divBdr>
        </w:div>
        <w:div w:id="1160072280">
          <w:marLeft w:val="640"/>
          <w:marRight w:val="0"/>
          <w:marTop w:val="0"/>
          <w:marBottom w:val="0"/>
          <w:divBdr>
            <w:top w:val="none" w:sz="0" w:space="0" w:color="auto"/>
            <w:left w:val="none" w:sz="0" w:space="0" w:color="auto"/>
            <w:bottom w:val="none" w:sz="0" w:space="0" w:color="auto"/>
            <w:right w:val="none" w:sz="0" w:space="0" w:color="auto"/>
          </w:divBdr>
        </w:div>
        <w:div w:id="760371011">
          <w:marLeft w:val="640"/>
          <w:marRight w:val="0"/>
          <w:marTop w:val="0"/>
          <w:marBottom w:val="0"/>
          <w:divBdr>
            <w:top w:val="none" w:sz="0" w:space="0" w:color="auto"/>
            <w:left w:val="none" w:sz="0" w:space="0" w:color="auto"/>
            <w:bottom w:val="none" w:sz="0" w:space="0" w:color="auto"/>
            <w:right w:val="none" w:sz="0" w:space="0" w:color="auto"/>
          </w:divBdr>
        </w:div>
        <w:div w:id="757217880">
          <w:marLeft w:val="640"/>
          <w:marRight w:val="0"/>
          <w:marTop w:val="0"/>
          <w:marBottom w:val="0"/>
          <w:divBdr>
            <w:top w:val="none" w:sz="0" w:space="0" w:color="auto"/>
            <w:left w:val="none" w:sz="0" w:space="0" w:color="auto"/>
            <w:bottom w:val="none" w:sz="0" w:space="0" w:color="auto"/>
            <w:right w:val="none" w:sz="0" w:space="0" w:color="auto"/>
          </w:divBdr>
        </w:div>
        <w:div w:id="1771008058">
          <w:marLeft w:val="640"/>
          <w:marRight w:val="0"/>
          <w:marTop w:val="0"/>
          <w:marBottom w:val="0"/>
          <w:divBdr>
            <w:top w:val="none" w:sz="0" w:space="0" w:color="auto"/>
            <w:left w:val="none" w:sz="0" w:space="0" w:color="auto"/>
            <w:bottom w:val="none" w:sz="0" w:space="0" w:color="auto"/>
            <w:right w:val="none" w:sz="0" w:space="0" w:color="auto"/>
          </w:divBdr>
        </w:div>
        <w:div w:id="2022966854">
          <w:marLeft w:val="640"/>
          <w:marRight w:val="0"/>
          <w:marTop w:val="0"/>
          <w:marBottom w:val="0"/>
          <w:divBdr>
            <w:top w:val="none" w:sz="0" w:space="0" w:color="auto"/>
            <w:left w:val="none" w:sz="0" w:space="0" w:color="auto"/>
            <w:bottom w:val="none" w:sz="0" w:space="0" w:color="auto"/>
            <w:right w:val="none" w:sz="0" w:space="0" w:color="auto"/>
          </w:divBdr>
        </w:div>
        <w:div w:id="1883441290">
          <w:marLeft w:val="640"/>
          <w:marRight w:val="0"/>
          <w:marTop w:val="0"/>
          <w:marBottom w:val="0"/>
          <w:divBdr>
            <w:top w:val="none" w:sz="0" w:space="0" w:color="auto"/>
            <w:left w:val="none" w:sz="0" w:space="0" w:color="auto"/>
            <w:bottom w:val="none" w:sz="0" w:space="0" w:color="auto"/>
            <w:right w:val="none" w:sz="0" w:space="0" w:color="auto"/>
          </w:divBdr>
        </w:div>
        <w:div w:id="120731231">
          <w:marLeft w:val="640"/>
          <w:marRight w:val="0"/>
          <w:marTop w:val="0"/>
          <w:marBottom w:val="0"/>
          <w:divBdr>
            <w:top w:val="none" w:sz="0" w:space="0" w:color="auto"/>
            <w:left w:val="none" w:sz="0" w:space="0" w:color="auto"/>
            <w:bottom w:val="none" w:sz="0" w:space="0" w:color="auto"/>
            <w:right w:val="none" w:sz="0" w:space="0" w:color="auto"/>
          </w:divBdr>
        </w:div>
        <w:div w:id="333072765">
          <w:marLeft w:val="640"/>
          <w:marRight w:val="0"/>
          <w:marTop w:val="0"/>
          <w:marBottom w:val="0"/>
          <w:divBdr>
            <w:top w:val="none" w:sz="0" w:space="0" w:color="auto"/>
            <w:left w:val="none" w:sz="0" w:space="0" w:color="auto"/>
            <w:bottom w:val="none" w:sz="0" w:space="0" w:color="auto"/>
            <w:right w:val="none" w:sz="0" w:space="0" w:color="auto"/>
          </w:divBdr>
        </w:div>
        <w:div w:id="1147355334">
          <w:marLeft w:val="640"/>
          <w:marRight w:val="0"/>
          <w:marTop w:val="0"/>
          <w:marBottom w:val="0"/>
          <w:divBdr>
            <w:top w:val="none" w:sz="0" w:space="0" w:color="auto"/>
            <w:left w:val="none" w:sz="0" w:space="0" w:color="auto"/>
            <w:bottom w:val="none" w:sz="0" w:space="0" w:color="auto"/>
            <w:right w:val="none" w:sz="0" w:space="0" w:color="auto"/>
          </w:divBdr>
        </w:div>
        <w:div w:id="1399938476">
          <w:marLeft w:val="640"/>
          <w:marRight w:val="0"/>
          <w:marTop w:val="0"/>
          <w:marBottom w:val="0"/>
          <w:divBdr>
            <w:top w:val="none" w:sz="0" w:space="0" w:color="auto"/>
            <w:left w:val="none" w:sz="0" w:space="0" w:color="auto"/>
            <w:bottom w:val="none" w:sz="0" w:space="0" w:color="auto"/>
            <w:right w:val="none" w:sz="0" w:space="0" w:color="auto"/>
          </w:divBdr>
        </w:div>
        <w:div w:id="1008604551">
          <w:marLeft w:val="640"/>
          <w:marRight w:val="0"/>
          <w:marTop w:val="0"/>
          <w:marBottom w:val="0"/>
          <w:divBdr>
            <w:top w:val="none" w:sz="0" w:space="0" w:color="auto"/>
            <w:left w:val="none" w:sz="0" w:space="0" w:color="auto"/>
            <w:bottom w:val="none" w:sz="0" w:space="0" w:color="auto"/>
            <w:right w:val="none" w:sz="0" w:space="0" w:color="auto"/>
          </w:divBdr>
        </w:div>
        <w:div w:id="1834681085">
          <w:marLeft w:val="640"/>
          <w:marRight w:val="0"/>
          <w:marTop w:val="0"/>
          <w:marBottom w:val="0"/>
          <w:divBdr>
            <w:top w:val="none" w:sz="0" w:space="0" w:color="auto"/>
            <w:left w:val="none" w:sz="0" w:space="0" w:color="auto"/>
            <w:bottom w:val="none" w:sz="0" w:space="0" w:color="auto"/>
            <w:right w:val="none" w:sz="0" w:space="0" w:color="auto"/>
          </w:divBdr>
        </w:div>
      </w:divsChild>
    </w:div>
    <w:div w:id="280038564">
      <w:bodyDiv w:val="1"/>
      <w:marLeft w:val="0"/>
      <w:marRight w:val="0"/>
      <w:marTop w:val="0"/>
      <w:marBottom w:val="0"/>
      <w:divBdr>
        <w:top w:val="none" w:sz="0" w:space="0" w:color="auto"/>
        <w:left w:val="none" w:sz="0" w:space="0" w:color="auto"/>
        <w:bottom w:val="none" w:sz="0" w:space="0" w:color="auto"/>
        <w:right w:val="none" w:sz="0" w:space="0" w:color="auto"/>
      </w:divBdr>
      <w:divsChild>
        <w:div w:id="209656860">
          <w:marLeft w:val="640"/>
          <w:marRight w:val="0"/>
          <w:marTop w:val="0"/>
          <w:marBottom w:val="0"/>
          <w:divBdr>
            <w:top w:val="none" w:sz="0" w:space="0" w:color="auto"/>
            <w:left w:val="none" w:sz="0" w:space="0" w:color="auto"/>
            <w:bottom w:val="none" w:sz="0" w:space="0" w:color="auto"/>
            <w:right w:val="none" w:sz="0" w:space="0" w:color="auto"/>
          </w:divBdr>
        </w:div>
        <w:div w:id="1140613192">
          <w:marLeft w:val="640"/>
          <w:marRight w:val="0"/>
          <w:marTop w:val="0"/>
          <w:marBottom w:val="0"/>
          <w:divBdr>
            <w:top w:val="none" w:sz="0" w:space="0" w:color="auto"/>
            <w:left w:val="none" w:sz="0" w:space="0" w:color="auto"/>
            <w:bottom w:val="none" w:sz="0" w:space="0" w:color="auto"/>
            <w:right w:val="none" w:sz="0" w:space="0" w:color="auto"/>
          </w:divBdr>
        </w:div>
        <w:div w:id="962076319">
          <w:marLeft w:val="640"/>
          <w:marRight w:val="0"/>
          <w:marTop w:val="0"/>
          <w:marBottom w:val="0"/>
          <w:divBdr>
            <w:top w:val="none" w:sz="0" w:space="0" w:color="auto"/>
            <w:left w:val="none" w:sz="0" w:space="0" w:color="auto"/>
            <w:bottom w:val="none" w:sz="0" w:space="0" w:color="auto"/>
            <w:right w:val="none" w:sz="0" w:space="0" w:color="auto"/>
          </w:divBdr>
        </w:div>
        <w:div w:id="1975985816">
          <w:marLeft w:val="640"/>
          <w:marRight w:val="0"/>
          <w:marTop w:val="0"/>
          <w:marBottom w:val="0"/>
          <w:divBdr>
            <w:top w:val="none" w:sz="0" w:space="0" w:color="auto"/>
            <w:left w:val="none" w:sz="0" w:space="0" w:color="auto"/>
            <w:bottom w:val="none" w:sz="0" w:space="0" w:color="auto"/>
            <w:right w:val="none" w:sz="0" w:space="0" w:color="auto"/>
          </w:divBdr>
        </w:div>
        <w:div w:id="1744378622">
          <w:marLeft w:val="640"/>
          <w:marRight w:val="0"/>
          <w:marTop w:val="0"/>
          <w:marBottom w:val="0"/>
          <w:divBdr>
            <w:top w:val="none" w:sz="0" w:space="0" w:color="auto"/>
            <w:left w:val="none" w:sz="0" w:space="0" w:color="auto"/>
            <w:bottom w:val="none" w:sz="0" w:space="0" w:color="auto"/>
            <w:right w:val="none" w:sz="0" w:space="0" w:color="auto"/>
          </w:divBdr>
        </w:div>
        <w:div w:id="809051987">
          <w:marLeft w:val="640"/>
          <w:marRight w:val="0"/>
          <w:marTop w:val="0"/>
          <w:marBottom w:val="0"/>
          <w:divBdr>
            <w:top w:val="none" w:sz="0" w:space="0" w:color="auto"/>
            <w:left w:val="none" w:sz="0" w:space="0" w:color="auto"/>
            <w:bottom w:val="none" w:sz="0" w:space="0" w:color="auto"/>
            <w:right w:val="none" w:sz="0" w:space="0" w:color="auto"/>
          </w:divBdr>
        </w:div>
        <w:div w:id="1748960259">
          <w:marLeft w:val="640"/>
          <w:marRight w:val="0"/>
          <w:marTop w:val="0"/>
          <w:marBottom w:val="0"/>
          <w:divBdr>
            <w:top w:val="none" w:sz="0" w:space="0" w:color="auto"/>
            <w:left w:val="none" w:sz="0" w:space="0" w:color="auto"/>
            <w:bottom w:val="none" w:sz="0" w:space="0" w:color="auto"/>
            <w:right w:val="none" w:sz="0" w:space="0" w:color="auto"/>
          </w:divBdr>
        </w:div>
        <w:div w:id="1700086766">
          <w:marLeft w:val="640"/>
          <w:marRight w:val="0"/>
          <w:marTop w:val="0"/>
          <w:marBottom w:val="0"/>
          <w:divBdr>
            <w:top w:val="none" w:sz="0" w:space="0" w:color="auto"/>
            <w:left w:val="none" w:sz="0" w:space="0" w:color="auto"/>
            <w:bottom w:val="none" w:sz="0" w:space="0" w:color="auto"/>
            <w:right w:val="none" w:sz="0" w:space="0" w:color="auto"/>
          </w:divBdr>
        </w:div>
        <w:div w:id="645202980">
          <w:marLeft w:val="640"/>
          <w:marRight w:val="0"/>
          <w:marTop w:val="0"/>
          <w:marBottom w:val="0"/>
          <w:divBdr>
            <w:top w:val="none" w:sz="0" w:space="0" w:color="auto"/>
            <w:left w:val="none" w:sz="0" w:space="0" w:color="auto"/>
            <w:bottom w:val="none" w:sz="0" w:space="0" w:color="auto"/>
            <w:right w:val="none" w:sz="0" w:space="0" w:color="auto"/>
          </w:divBdr>
        </w:div>
        <w:div w:id="187917938">
          <w:marLeft w:val="640"/>
          <w:marRight w:val="0"/>
          <w:marTop w:val="0"/>
          <w:marBottom w:val="0"/>
          <w:divBdr>
            <w:top w:val="none" w:sz="0" w:space="0" w:color="auto"/>
            <w:left w:val="none" w:sz="0" w:space="0" w:color="auto"/>
            <w:bottom w:val="none" w:sz="0" w:space="0" w:color="auto"/>
            <w:right w:val="none" w:sz="0" w:space="0" w:color="auto"/>
          </w:divBdr>
        </w:div>
        <w:div w:id="1226844017">
          <w:marLeft w:val="640"/>
          <w:marRight w:val="0"/>
          <w:marTop w:val="0"/>
          <w:marBottom w:val="0"/>
          <w:divBdr>
            <w:top w:val="none" w:sz="0" w:space="0" w:color="auto"/>
            <w:left w:val="none" w:sz="0" w:space="0" w:color="auto"/>
            <w:bottom w:val="none" w:sz="0" w:space="0" w:color="auto"/>
            <w:right w:val="none" w:sz="0" w:space="0" w:color="auto"/>
          </w:divBdr>
        </w:div>
        <w:div w:id="922759339">
          <w:marLeft w:val="640"/>
          <w:marRight w:val="0"/>
          <w:marTop w:val="0"/>
          <w:marBottom w:val="0"/>
          <w:divBdr>
            <w:top w:val="none" w:sz="0" w:space="0" w:color="auto"/>
            <w:left w:val="none" w:sz="0" w:space="0" w:color="auto"/>
            <w:bottom w:val="none" w:sz="0" w:space="0" w:color="auto"/>
            <w:right w:val="none" w:sz="0" w:space="0" w:color="auto"/>
          </w:divBdr>
        </w:div>
        <w:div w:id="1075859702">
          <w:marLeft w:val="640"/>
          <w:marRight w:val="0"/>
          <w:marTop w:val="0"/>
          <w:marBottom w:val="0"/>
          <w:divBdr>
            <w:top w:val="none" w:sz="0" w:space="0" w:color="auto"/>
            <w:left w:val="none" w:sz="0" w:space="0" w:color="auto"/>
            <w:bottom w:val="none" w:sz="0" w:space="0" w:color="auto"/>
            <w:right w:val="none" w:sz="0" w:space="0" w:color="auto"/>
          </w:divBdr>
        </w:div>
        <w:div w:id="680811826">
          <w:marLeft w:val="640"/>
          <w:marRight w:val="0"/>
          <w:marTop w:val="0"/>
          <w:marBottom w:val="0"/>
          <w:divBdr>
            <w:top w:val="none" w:sz="0" w:space="0" w:color="auto"/>
            <w:left w:val="none" w:sz="0" w:space="0" w:color="auto"/>
            <w:bottom w:val="none" w:sz="0" w:space="0" w:color="auto"/>
            <w:right w:val="none" w:sz="0" w:space="0" w:color="auto"/>
          </w:divBdr>
        </w:div>
        <w:div w:id="1579827728">
          <w:marLeft w:val="640"/>
          <w:marRight w:val="0"/>
          <w:marTop w:val="0"/>
          <w:marBottom w:val="0"/>
          <w:divBdr>
            <w:top w:val="none" w:sz="0" w:space="0" w:color="auto"/>
            <w:left w:val="none" w:sz="0" w:space="0" w:color="auto"/>
            <w:bottom w:val="none" w:sz="0" w:space="0" w:color="auto"/>
            <w:right w:val="none" w:sz="0" w:space="0" w:color="auto"/>
          </w:divBdr>
        </w:div>
        <w:div w:id="1286111093">
          <w:marLeft w:val="640"/>
          <w:marRight w:val="0"/>
          <w:marTop w:val="0"/>
          <w:marBottom w:val="0"/>
          <w:divBdr>
            <w:top w:val="none" w:sz="0" w:space="0" w:color="auto"/>
            <w:left w:val="none" w:sz="0" w:space="0" w:color="auto"/>
            <w:bottom w:val="none" w:sz="0" w:space="0" w:color="auto"/>
            <w:right w:val="none" w:sz="0" w:space="0" w:color="auto"/>
          </w:divBdr>
        </w:div>
        <w:div w:id="95489255">
          <w:marLeft w:val="640"/>
          <w:marRight w:val="0"/>
          <w:marTop w:val="0"/>
          <w:marBottom w:val="0"/>
          <w:divBdr>
            <w:top w:val="none" w:sz="0" w:space="0" w:color="auto"/>
            <w:left w:val="none" w:sz="0" w:space="0" w:color="auto"/>
            <w:bottom w:val="none" w:sz="0" w:space="0" w:color="auto"/>
            <w:right w:val="none" w:sz="0" w:space="0" w:color="auto"/>
          </w:divBdr>
        </w:div>
        <w:div w:id="1606038007">
          <w:marLeft w:val="640"/>
          <w:marRight w:val="0"/>
          <w:marTop w:val="0"/>
          <w:marBottom w:val="0"/>
          <w:divBdr>
            <w:top w:val="none" w:sz="0" w:space="0" w:color="auto"/>
            <w:left w:val="none" w:sz="0" w:space="0" w:color="auto"/>
            <w:bottom w:val="none" w:sz="0" w:space="0" w:color="auto"/>
            <w:right w:val="none" w:sz="0" w:space="0" w:color="auto"/>
          </w:divBdr>
        </w:div>
        <w:div w:id="36898772">
          <w:marLeft w:val="640"/>
          <w:marRight w:val="0"/>
          <w:marTop w:val="0"/>
          <w:marBottom w:val="0"/>
          <w:divBdr>
            <w:top w:val="none" w:sz="0" w:space="0" w:color="auto"/>
            <w:left w:val="none" w:sz="0" w:space="0" w:color="auto"/>
            <w:bottom w:val="none" w:sz="0" w:space="0" w:color="auto"/>
            <w:right w:val="none" w:sz="0" w:space="0" w:color="auto"/>
          </w:divBdr>
        </w:div>
        <w:div w:id="1889951755">
          <w:marLeft w:val="640"/>
          <w:marRight w:val="0"/>
          <w:marTop w:val="0"/>
          <w:marBottom w:val="0"/>
          <w:divBdr>
            <w:top w:val="none" w:sz="0" w:space="0" w:color="auto"/>
            <w:left w:val="none" w:sz="0" w:space="0" w:color="auto"/>
            <w:bottom w:val="none" w:sz="0" w:space="0" w:color="auto"/>
            <w:right w:val="none" w:sz="0" w:space="0" w:color="auto"/>
          </w:divBdr>
        </w:div>
        <w:div w:id="51202806">
          <w:marLeft w:val="640"/>
          <w:marRight w:val="0"/>
          <w:marTop w:val="0"/>
          <w:marBottom w:val="0"/>
          <w:divBdr>
            <w:top w:val="none" w:sz="0" w:space="0" w:color="auto"/>
            <w:left w:val="none" w:sz="0" w:space="0" w:color="auto"/>
            <w:bottom w:val="none" w:sz="0" w:space="0" w:color="auto"/>
            <w:right w:val="none" w:sz="0" w:space="0" w:color="auto"/>
          </w:divBdr>
        </w:div>
        <w:div w:id="8676551">
          <w:marLeft w:val="640"/>
          <w:marRight w:val="0"/>
          <w:marTop w:val="0"/>
          <w:marBottom w:val="0"/>
          <w:divBdr>
            <w:top w:val="none" w:sz="0" w:space="0" w:color="auto"/>
            <w:left w:val="none" w:sz="0" w:space="0" w:color="auto"/>
            <w:bottom w:val="none" w:sz="0" w:space="0" w:color="auto"/>
            <w:right w:val="none" w:sz="0" w:space="0" w:color="auto"/>
          </w:divBdr>
        </w:div>
        <w:div w:id="294914459">
          <w:marLeft w:val="640"/>
          <w:marRight w:val="0"/>
          <w:marTop w:val="0"/>
          <w:marBottom w:val="0"/>
          <w:divBdr>
            <w:top w:val="none" w:sz="0" w:space="0" w:color="auto"/>
            <w:left w:val="none" w:sz="0" w:space="0" w:color="auto"/>
            <w:bottom w:val="none" w:sz="0" w:space="0" w:color="auto"/>
            <w:right w:val="none" w:sz="0" w:space="0" w:color="auto"/>
          </w:divBdr>
        </w:div>
        <w:div w:id="1935279032">
          <w:marLeft w:val="640"/>
          <w:marRight w:val="0"/>
          <w:marTop w:val="0"/>
          <w:marBottom w:val="0"/>
          <w:divBdr>
            <w:top w:val="none" w:sz="0" w:space="0" w:color="auto"/>
            <w:left w:val="none" w:sz="0" w:space="0" w:color="auto"/>
            <w:bottom w:val="none" w:sz="0" w:space="0" w:color="auto"/>
            <w:right w:val="none" w:sz="0" w:space="0" w:color="auto"/>
          </w:divBdr>
        </w:div>
        <w:div w:id="606933249">
          <w:marLeft w:val="640"/>
          <w:marRight w:val="0"/>
          <w:marTop w:val="0"/>
          <w:marBottom w:val="0"/>
          <w:divBdr>
            <w:top w:val="none" w:sz="0" w:space="0" w:color="auto"/>
            <w:left w:val="none" w:sz="0" w:space="0" w:color="auto"/>
            <w:bottom w:val="none" w:sz="0" w:space="0" w:color="auto"/>
            <w:right w:val="none" w:sz="0" w:space="0" w:color="auto"/>
          </w:divBdr>
        </w:div>
        <w:div w:id="2027827994">
          <w:marLeft w:val="640"/>
          <w:marRight w:val="0"/>
          <w:marTop w:val="0"/>
          <w:marBottom w:val="0"/>
          <w:divBdr>
            <w:top w:val="none" w:sz="0" w:space="0" w:color="auto"/>
            <w:left w:val="none" w:sz="0" w:space="0" w:color="auto"/>
            <w:bottom w:val="none" w:sz="0" w:space="0" w:color="auto"/>
            <w:right w:val="none" w:sz="0" w:space="0" w:color="auto"/>
          </w:divBdr>
        </w:div>
        <w:div w:id="243954962">
          <w:marLeft w:val="640"/>
          <w:marRight w:val="0"/>
          <w:marTop w:val="0"/>
          <w:marBottom w:val="0"/>
          <w:divBdr>
            <w:top w:val="none" w:sz="0" w:space="0" w:color="auto"/>
            <w:left w:val="none" w:sz="0" w:space="0" w:color="auto"/>
            <w:bottom w:val="none" w:sz="0" w:space="0" w:color="auto"/>
            <w:right w:val="none" w:sz="0" w:space="0" w:color="auto"/>
          </w:divBdr>
        </w:div>
        <w:div w:id="1547521370">
          <w:marLeft w:val="640"/>
          <w:marRight w:val="0"/>
          <w:marTop w:val="0"/>
          <w:marBottom w:val="0"/>
          <w:divBdr>
            <w:top w:val="none" w:sz="0" w:space="0" w:color="auto"/>
            <w:left w:val="none" w:sz="0" w:space="0" w:color="auto"/>
            <w:bottom w:val="none" w:sz="0" w:space="0" w:color="auto"/>
            <w:right w:val="none" w:sz="0" w:space="0" w:color="auto"/>
          </w:divBdr>
        </w:div>
        <w:div w:id="351076825">
          <w:marLeft w:val="640"/>
          <w:marRight w:val="0"/>
          <w:marTop w:val="0"/>
          <w:marBottom w:val="0"/>
          <w:divBdr>
            <w:top w:val="none" w:sz="0" w:space="0" w:color="auto"/>
            <w:left w:val="none" w:sz="0" w:space="0" w:color="auto"/>
            <w:bottom w:val="none" w:sz="0" w:space="0" w:color="auto"/>
            <w:right w:val="none" w:sz="0" w:space="0" w:color="auto"/>
          </w:divBdr>
        </w:div>
        <w:div w:id="304237646">
          <w:marLeft w:val="640"/>
          <w:marRight w:val="0"/>
          <w:marTop w:val="0"/>
          <w:marBottom w:val="0"/>
          <w:divBdr>
            <w:top w:val="none" w:sz="0" w:space="0" w:color="auto"/>
            <w:left w:val="none" w:sz="0" w:space="0" w:color="auto"/>
            <w:bottom w:val="none" w:sz="0" w:space="0" w:color="auto"/>
            <w:right w:val="none" w:sz="0" w:space="0" w:color="auto"/>
          </w:divBdr>
        </w:div>
        <w:div w:id="2100787034">
          <w:marLeft w:val="640"/>
          <w:marRight w:val="0"/>
          <w:marTop w:val="0"/>
          <w:marBottom w:val="0"/>
          <w:divBdr>
            <w:top w:val="none" w:sz="0" w:space="0" w:color="auto"/>
            <w:left w:val="none" w:sz="0" w:space="0" w:color="auto"/>
            <w:bottom w:val="none" w:sz="0" w:space="0" w:color="auto"/>
            <w:right w:val="none" w:sz="0" w:space="0" w:color="auto"/>
          </w:divBdr>
        </w:div>
        <w:div w:id="2015262814">
          <w:marLeft w:val="640"/>
          <w:marRight w:val="0"/>
          <w:marTop w:val="0"/>
          <w:marBottom w:val="0"/>
          <w:divBdr>
            <w:top w:val="none" w:sz="0" w:space="0" w:color="auto"/>
            <w:left w:val="none" w:sz="0" w:space="0" w:color="auto"/>
            <w:bottom w:val="none" w:sz="0" w:space="0" w:color="auto"/>
            <w:right w:val="none" w:sz="0" w:space="0" w:color="auto"/>
          </w:divBdr>
        </w:div>
        <w:div w:id="1200051442">
          <w:marLeft w:val="640"/>
          <w:marRight w:val="0"/>
          <w:marTop w:val="0"/>
          <w:marBottom w:val="0"/>
          <w:divBdr>
            <w:top w:val="none" w:sz="0" w:space="0" w:color="auto"/>
            <w:left w:val="none" w:sz="0" w:space="0" w:color="auto"/>
            <w:bottom w:val="none" w:sz="0" w:space="0" w:color="auto"/>
            <w:right w:val="none" w:sz="0" w:space="0" w:color="auto"/>
          </w:divBdr>
        </w:div>
        <w:div w:id="1432437361">
          <w:marLeft w:val="640"/>
          <w:marRight w:val="0"/>
          <w:marTop w:val="0"/>
          <w:marBottom w:val="0"/>
          <w:divBdr>
            <w:top w:val="none" w:sz="0" w:space="0" w:color="auto"/>
            <w:left w:val="none" w:sz="0" w:space="0" w:color="auto"/>
            <w:bottom w:val="none" w:sz="0" w:space="0" w:color="auto"/>
            <w:right w:val="none" w:sz="0" w:space="0" w:color="auto"/>
          </w:divBdr>
        </w:div>
        <w:div w:id="2078505119">
          <w:marLeft w:val="640"/>
          <w:marRight w:val="0"/>
          <w:marTop w:val="0"/>
          <w:marBottom w:val="0"/>
          <w:divBdr>
            <w:top w:val="none" w:sz="0" w:space="0" w:color="auto"/>
            <w:left w:val="none" w:sz="0" w:space="0" w:color="auto"/>
            <w:bottom w:val="none" w:sz="0" w:space="0" w:color="auto"/>
            <w:right w:val="none" w:sz="0" w:space="0" w:color="auto"/>
          </w:divBdr>
        </w:div>
        <w:div w:id="423309865">
          <w:marLeft w:val="640"/>
          <w:marRight w:val="0"/>
          <w:marTop w:val="0"/>
          <w:marBottom w:val="0"/>
          <w:divBdr>
            <w:top w:val="none" w:sz="0" w:space="0" w:color="auto"/>
            <w:left w:val="none" w:sz="0" w:space="0" w:color="auto"/>
            <w:bottom w:val="none" w:sz="0" w:space="0" w:color="auto"/>
            <w:right w:val="none" w:sz="0" w:space="0" w:color="auto"/>
          </w:divBdr>
        </w:div>
        <w:div w:id="1371418753">
          <w:marLeft w:val="640"/>
          <w:marRight w:val="0"/>
          <w:marTop w:val="0"/>
          <w:marBottom w:val="0"/>
          <w:divBdr>
            <w:top w:val="none" w:sz="0" w:space="0" w:color="auto"/>
            <w:left w:val="none" w:sz="0" w:space="0" w:color="auto"/>
            <w:bottom w:val="none" w:sz="0" w:space="0" w:color="auto"/>
            <w:right w:val="none" w:sz="0" w:space="0" w:color="auto"/>
          </w:divBdr>
        </w:div>
        <w:div w:id="100804459">
          <w:marLeft w:val="640"/>
          <w:marRight w:val="0"/>
          <w:marTop w:val="0"/>
          <w:marBottom w:val="0"/>
          <w:divBdr>
            <w:top w:val="none" w:sz="0" w:space="0" w:color="auto"/>
            <w:left w:val="none" w:sz="0" w:space="0" w:color="auto"/>
            <w:bottom w:val="none" w:sz="0" w:space="0" w:color="auto"/>
            <w:right w:val="none" w:sz="0" w:space="0" w:color="auto"/>
          </w:divBdr>
        </w:div>
        <w:div w:id="1960452274">
          <w:marLeft w:val="640"/>
          <w:marRight w:val="0"/>
          <w:marTop w:val="0"/>
          <w:marBottom w:val="0"/>
          <w:divBdr>
            <w:top w:val="none" w:sz="0" w:space="0" w:color="auto"/>
            <w:left w:val="none" w:sz="0" w:space="0" w:color="auto"/>
            <w:bottom w:val="none" w:sz="0" w:space="0" w:color="auto"/>
            <w:right w:val="none" w:sz="0" w:space="0" w:color="auto"/>
          </w:divBdr>
        </w:div>
        <w:div w:id="324674001">
          <w:marLeft w:val="640"/>
          <w:marRight w:val="0"/>
          <w:marTop w:val="0"/>
          <w:marBottom w:val="0"/>
          <w:divBdr>
            <w:top w:val="none" w:sz="0" w:space="0" w:color="auto"/>
            <w:left w:val="none" w:sz="0" w:space="0" w:color="auto"/>
            <w:bottom w:val="none" w:sz="0" w:space="0" w:color="auto"/>
            <w:right w:val="none" w:sz="0" w:space="0" w:color="auto"/>
          </w:divBdr>
        </w:div>
        <w:div w:id="1451701084">
          <w:marLeft w:val="640"/>
          <w:marRight w:val="0"/>
          <w:marTop w:val="0"/>
          <w:marBottom w:val="0"/>
          <w:divBdr>
            <w:top w:val="none" w:sz="0" w:space="0" w:color="auto"/>
            <w:left w:val="none" w:sz="0" w:space="0" w:color="auto"/>
            <w:bottom w:val="none" w:sz="0" w:space="0" w:color="auto"/>
            <w:right w:val="none" w:sz="0" w:space="0" w:color="auto"/>
          </w:divBdr>
        </w:div>
        <w:div w:id="1514800086">
          <w:marLeft w:val="640"/>
          <w:marRight w:val="0"/>
          <w:marTop w:val="0"/>
          <w:marBottom w:val="0"/>
          <w:divBdr>
            <w:top w:val="none" w:sz="0" w:space="0" w:color="auto"/>
            <w:left w:val="none" w:sz="0" w:space="0" w:color="auto"/>
            <w:bottom w:val="none" w:sz="0" w:space="0" w:color="auto"/>
            <w:right w:val="none" w:sz="0" w:space="0" w:color="auto"/>
          </w:divBdr>
        </w:div>
        <w:div w:id="1035079119">
          <w:marLeft w:val="640"/>
          <w:marRight w:val="0"/>
          <w:marTop w:val="0"/>
          <w:marBottom w:val="0"/>
          <w:divBdr>
            <w:top w:val="none" w:sz="0" w:space="0" w:color="auto"/>
            <w:left w:val="none" w:sz="0" w:space="0" w:color="auto"/>
            <w:bottom w:val="none" w:sz="0" w:space="0" w:color="auto"/>
            <w:right w:val="none" w:sz="0" w:space="0" w:color="auto"/>
          </w:divBdr>
        </w:div>
        <w:div w:id="1926104672">
          <w:marLeft w:val="640"/>
          <w:marRight w:val="0"/>
          <w:marTop w:val="0"/>
          <w:marBottom w:val="0"/>
          <w:divBdr>
            <w:top w:val="none" w:sz="0" w:space="0" w:color="auto"/>
            <w:left w:val="none" w:sz="0" w:space="0" w:color="auto"/>
            <w:bottom w:val="none" w:sz="0" w:space="0" w:color="auto"/>
            <w:right w:val="none" w:sz="0" w:space="0" w:color="auto"/>
          </w:divBdr>
        </w:div>
        <w:div w:id="291791496">
          <w:marLeft w:val="640"/>
          <w:marRight w:val="0"/>
          <w:marTop w:val="0"/>
          <w:marBottom w:val="0"/>
          <w:divBdr>
            <w:top w:val="none" w:sz="0" w:space="0" w:color="auto"/>
            <w:left w:val="none" w:sz="0" w:space="0" w:color="auto"/>
            <w:bottom w:val="none" w:sz="0" w:space="0" w:color="auto"/>
            <w:right w:val="none" w:sz="0" w:space="0" w:color="auto"/>
          </w:divBdr>
        </w:div>
        <w:div w:id="737286108">
          <w:marLeft w:val="640"/>
          <w:marRight w:val="0"/>
          <w:marTop w:val="0"/>
          <w:marBottom w:val="0"/>
          <w:divBdr>
            <w:top w:val="none" w:sz="0" w:space="0" w:color="auto"/>
            <w:left w:val="none" w:sz="0" w:space="0" w:color="auto"/>
            <w:bottom w:val="none" w:sz="0" w:space="0" w:color="auto"/>
            <w:right w:val="none" w:sz="0" w:space="0" w:color="auto"/>
          </w:divBdr>
        </w:div>
        <w:div w:id="1193610125">
          <w:marLeft w:val="640"/>
          <w:marRight w:val="0"/>
          <w:marTop w:val="0"/>
          <w:marBottom w:val="0"/>
          <w:divBdr>
            <w:top w:val="none" w:sz="0" w:space="0" w:color="auto"/>
            <w:left w:val="none" w:sz="0" w:space="0" w:color="auto"/>
            <w:bottom w:val="none" w:sz="0" w:space="0" w:color="auto"/>
            <w:right w:val="none" w:sz="0" w:space="0" w:color="auto"/>
          </w:divBdr>
        </w:div>
        <w:div w:id="672873243">
          <w:marLeft w:val="640"/>
          <w:marRight w:val="0"/>
          <w:marTop w:val="0"/>
          <w:marBottom w:val="0"/>
          <w:divBdr>
            <w:top w:val="none" w:sz="0" w:space="0" w:color="auto"/>
            <w:left w:val="none" w:sz="0" w:space="0" w:color="auto"/>
            <w:bottom w:val="none" w:sz="0" w:space="0" w:color="auto"/>
            <w:right w:val="none" w:sz="0" w:space="0" w:color="auto"/>
          </w:divBdr>
        </w:div>
        <w:div w:id="1753817984">
          <w:marLeft w:val="640"/>
          <w:marRight w:val="0"/>
          <w:marTop w:val="0"/>
          <w:marBottom w:val="0"/>
          <w:divBdr>
            <w:top w:val="none" w:sz="0" w:space="0" w:color="auto"/>
            <w:left w:val="none" w:sz="0" w:space="0" w:color="auto"/>
            <w:bottom w:val="none" w:sz="0" w:space="0" w:color="auto"/>
            <w:right w:val="none" w:sz="0" w:space="0" w:color="auto"/>
          </w:divBdr>
        </w:div>
        <w:div w:id="823811245">
          <w:marLeft w:val="640"/>
          <w:marRight w:val="0"/>
          <w:marTop w:val="0"/>
          <w:marBottom w:val="0"/>
          <w:divBdr>
            <w:top w:val="none" w:sz="0" w:space="0" w:color="auto"/>
            <w:left w:val="none" w:sz="0" w:space="0" w:color="auto"/>
            <w:bottom w:val="none" w:sz="0" w:space="0" w:color="auto"/>
            <w:right w:val="none" w:sz="0" w:space="0" w:color="auto"/>
          </w:divBdr>
        </w:div>
        <w:div w:id="222564230">
          <w:marLeft w:val="640"/>
          <w:marRight w:val="0"/>
          <w:marTop w:val="0"/>
          <w:marBottom w:val="0"/>
          <w:divBdr>
            <w:top w:val="none" w:sz="0" w:space="0" w:color="auto"/>
            <w:left w:val="none" w:sz="0" w:space="0" w:color="auto"/>
            <w:bottom w:val="none" w:sz="0" w:space="0" w:color="auto"/>
            <w:right w:val="none" w:sz="0" w:space="0" w:color="auto"/>
          </w:divBdr>
        </w:div>
        <w:div w:id="247036951">
          <w:marLeft w:val="640"/>
          <w:marRight w:val="0"/>
          <w:marTop w:val="0"/>
          <w:marBottom w:val="0"/>
          <w:divBdr>
            <w:top w:val="none" w:sz="0" w:space="0" w:color="auto"/>
            <w:left w:val="none" w:sz="0" w:space="0" w:color="auto"/>
            <w:bottom w:val="none" w:sz="0" w:space="0" w:color="auto"/>
            <w:right w:val="none" w:sz="0" w:space="0" w:color="auto"/>
          </w:divBdr>
        </w:div>
        <w:div w:id="597710567">
          <w:marLeft w:val="640"/>
          <w:marRight w:val="0"/>
          <w:marTop w:val="0"/>
          <w:marBottom w:val="0"/>
          <w:divBdr>
            <w:top w:val="none" w:sz="0" w:space="0" w:color="auto"/>
            <w:left w:val="none" w:sz="0" w:space="0" w:color="auto"/>
            <w:bottom w:val="none" w:sz="0" w:space="0" w:color="auto"/>
            <w:right w:val="none" w:sz="0" w:space="0" w:color="auto"/>
          </w:divBdr>
        </w:div>
        <w:div w:id="1909071570">
          <w:marLeft w:val="640"/>
          <w:marRight w:val="0"/>
          <w:marTop w:val="0"/>
          <w:marBottom w:val="0"/>
          <w:divBdr>
            <w:top w:val="none" w:sz="0" w:space="0" w:color="auto"/>
            <w:left w:val="none" w:sz="0" w:space="0" w:color="auto"/>
            <w:bottom w:val="none" w:sz="0" w:space="0" w:color="auto"/>
            <w:right w:val="none" w:sz="0" w:space="0" w:color="auto"/>
          </w:divBdr>
        </w:div>
        <w:div w:id="1139497362">
          <w:marLeft w:val="640"/>
          <w:marRight w:val="0"/>
          <w:marTop w:val="0"/>
          <w:marBottom w:val="0"/>
          <w:divBdr>
            <w:top w:val="none" w:sz="0" w:space="0" w:color="auto"/>
            <w:left w:val="none" w:sz="0" w:space="0" w:color="auto"/>
            <w:bottom w:val="none" w:sz="0" w:space="0" w:color="auto"/>
            <w:right w:val="none" w:sz="0" w:space="0" w:color="auto"/>
          </w:divBdr>
        </w:div>
        <w:div w:id="1661887590">
          <w:marLeft w:val="640"/>
          <w:marRight w:val="0"/>
          <w:marTop w:val="0"/>
          <w:marBottom w:val="0"/>
          <w:divBdr>
            <w:top w:val="none" w:sz="0" w:space="0" w:color="auto"/>
            <w:left w:val="none" w:sz="0" w:space="0" w:color="auto"/>
            <w:bottom w:val="none" w:sz="0" w:space="0" w:color="auto"/>
            <w:right w:val="none" w:sz="0" w:space="0" w:color="auto"/>
          </w:divBdr>
        </w:div>
        <w:div w:id="1352878154">
          <w:marLeft w:val="640"/>
          <w:marRight w:val="0"/>
          <w:marTop w:val="0"/>
          <w:marBottom w:val="0"/>
          <w:divBdr>
            <w:top w:val="none" w:sz="0" w:space="0" w:color="auto"/>
            <w:left w:val="none" w:sz="0" w:space="0" w:color="auto"/>
            <w:bottom w:val="none" w:sz="0" w:space="0" w:color="auto"/>
            <w:right w:val="none" w:sz="0" w:space="0" w:color="auto"/>
          </w:divBdr>
        </w:div>
        <w:div w:id="1903249663">
          <w:marLeft w:val="640"/>
          <w:marRight w:val="0"/>
          <w:marTop w:val="0"/>
          <w:marBottom w:val="0"/>
          <w:divBdr>
            <w:top w:val="none" w:sz="0" w:space="0" w:color="auto"/>
            <w:left w:val="none" w:sz="0" w:space="0" w:color="auto"/>
            <w:bottom w:val="none" w:sz="0" w:space="0" w:color="auto"/>
            <w:right w:val="none" w:sz="0" w:space="0" w:color="auto"/>
          </w:divBdr>
        </w:div>
        <w:div w:id="1853490219">
          <w:marLeft w:val="640"/>
          <w:marRight w:val="0"/>
          <w:marTop w:val="0"/>
          <w:marBottom w:val="0"/>
          <w:divBdr>
            <w:top w:val="none" w:sz="0" w:space="0" w:color="auto"/>
            <w:left w:val="none" w:sz="0" w:space="0" w:color="auto"/>
            <w:bottom w:val="none" w:sz="0" w:space="0" w:color="auto"/>
            <w:right w:val="none" w:sz="0" w:space="0" w:color="auto"/>
          </w:divBdr>
        </w:div>
        <w:div w:id="2034643866">
          <w:marLeft w:val="640"/>
          <w:marRight w:val="0"/>
          <w:marTop w:val="0"/>
          <w:marBottom w:val="0"/>
          <w:divBdr>
            <w:top w:val="none" w:sz="0" w:space="0" w:color="auto"/>
            <w:left w:val="none" w:sz="0" w:space="0" w:color="auto"/>
            <w:bottom w:val="none" w:sz="0" w:space="0" w:color="auto"/>
            <w:right w:val="none" w:sz="0" w:space="0" w:color="auto"/>
          </w:divBdr>
        </w:div>
        <w:div w:id="1529752459">
          <w:marLeft w:val="640"/>
          <w:marRight w:val="0"/>
          <w:marTop w:val="0"/>
          <w:marBottom w:val="0"/>
          <w:divBdr>
            <w:top w:val="none" w:sz="0" w:space="0" w:color="auto"/>
            <w:left w:val="none" w:sz="0" w:space="0" w:color="auto"/>
            <w:bottom w:val="none" w:sz="0" w:space="0" w:color="auto"/>
            <w:right w:val="none" w:sz="0" w:space="0" w:color="auto"/>
          </w:divBdr>
        </w:div>
        <w:div w:id="1227718227">
          <w:marLeft w:val="640"/>
          <w:marRight w:val="0"/>
          <w:marTop w:val="0"/>
          <w:marBottom w:val="0"/>
          <w:divBdr>
            <w:top w:val="none" w:sz="0" w:space="0" w:color="auto"/>
            <w:left w:val="none" w:sz="0" w:space="0" w:color="auto"/>
            <w:bottom w:val="none" w:sz="0" w:space="0" w:color="auto"/>
            <w:right w:val="none" w:sz="0" w:space="0" w:color="auto"/>
          </w:divBdr>
        </w:div>
        <w:div w:id="210848128">
          <w:marLeft w:val="640"/>
          <w:marRight w:val="0"/>
          <w:marTop w:val="0"/>
          <w:marBottom w:val="0"/>
          <w:divBdr>
            <w:top w:val="none" w:sz="0" w:space="0" w:color="auto"/>
            <w:left w:val="none" w:sz="0" w:space="0" w:color="auto"/>
            <w:bottom w:val="none" w:sz="0" w:space="0" w:color="auto"/>
            <w:right w:val="none" w:sz="0" w:space="0" w:color="auto"/>
          </w:divBdr>
        </w:div>
        <w:div w:id="149102053">
          <w:marLeft w:val="640"/>
          <w:marRight w:val="0"/>
          <w:marTop w:val="0"/>
          <w:marBottom w:val="0"/>
          <w:divBdr>
            <w:top w:val="none" w:sz="0" w:space="0" w:color="auto"/>
            <w:left w:val="none" w:sz="0" w:space="0" w:color="auto"/>
            <w:bottom w:val="none" w:sz="0" w:space="0" w:color="auto"/>
            <w:right w:val="none" w:sz="0" w:space="0" w:color="auto"/>
          </w:divBdr>
        </w:div>
      </w:divsChild>
    </w:div>
    <w:div w:id="302538365">
      <w:bodyDiv w:val="1"/>
      <w:marLeft w:val="0"/>
      <w:marRight w:val="0"/>
      <w:marTop w:val="0"/>
      <w:marBottom w:val="0"/>
      <w:divBdr>
        <w:top w:val="none" w:sz="0" w:space="0" w:color="auto"/>
        <w:left w:val="none" w:sz="0" w:space="0" w:color="auto"/>
        <w:bottom w:val="none" w:sz="0" w:space="0" w:color="auto"/>
        <w:right w:val="none" w:sz="0" w:space="0" w:color="auto"/>
      </w:divBdr>
      <w:divsChild>
        <w:div w:id="23795036">
          <w:marLeft w:val="640"/>
          <w:marRight w:val="0"/>
          <w:marTop w:val="0"/>
          <w:marBottom w:val="0"/>
          <w:divBdr>
            <w:top w:val="none" w:sz="0" w:space="0" w:color="auto"/>
            <w:left w:val="none" w:sz="0" w:space="0" w:color="auto"/>
            <w:bottom w:val="none" w:sz="0" w:space="0" w:color="auto"/>
            <w:right w:val="none" w:sz="0" w:space="0" w:color="auto"/>
          </w:divBdr>
        </w:div>
        <w:div w:id="553588495">
          <w:marLeft w:val="640"/>
          <w:marRight w:val="0"/>
          <w:marTop w:val="0"/>
          <w:marBottom w:val="0"/>
          <w:divBdr>
            <w:top w:val="none" w:sz="0" w:space="0" w:color="auto"/>
            <w:left w:val="none" w:sz="0" w:space="0" w:color="auto"/>
            <w:bottom w:val="none" w:sz="0" w:space="0" w:color="auto"/>
            <w:right w:val="none" w:sz="0" w:space="0" w:color="auto"/>
          </w:divBdr>
        </w:div>
        <w:div w:id="1177185374">
          <w:marLeft w:val="640"/>
          <w:marRight w:val="0"/>
          <w:marTop w:val="0"/>
          <w:marBottom w:val="0"/>
          <w:divBdr>
            <w:top w:val="none" w:sz="0" w:space="0" w:color="auto"/>
            <w:left w:val="none" w:sz="0" w:space="0" w:color="auto"/>
            <w:bottom w:val="none" w:sz="0" w:space="0" w:color="auto"/>
            <w:right w:val="none" w:sz="0" w:space="0" w:color="auto"/>
          </w:divBdr>
        </w:div>
        <w:div w:id="903026805">
          <w:marLeft w:val="640"/>
          <w:marRight w:val="0"/>
          <w:marTop w:val="0"/>
          <w:marBottom w:val="0"/>
          <w:divBdr>
            <w:top w:val="none" w:sz="0" w:space="0" w:color="auto"/>
            <w:left w:val="none" w:sz="0" w:space="0" w:color="auto"/>
            <w:bottom w:val="none" w:sz="0" w:space="0" w:color="auto"/>
            <w:right w:val="none" w:sz="0" w:space="0" w:color="auto"/>
          </w:divBdr>
        </w:div>
        <w:div w:id="56124498">
          <w:marLeft w:val="640"/>
          <w:marRight w:val="0"/>
          <w:marTop w:val="0"/>
          <w:marBottom w:val="0"/>
          <w:divBdr>
            <w:top w:val="none" w:sz="0" w:space="0" w:color="auto"/>
            <w:left w:val="none" w:sz="0" w:space="0" w:color="auto"/>
            <w:bottom w:val="none" w:sz="0" w:space="0" w:color="auto"/>
            <w:right w:val="none" w:sz="0" w:space="0" w:color="auto"/>
          </w:divBdr>
        </w:div>
        <w:div w:id="792946574">
          <w:marLeft w:val="640"/>
          <w:marRight w:val="0"/>
          <w:marTop w:val="0"/>
          <w:marBottom w:val="0"/>
          <w:divBdr>
            <w:top w:val="none" w:sz="0" w:space="0" w:color="auto"/>
            <w:left w:val="none" w:sz="0" w:space="0" w:color="auto"/>
            <w:bottom w:val="none" w:sz="0" w:space="0" w:color="auto"/>
            <w:right w:val="none" w:sz="0" w:space="0" w:color="auto"/>
          </w:divBdr>
        </w:div>
        <w:div w:id="505629398">
          <w:marLeft w:val="640"/>
          <w:marRight w:val="0"/>
          <w:marTop w:val="0"/>
          <w:marBottom w:val="0"/>
          <w:divBdr>
            <w:top w:val="none" w:sz="0" w:space="0" w:color="auto"/>
            <w:left w:val="none" w:sz="0" w:space="0" w:color="auto"/>
            <w:bottom w:val="none" w:sz="0" w:space="0" w:color="auto"/>
            <w:right w:val="none" w:sz="0" w:space="0" w:color="auto"/>
          </w:divBdr>
        </w:div>
        <w:div w:id="2000185392">
          <w:marLeft w:val="640"/>
          <w:marRight w:val="0"/>
          <w:marTop w:val="0"/>
          <w:marBottom w:val="0"/>
          <w:divBdr>
            <w:top w:val="none" w:sz="0" w:space="0" w:color="auto"/>
            <w:left w:val="none" w:sz="0" w:space="0" w:color="auto"/>
            <w:bottom w:val="none" w:sz="0" w:space="0" w:color="auto"/>
            <w:right w:val="none" w:sz="0" w:space="0" w:color="auto"/>
          </w:divBdr>
        </w:div>
        <w:div w:id="1292395613">
          <w:marLeft w:val="640"/>
          <w:marRight w:val="0"/>
          <w:marTop w:val="0"/>
          <w:marBottom w:val="0"/>
          <w:divBdr>
            <w:top w:val="none" w:sz="0" w:space="0" w:color="auto"/>
            <w:left w:val="none" w:sz="0" w:space="0" w:color="auto"/>
            <w:bottom w:val="none" w:sz="0" w:space="0" w:color="auto"/>
            <w:right w:val="none" w:sz="0" w:space="0" w:color="auto"/>
          </w:divBdr>
        </w:div>
        <w:div w:id="1348947630">
          <w:marLeft w:val="640"/>
          <w:marRight w:val="0"/>
          <w:marTop w:val="0"/>
          <w:marBottom w:val="0"/>
          <w:divBdr>
            <w:top w:val="none" w:sz="0" w:space="0" w:color="auto"/>
            <w:left w:val="none" w:sz="0" w:space="0" w:color="auto"/>
            <w:bottom w:val="none" w:sz="0" w:space="0" w:color="auto"/>
            <w:right w:val="none" w:sz="0" w:space="0" w:color="auto"/>
          </w:divBdr>
        </w:div>
        <w:div w:id="1830360571">
          <w:marLeft w:val="640"/>
          <w:marRight w:val="0"/>
          <w:marTop w:val="0"/>
          <w:marBottom w:val="0"/>
          <w:divBdr>
            <w:top w:val="none" w:sz="0" w:space="0" w:color="auto"/>
            <w:left w:val="none" w:sz="0" w:space="0" w:color="auto"/>
            <w:bottom w:val="none" w:sz="0" w:space="0" w:color="auto"/>
            <w:right w:val="none" w:sz="0" w:space="0" w:color="auto"/>
          </w:divBdr>
        </w:div>
        <w:div w:id="200948195">
          <w:marLeft w:val="640"/>
          <w:marRight w:val="0"/>
          <w:marTop w:val="0"/>
          <w:marBottom w:val="0"/>
          <w:divBdr>
            <w:top w:val="none" w:sz="0" w:space="0" w:color="auto"/>
            <w:left w:val="none" w:sz="0" w:space="0" w:color="auto"/>
            <w:bottom w:val="none" w:sz="0" w:space="0" w:color="auto"/>
            <w:right w:val="none" w:sz="0" w:space="0" w:color="auto"/>
          </w:divBdr>
        </w:div>
        <w:div w:id="449787242">
          <w:marLeft w:val="640"/>
          <w:marRight w:val="0"/>
          <w:marTop w:val="0"/>
          <w:marBottom w:val="0"/>
          <w:divBdr>
            <w:top w:val="none" w:sz="0" w:space="0" w:color="auto"/>
            <w:left w:val="none" w:sz="0" w:space="0" w:color="auto"/>
            <w:bottom w:val="none" w:sz="0" w:space="0" w:color="auto"/>
            <w:right w:val="none" w:sz="0" w:space="0" w:color="auto"/>
          </w:divBdr>
        </w:div>
        <w:div w:id="1455514638">
          <w:marLeft w:val="640"/>
          <w:marRight w:val="0"/>
          <w:marTop w:val="0"/>
          <w:marBottom w:val="0"/>
          <w:divBdr>
            <w:top w:val="none" w:sz="0" w:space="0" w:color="auto"/>
            <w:left w:val="none" w:sz="0" w:space="0" w:color="auto"/>
            <w:bottom w:val="none" w:sz="0" w:space="0" w:color="auto"/>
            <w:right w:val="none" w:sz="0" w:space="0" w:color="auto"/>
          </w:divBdr>
        </w:div>
        <w:div w:id="842284334">
          <w:marLeft w:val="640"/>
          <w:marRight w:val="0"/>
          <w:marTop w:val="0"/>
          <w:marBottom w:val="0"/>
          <w:divBdr>
            <w:top w:val="none" w:sz="0" w:space="0" w:color="auto"/>
            <w:left w:val="none" w:sz="0" w:space="0" w:color="auto"/>
            <w:bottom w:val="none" w:sz="0" w:space="0" w:color="auto"/>
            <w:right w:val="none" w:sz="0" w:space="0" w:color="auto"/>
          </w:divBdr>
        </w:div>
        <w:div w:id="1024205674">
          <w:marLeft w:val="640"/>
          <w:marRight w:val="0"/>
          <w:marTop w:val="0"/>
          <w:marBottom w:val="0"/>
          <w:divBdr>
            <w:top w:val="none" w:sz="0" w:space="0" w:color="auto"/>
            <w:left w:val="none" w:sz="0" w:space="0" w:color="auto"/>
            <w:bottom w:val="none" w:sz="0" w:space="0" w:color="auto"/>
            <w:right w:val="none" w:sz="0" w:space="0" w:color="auto"/>
          </w:divBdr>
        </w:div>
        <w:div w:id="1176269782">
          <w:marLeft w:val="640"/>
          <w:marRight w:val="0"/>
          <w:marTop w:val="0"/>
          <w:marBottom w:val="0"/>
          <w:divBdr>
            <w:top w:val="none" w:sz="0" w:space="0" w:color="auto"/>
            <w:left w:val="none" w:sz="0" w:space="0" w:color="auto"/>
            <w:bottom w:val="none" w:sz="0" w:space="0" w:color="auto"/>
            <w:right w:val="none" w:sz="0" w:space="0" w:color="auto"/>
          </w:divBdr>
        </w:div>
        <w:div w:id="1307054253">
          <w:marLeft w:val="640"/>
          <w:marRight w:val="0"/>
          <w:marTop w:val="0"/>
          <w:marBottom w:val="0"/>
          <w:divBdr>
            <w:top w:val="none" w:sz="0" w:space="0" w:color="auto"/>
            <w:left w:val="none" w:sz="0" w:space="0" w:color="auto"/>
            <w:bottom w:val="none" w:sz="0" w:space="0" w:color="auto"/>
            <w:right w:val="none" w:sz="0" w:space="0" w:color="auto"/>
          </w:divBdr>
        </w:div>
        <w:div w:id="158890918">
          <w:marLeft w:val="640"/>
          <w:marRight w:val="0"/>
          <w:marTop w:val="0"/>
          <w:marBottom w:val="0"/>
          <w:divBdr>
            <w:top w:val="none" w:sz="0" w:space="0" w:color="auto"/>
            <w:left w:val="none" w:sz="0" w:space="0" w:color="auto"/>
            <w:bottom w:val="none" w:sz="0" w:space="0" w:color="auto"/>
            <w:right w:val="none" w:sz="0" w:space="0" w:color="auto"/>
          </w:divBdr>
        </w:div>
        <w:div w:id="931665157">
          <w:marLeft w:val="640"/>
          <w:marRight w:val="0"/>
          <w:marTop w:val="0"/>
          <w:marBottom w:val="0"/>
          <w:divBdr>
            <w:top w:val="none" w:sz="0" w:space="0" w:color="auto"/>
            <w:left w:val="none" w:sz="0" w:space="0" w:color="auto"/>
            <w:bottom w:val="none" w:sz="0" w:space="0" w:color="auto"/>
            <w:right w:val="none" w:sz="0" w:space="0" w:color="auto"/>
          </w:divBdr>
        </w:div>
        <w:div w:id="73205564">
          <w:marLeft w:val="640"/>
          <w:marRight w:val="0"/>
          <w:marTop w:val="0"/>
          <w:marBottom w:val="0"/>
          <w:divBdr>
            <w:top w:val="none" w:sz="0" w:space="0" w:color="auto"/>
            <w:left w:val="none" w:sz="0" w:space="0" w:color="auto"/>
            <w:bottom w:val="none" w:sz="0" w:space="0" w:color="auto"/>
            <w:right w:val="none" w:sz="0" w:space="0" w:color="auto"/>
          </w:divBdr>
        </w:div>
        <w:div w:id="2001733831">
          <w:marLeft w:val="640"/>
          <w:marRight w:val="0"/>
          <w:marTop w:val="0"/>
          <w:marBottom w:val="0"/>
          <w:divBdr>
            <w:top w:val="none" w:sz="0" w:space="0" w:color="auto"/>
            <w:left w:val="none" w:sz="0" w:space="0" w:color="auto"/>
            <w:bottom w:val="none" w:sz="0" w:space="0" w:color="auto"/>
            <w:right w:val="none" w:sz="0" w:space="0" w:color="auto"/>
          </w:divBdr>
        </w:div>
        <w:div w:id="1994723929">
          <w:marLeft w:val="640"/>
          <w:marRight w:val="0"/>
          <w:marTop w:val="0"/>
          <w:marBottom w:val="0"/>
          <w:divBdr>
            <w:top w:val="none" w:sz="0" w:space="0" w:color="auto"/>
            <w:left w:val="none" w:sz="0" w:space="0" w:color="auto"/>
            <w:bottom w:val="none" w:sz="0" w:space="0" w:color="auto"/>
            <w:right w:val="none" w:sz="0" w:space="0" w:color="auto"/>
          </w:divBdr>
        </w:div>
        <w:div w:id="497503853">
          <w:marLeft w:val="640"/>
          <w:marRight w:val="0"/>
          <w:marTop w:val="0"/>
          <w:marBottom w:val="0"/>
          <w:divBdr>
            <w:top w:val="none" w:sz="0" w:space="0" w:color="auto"/>
            <w:left w:val="none" w:sz="0" w:space="0" w:color="auto"/>
            <w:bottom w:val="none" w:sz="0" w:space="0" w:color="auto"/>
            <w:right w:val="none" w:sz="0" w:space="0" w:color="auto"/>
          </w:divBdr>
        </w:div>
        <w:div w:id="2094819955">
          <w:marLeft w:val="640"/>
          <w:marRight w:val="0"/>
          <w:marTop w:val="0"/>
          <w:marBottom w:val="0"/>
          <w:divBdr>
            <w:top w:val="none" w:sz="0" w:space="0" w:color="auto"/>
            <w:left w:val="none" w:sz="0" w:space="0" w:color="auto"/>
            <w:bottom w:val="none" w:sz="0" w:space="0" w:color="auto"/>
            <w:right w:val="none" w:sz="0" w:space="0" w:color="auto"/>
          </w:divBdr>
        </w:div>
        <w:div w:id="1880894204">
          <w:marLeft w:val="640"/>
          <w:marRight w:val="0"/>
          <w:marTop w:val="0"/>
          <w:marBottom w:val="0"/>
          <w:divBdr>
            <w:top w:val="none" w:sz="0" w:space="0" w:color="auto"/>
            <w:left w:val="none" w:sz="0" w:space="0" w:color="auto"/>
            <w:bottom w:val="none" w:sz="0" w:space="0" w:color="auto"/>
            <w:right w:val="none" w:sz="0" w:space="0" w:color="auto"/>
          </w:divBdr>
        </w:div>
        <w:div w:id="1860047446">
          <w:marLeft w:val="640"/>
          <w:marRight w:val="0"/>
          <w:marTop w:val="0"/>
          <w:marBottom w:val="0"/>
          <w:divBdr>
            <w:top w:val="none" w:sz="0" w:space="0" w:color="auto"/>
            <w:left w:val="none" w:sz="0" w:space="0" w:color="auto"/>
            <w:bottom w:val="none" w:sz="0" w:space="0" w:color="auto"/>
            <w:right w:val="none" w:sz="0" w:space="0" w:color="auto"/>
          </w:divBdr>
        </w:div>
        <w:div w:id="472141902">
          <w:marLeft w:val="640"/>
          <w:marRight w:val="0"/>
          <w:marTop w:val="0"/>
          <w:marBottom w:val="0"/>
          <w:divBdr>
            <w:top w:val="none" w:sz="0" w:space="0" w:color="auto"/>
            <w:left w:val="none" w:sz="0" w:space="0" w:color="auto"/>
            <w:bottom w:val="none" w:sz="0" w:space="0" w:color="auto"/>
            <w:right w:val="none" w:sz="0" w:space="0" w:color="auto"/>
          </w:divBdr>
        </w:div>
        <w:div w:id="369377993">
          <w:marLeft w:val="640"/>
          <w:marRight w:val="0"/>
          <w:marTop w:val="0"/>
          <w:marBottom w:val="0"/>
          <w:divBdr>
            <w:top w:val="none" w:sz="0" w:space="0" w:color="auto"/>
            <w:left w:val="none" w:sz="0" w:space="0" w:color="auto"/>
            <w:bottom w:val="none" w:sz="0" w:space="0" w:color="auto"/>
            <w:right w:val="none" w:sz="0" w:space="0" w:color="auto"/>
          </w:divBdr>
        </w:div>
        <w:div w:id="1845850648">
          <w:marLeft w:val="640"/>
          <w:marRight w:val="0"/>
          <w:marTop w:val="0"/>
          <w:marBottom w:val="0"/>
          <w:divBdr>
            <w:top w:val="none" w:sz="0" w:space="0" w:color="auto"/>
            <w:left w:val="none" w:sz="0" w:space="0" w:color="auto"/>
            <w:bottom w:val="none" w:sz="0" w:space="0" w:color="auto"/>
            <w:right w:val="none" w:sz="0" w:space="0" w:color="auto"/>
          </w:divBdr>
        </w:div>
        <w:div w:id="451092814">
          <w:marLeft w:val="640"/>
          <w:marRight w:val="0"/>
          <w:marTop w:val="0"/>
          <w:marBottom w:val="0"/>
          <w:divBdr>
            <w:top w:val="none" w:sz="0" w:space="0" w:color="auto"/>
            <w:left w:val="none" w:sz="0" w:space="0" w:color="auto"/>
            <w:bottom w:val="none" w:sz="0" w:space="0" w:color="auto"/>
            <w:right w:val="none" w:sz="0" w:space="0" w:color="auto"/>
          </w:divBdr>
        </w:div>
        <w:div w:id="587932462">
          <w:marLeft w:val="640"/>
          <w:marRight w:val="0"/>
          <w:marTop w:val="0"/>
          <w:marBottom w:val="0"/>
          <w:divBdr>
            <w:top w:val="none" w:sz="0" w:space="0" w:color="auto"/>
            <w:left w:val="none" w:sz="0" w:space="0" w:color="auto"/>
            <w:bottom w:val="none" w:sz="0" w:space="0" w:color="auto"/>
            <w:right w:val="none" w:sz="0" w:space="0" w:color="auto"/>
          </w:divBdr>
        </w:div>
        <w:div w:id="1054768522">
          <w:marLeft w:val="640"/>
          <w:marRight w:val="0"/>
          <w:marTop w:val="0"/>
          <w:marBottom w:val="0"/>
          <w:divBdr>
            <w:top w:val="none" w:sz="0" w:space="0" w:color="auto"/>
            <w:left w:val="none" w:sz="0" w:space="0" w:color="auto"/>
            <w:bottom w:val="none" w:sz="0" w:space="0" w:color="auto"/>
            <w:right w:val="none" w:sz="0" w:space="0" w:color="auto"/>
          </w:divBdr>
        </w:div>
        <w:div w:id="1897399003">
          <w:marLeft w:val="640"/>
          <w:marRight w:val="0"/>
          <w:marTop w:val="0"/>
          <w:marBottom w:val="0"/>
          <w:divBdr>
            <w:top w:val="none" w:sz="0" w:space="0" w:color="auto"/>
            <w:left w:val="none" w:sz="0" w:space="0" w:color="auto"/>
            <w:bottom w:val="none" w:sz="0" w:space="0" w:color="auto"/>
            <w:right w:val="none" w:sz="0" w:space="0" w:color="auto"/>
          </w:divBdr>
        </w:div>
        <w:div w:id="259678457">
          <w:marLeft w:val="640"/>
          <w:marRight w:val="0"/>
          <w:marTop w:val="0"/>
          <w:marBottom w:val="0"/>
          <w:divBdr>
            <w:top w:val="none" w:sz="0" w:space="0" w:color="auto"/>
            <w:left w:val="none" w:sz="0" w:space="0" w:color="auto"/>
            <w:bottom w:val="none" w:sz="0" w:space="0" w:color="auto"/>
            <w:right w:val="none" w:sz="0" w:space="0" w:color="auto"/>
          </w:divBdr>
        </w:div>
        <w:div w:id="235752076">
          <w:marLeft w:val="640"/>
          <w:marRight w:val="0"/>
          <w:marTop w:val="0"/>
          <w:marBottom w:val="0"/>
          <w:divBdr>
            <w:top w:val="none" w:sz="0" w:space="0" w:color="auto"/>
            <w:left w:val="none" w:sz="0" w:space="0" w:color="auto"/>
            <w:bottom w:val="none" w:sz="0" w:space="0" w:color="auto"/>
            <w:right w:val="none" w:sz="0" w:space="0" w:color="auto"/>
          </w:divBdr>
        </w:div>
        <w:div w:id="1762950162">
          <w:marLeft w:val="640"/>
          <w:marRight w:val="0"/>
          <w:marTop w:val="0"/>
          <w:marBottom w:val="0"/>
          <w:divBdr>
            <w:top w:val="none" w:sz="0" w:space="0" w:color="auto"/>
            <w:left w:val="none" w:sz="0" w:space="0" w:color="auto"/>
            <w:bottom w:val="none" w:sz="0" w:space="0" w:color="auto"/>
            <w:right w:val="none" w:sz="0" w:space="0" w:color="auto"/>
          </w:divBdr>
        </w:div>
        <w:div w:id="1279945926">
          <w:marLeft w:val="640"/>
          <w:marRight w:val="0"/>
          <w:marTop w:val="0"/>
          <w:marBottom w:val="0"/>
          <w:divBdr>
            <w:top w:val="none" w:sz="0" w:space="0" w:color="auto"/>
            <w:left w:val="none" w:sz="0" w:space="0" w:color="auto"/>
            <w:bottom w:val="none" w:sz="0" w:space="0" w:color="auto"/>
            <w:right w:val="none" w:sz="0" w:space="0" w:color="auto"/>
          </w:divBdr>
        </w:div>
        <w:div w:id="1640455636">
          <w:marLeft w:val="640"/>
          <w:marRight w:val="0"/>
          <w:marTop w:val="0"/>
          <w:marBottom w:val="0"/>
          <w:divBdr>
            <w:top w:val="none" w:sz="0" w:space="0" w:color="auto"/>
            <w:left w:val="none" w:sz="0" w:space="0" w:color="auto"/>
            <w:bottom w:val="none" w:sz="0" w:space="0" w:color="auto"/>
            <w:right w:val="none" w:sz="0" w:space="0" w:color="auto"/>
          </w:divBdr>
        </w:div>
        <w:div w:id="791903419">
          <w:marLeft w:val="640"/>
          <w:marRight w:val="0"/>
          <w:marTop w:val="0"/>
          <w:marBottom w:val="0"/>
          <w:divBdr>
            <w:top w:val="none" w:sz="0" w:space="0" w:color="auto"/>
            <w:left w:val="none" w:sz="0" w:space="0" w:color="auto"/>
            <w:bottom w:val="none" w:sz="0" w:space="0" w:color="auto"/>
            <w:right w:val="none" w:sz="0" w:space="0" w:color="auto"/>
          </w:divBdr>
        </w:div>
        <w:div w:id="857961463">
          <w:marLeft w:val="640"/>
          <w:marRight w:val="0"/>
          <w:marTop w:val="0"/>
          <w:marBottom w:val="0"/>
          <w:divBdr>
            <w:top w:val="none" w:sz="0" w:space="0" w:color="auto"/>
            <w:left w:val="none" w:sz="0" w:space="0" w:color="auto"/>
            <w:bottom w:val="none" w:sz="0" w:space="0" w:color="auto"/>
            <w:right w:val="none" w:sz="0" w:space="0" w:color="auto"/>
          </w:divBdr>
        </w:div>
        <w:div w:id="327516113">
          <w:marLeft w:val="640"/>
          <w:marRight w:val="0"/>
          <w:marTop w:val="0"/>
          <w:marBottom w:val="0"/>
          <w:divBdr>
            <w:top w:val="none" w:sz="0" w:space="0" w:color="auto"/>
            <w:left w:val="none" w:sz="0" w:space="0" w:color="auto"/>
            <w:bottom w:val="none" w:sz="0" w:space="0" w:color="auto"/>
            <w:right w:val="none" w:sz="0" w:space="0" w:color="auto"/>
          </w:divBdr>
        </w:div>
        <w:div w:id="1943412334">
          <w:marLeft w:val="640"/>
          <w:marRight w:val="0"/>
          <w:marTop w:val="0"/>
          <w:marBottom w:val="0"/>
          <w:divBdr>
            <w:top w:val="none" w:sz="0" w:space="0" w:color="auto"/>
            <w:left w:val="none" w:sz="0" w:space="0" w:color="auto"/>
            <w:bottom w:val="none" w:sz="0" w:space="0" w:color="auto"/>
            <w:right w:val="none" w:sz="0" w:space="0" w:color="auto"/>
          </w:divBdr>
        </w:div>
        <w:div w:id="1413623311">
          <w:marLeft w:val="640"/>
          <w:marRight w:val="0"/>
          <w:marTop w:val="0"/>
          <w:marBottom w:val="0"/>
          <w:divBdr>
            <w:top w:val="none" w:sz="0" w:space="0" w:color="auto"/>
            <w:left w:val="none" w:sz="0" w:space="0" w:color="auto"/>
            <w:bottom w:val="none" w:sz="0" w:space="0" w:color="auto"/>
            <w:right w:val="none" w:sz="0" w:space="0" w:color="auto"/>
          </w:divBdr>
        </w:div>
        <w:div w:id="692153343">
          <w:marLeft w:val="640"/>
          <w:marRight w:val="0"/>
          <w:marTop w:val="0"/>
          <w:marBottom w:val="0"/>
          <w:divBdr>
            <w:top w:val="none" w:sz="0" w:space="0" w:color="auto"/>
            <w:left w:val="none" w:sz="0" w:space="0" w:color="auto"/>
            <w:bottom w:val="none" w:sz="0" w:space="0" w:color="auto"/>
            <w:right w:val="none" w:sz="0" w:space="0" w:color="auto"/>
          </w:divBdr>
        </w:div>
        <w:div w:id="84232291">
          <w:marLeft w:val="640"/>
          <w:marRight w:val="0"/>
          <w:marTop w:val="0"/>
          <w:marBottom w:val="0"/>
          <w:divBdr>
            <w:top w:val="none" w:sz="0" w:space="0" w:color="auto"/>
            <w:left w:val="none" w:sz="0" w:space="0" w:color="auto"/>
            <w:bottom w:val="none" w:sz="0" w:space="0" w:color="auto"/>
            <w:right w:val="none" w:sz="0" w:space="0" w:color="auto"/>
          </w:divBdr>
        </w:div>
        <w:div w:id="39674572">
          <w:marLeft w:val="640"/>
          <w:marRight w:val="0"/>
          <w:marTop w:val="0"/>
          <w:marBottom w:val="0"/>
          <w:divBdr>
            <w:top w:val="none" w:sz="0" w:space="0" w:color="auto"/>
            <w:left w:val="none" w:sz="0" w:space="0" w:color="auto"/>
            <w:bottom w:val="none" w:sz="0" w:space="0" w:color="auto"/>
            <w:right w:val="none" w:sz="0" w:space="0" w:color="auto"/>
          </w:divBdr>
        </w:div>
        <w:div w:id="1725786196">
          <w:marLeft w:val="640"/>
          <w:marRight w:val="0"/>
          <w:marTop w:val="0"/>
          <w:marBottom w:val="0"/>
          <w:divBdr>
            <w:top w:val="none" w:sz="0" w:space="0" w:color="auto"/>
            <w:left w:val="none" w:sz="0" w:space="0" w:color="auto"/>
            <w:bottom w:val="none" w:sz="0" w:space="0" w:color="auto"/>
            <w:right w:val="none" w:sz="0" w:space="0" w:color="auto"/>
          </w:divBdr>
        </w:div>
        <w:div w:id="2073382103">
          <w:marLeft w:val="640"/>
          <w:marRight w:val="0"/>
          <w:marTop w:val="0"/>
          <w:marBottom w:val="0"/>
          <w:divBdr>
            <w:top w:val="none" w:sz="0" w:space="0" w:color="auto"/>
            <w:left w:val="none" w:sz="0" w:space="0" w:color="auto"/>
            <w:bottom w:val="none" w:sz="0" w:space="0" w:color="auto"/>
            <w:right w:val="none" w:sz="0" w:space="0" w:color="auto"/>
          </w:divBdr>
        </w:div>
        <w:div w:id="436366584">
          <w:marLeft w:val="640"/>
          <w:marRight w:val="0"/>
          <w:marTop w:val="0"/>
          <w:marBottom w:val="0"/>
          <w:divBdr>
            <w:top w:val="none" w:sz="0" w:space="0" w:color="auto"/>
            <w:left w:val="none" w:sz="0" w:space="0" w:color="auto"/>
            <w:bottom w:val="none" w:sz="0" w:space="0" w:color="auto"/>
            <w:right w:val="none" w:sz="0" w:space="0" w:color="auto"/>
          </w:divBdr>
        </w:div>
        <w:div w:id="1090853678">
          <w:marLeft w:val="640"/>
          <w:marRight w:val="0"/>
          <w:marTop w:val="0"/>
          <w:marBottom w:val="0"/>
          <w:divBdr>
            <w:top w:val="none" w:sz="0" w:space="0" w:color="auto"/>
            <w:left w:val="none" w:sz="0" w:space="0" w:color="auto"/>
            <w:bottom w:val="none" w:sz="0" w:space="0" w:color="auto"/>
            <w:right w:val="none" w:sz="0" w:space="0" w:color="auto"/>
          </w:divBdr>
        </w:div>
        <w:div w:id="1923682722">
          <w:marLeft w:val="640"/>
          <w:marRight w:val="0"/>
          <w:marTop w:val="0"/>
          <w:marBottom w:val="0"/>
          <w:divBdr>
            <w:top w:val="none" w:sz="0" w:space="0" w:color="auto"/>
            <w:left w:val="none" w:sz="0" w:space="0" w:color="auto"/>
            <w:bottom w:val="none" w:sz="0" w:space="0" w:color="auto"/>
            <w:right w:val="none" w:sz="0" w:space="0" w:color="auto"/>
          </w:divBdr>
        </w:div>
        <w:div w:id="1030302151">
          <w:marLeft w:val="640"/>
          <w:marRight w:val="0"/>
          <w:marTop w:val="0"/>
          <w:marBottom w:val="0"/>
          <w:divBdr>
            <w:top w:val="none" w:sz="0" w:space="0" w:color="auto"/>
            <w:left w:val="none" w:sz="0" w:space="0" w:color="auto"/>
            <w:bottom w:val="none" w:sz="0" w:space="0" w:color="auto"/>
            <w:right w:val="none" w:sz="0" w:space="0" w:color="auto"/>
          </w:divBdr>
        </w:div>
        <w:div w:id="215704219">
          <w:marLeft w:val="640"/>
          <w:marRight w:val="0"/>
          <w:marTop w:val="0"/>
          <w:marBottom w:val="0"/>
          <w:divBdr>
            <w:top w:val="none" w:sz="0" w:space="0" w:color="auto"/>
            <w:left w:val="none" w:sz="0" w:space="0" w:color="auto"/>
            <w:bottom w:val="none" w:sz="0" w:space="0" w:color="auto"/>
            <w:right w:val="none" w:sz="0" w:space="0" w:color="auto"/>
          </w:divBdr>
        </w:div>
        <w:div w:id="1461994063">
          <w:marLeft w:val="640"/>
          <w:marRight w:val="0"/>
          <w:marTop w:val="0"/>
          <w:marBottom w:val="0"/>
          <w:divBdr>
            <w:top w:val="none" w:sz="0" w:space="0" w:color="auto"/>
            <w:left w:val="none" w:sz="0" w:space="0" w:color="auto"/>
            <w:bottom w:val="none" w:sz="0" w:space="0" w:color="auto"/>
            <w:right w:val="none" w:sz="0" w:space="0" w:color="auto"/>
          </w:divBdr>
        </w:div>
        <w:div w:id="432286018">
          <w:marLeft w:val="640"/>
          <w:marRight w:val="0"/>
          <w:marTop w:val="0"/>
          <w:marBottom w:val="0"/>
          <w:divBdr>
            <w:top w:val="none" w:sz="0" w:space="0" w:color="auto"/>
            <w:left w:val="none" w:sz="0" w:space="0" w:color="auto"/>
            <w:bottom w:val="none" w:sz="0" w:space="0" w:color="auto"/>
            <w:right w:val="none" w:sz="0" w:space="0" w:color="auto"/>
          </w:divBdr>
        </w:div>
        <w:div w:id="1206523202">
          <w:marLeft w:val="640"/>
          <w:marRight w:val="0"/>
          <w:marTop w:val="0"/>
          <w:marBottom w:val="0"/>
          <w:divBdr>
            <w:top w:val="none" w:sz="0" w:space="0" w:color="auto"/>
            <w:left w:val="none" w:sz="0" w:space="0" w:color="auto"/>
            <w:bottom w:val="none" w:sz="0" w:space="0" w:color="auto"/>
            <w:right w:val="none" w:sz="0" w:space="0" w:color="auto"/>
          </w:divBdr>
        </w:div>
        <w:div w:id="1075127612">
          <w:marLeft w:val="640"/>
          <w:marRight w:val="0"/>
          <w:marTop w:val="0"/>
          <w:marBottom w:val="0"/>
          <w:divBdr>
            <w:top w:val="none" w:sz="0" w:space="0" w:color="auto"/>
            <w:left w:val="none" w:sz="0" w:space="0" w:color="auto"/>
            <w:bottom w:val="none" w:sz="0" w:space="0" w:color="auto"/>
            <w:right w:val="none" w:sz="0" w:space="0" w:color="auto"/>
          </w:divBdr>
        </w:div>
        <w:div w:id="155845364">
          <w:marLeft w:val="640"/>
          <w:marRight w:val="0"/>
          <w:marTop w:val="0"/>
          <w:marBottom w:val="0"/>
          <w:divBdr>
            <w:top w:val="none" w:sz="0" w:space="0" w:color="auto"/>
            <w:left w:val="none" w:sz="0" w:space="0" w:color="auto"/>
            <w:bottom w:val="none" w:sz="0" w:space="0" w:color="auto"/>
            <w:right w:val="none" w:sz="0" w:space="0" w:color="auto"/>
          </w:divBdr>
        </w:div>
        <w:div w:id="1650131983">
          <w:marLeft w:val="640"/>
          <w:marRight w:val="0"/>
          <w:marTop w:val="0"/>
          <w:marBottom w:val="0"/>
          <w:divBdr>
            <w:top w:val="none" w:sz="0" w:space="0" w:color="auto"/>
            <w:left w:val="none" w:sz="0" w:space="0" w:color="auto"/>
            <w:bottom w:val="none" w:sz="0" w:space="0" w:color="auto"/>
            <w:right w:val="none" w:sz="0" w:space="0" w:color="auto"/>
          </w:divBdr>
        </w:div>
        <w:div w:id="170688108">
          <w:marLeft w:val="640"/>
          <w:marRight w:val="0"/>
          <w:marTop w:val="0"/>
          <w:marBottom w:val="0"/>
          <w:divBdr>
            <w:top w:val="none" w:sz="0" w:space="0" w:color="auto"/>
            <w:left w:val="none" w:sz="0" w:space="0" w:color="auto"/>
            <w:bottom w:val="none" w:sz="0" w:space="0" w:color="auto"/>
            <w:right w:val="none" w:sz="0" w:space="0" w:color="auto"/>
          </w:divBdr>
        </w:div>
        <w:div w:id="1785883425">
          <w:marLeft w:val="640"/>
          <w:marRight w:val="0"/>
          <w:marTop w:val="0"/>
          <w:marBottom w:val="0"/>
          <w:divBdr>
            <w:top w:val="none" w:sz="0" w:space="0" w:color="auto"/>
            <w:left w:val="none" w:sz="0" w:space="0" w:color="auto"/>
            <w:bottom w:val="none" w:sz="0" w:space="0" w:color="auto"/>
            <w:right w:val="none" w:sz="0" w:space="0" w:color="auto"/>
          </w:divBdr>
        </w:div>
        <w:div w:id="1062096871">
          <w:marLeft w:val="640"/>
          <w:marRight w:val="0"/>
          <w:marTop w:val="0"/>
          <w:marBottom w:val="0"/>
          <w:divBdr>
            <w:top w:val="none" w:sz="0" w:space="0" w:color="auto"/>
            <w:left w:val="none" w:sz="0" w:space="0" w:color="auto"/>
            <w:bottom w:val="none" w:sz="0" w:space="0" w:color="auto"/>
            <w:right w:val="none" w:sz="0" w:space="0" w:color="auto"/>
          </w:divBdr>
        </w:div>
        <w:div w:id="903417641">
          <w:marLeft w:val="640"/>
          <w:marRight w:val="0"/>
          <w:marTop w:val="0"/>
          <w:marBottom w:val="0"/>
          <w:divBdr>
            <w:top w:val="none" w:sz="0" w:space="0" w:color="auto"/>
            <w:left w:val="none" w:sz="0" w:space="0" w:color="auto"/>
            <w:bottom w:val="none" w:sz="0" w:space="0" w:color="auto"/>
            <w:right w:val="none" w:sz="0" w:space="0" w:color="auto"/>
          </w:divBdr>
        </w:div>
      </w:divsChild>
    </w:div>
    <w:div w:id="318927208">
      <w:bodyDiv w:val="1"/>
      <w:marLeft w:val="0"/>
      <w:marRight w:val="0"/>
      <w:marTop w:val="0"/>
      <w:marBottom w:val="0"/>
      <w:divBdr>
        <w:top w:val="none" w:sz="0" w:space="0" w:color="auto"/>
        <w:left w:val="none" w:sz="0" w:space="0" w:color="auto"/>
        <w:bottom w:val="none" w:sz="0" w:space="0" w:color="auto"/>
        <w:right w:val="none" w:sz="0" w:space="0" w:color="auto"/>
      </w:divBdr>
      <w:divsChild>
        <w:div w:id="1023747986">
          <w:marLeft w:val="640"/>
          <w:marRight w:val="0"/>
          <w:marTop w:val="0"/>
          <w:marBottom w:val="0"/>
          <w:divBdr>
            <w:top w:val="none" w:sz="0" w:space="0" w:color="auto"/>
            <w:left w:val="none" w:sz="0" w:space="0" w:color="auto"/>
            <w:bottom w:val="none" w:sz="0" w:space="0" w:color="auto"/>
            <w:right w:val="none" w:sz="0" w:space="0" w:color="auto"/>
          </w:divBdr>
        </w:div>
        <w:div w:id="1933203823">
          <w:marLeft w:val="640"/>
          <w:marRight w:val="0"/>
          <w:marTop w:val="0"/>
          <w:marBottom w:val="0"/>
          <w:divBdr>
            <w:top w:val="none" w:sz="0" w:space="0" w:color="auto"/>
            <w:left w:val="none" w:sz="0" w:space="0" w:color="auto"/>
            <w:bottom w:val="none" w:sz="0" w:space="0" w:color="auto"/>
            <w:right w:val="none" w:sz="0" w:space="0" w:color="auto"/>
          </w:divBdr>
        </w:div>
        <w:div w:id="1186872234">
          <w:marLeft w:val="640"/>
          <w:marRight w:val="0"/>
          <w:marTop w:val="0"/>
          <w:marBottom w:val="0"/>
          <w:divBdr>
            <w:top w:val="none" w:sz="0" w:space="0" w:color="auto"/>
            <w:left w:val="none" w:sz="0" w:space="0" w:color="auto"/>
            <w:bottom w:val="none" w:sz="0" w:space="0" w:color="auto"/>
            <w:right w:val="none" w:sz="0" w:space="0" w:color="auto"/>
          </w:divBdr>
        </w:div>
        <w:div w:id="315300682">
          <w:marLeft w:val="640"/>
          <w:marRight w:val="0"/>
          <w:marTop w:val="0"/>
          <w:marBottom w:val="0"/>
          <w:divBdr>
            <w:top w:val="none" w:sz="0" w:space="0" w:color="auto"/>
            <w:left w:val="none" w:sz="0" w:space="0" w:color="auto"/>
            <w:bottom w:val="none" w:sz="0" w:space="0" w:color="auto"/>
            <w:right w:val="none" w:sz="0" w:space="0" w:color="auto"/>
          </w:divBdr>
        </w:div>
        <w:div w:id="1264343173">
          <w:marLeft w:val="640"/>
          <w:marRight w:val="0"/>
          <w:marTop w:val="0"/>
          <w:marBottom w:val="0"/>
          <w:divBdr>
            <w:top w:val="none" w:sz="0" w:space="0" w:color="auto"/>
            <w:left w:val="none" w:sz="0" w:space="0" w:color="auto"/>
            <w:bottom w:val="none" w:sz="0" w:space="0" w:color="auto"/>
            <w:right w:val="none" w:sz="0" w:space="0" w:color="auto"/>
          </w:divBdr>
        </w:div>
        <w:div w:id="1640457734">
          <w:marLeft w:val="640"/>
          <w:marRight w:val="0"/>
          <w:marTop w:val="0"/>
          <w:marBottom w:val="0"/>
          <w:divBdr>
            <w:top w:val="none" w:sz="0" w:space="0" w:color="auto"/>
            <w:left w:val="none" w:sz="0" w:space="0" w:color="auto"/>
            <w:bottom w:val="none" w:sz="0" w:space="0" w:color="auto"/>
            <w:right w:val="none" w:sz="0" w:space="0" w:color="auto"/>
          </w:divBdr>
        </w:div>
        <w:div w:id="591398590">
          <w:marLeft w:val="640"/>
          <w:marRight w:val="0"/>
          <w:marTop w:val="0"/>
          <w:marBottom w:val="0"/>
          <w:divBdr>
            <w:top w:val="none" w:sz="0" w:space="0" w:color="auto"/>
            <w:left w:val="none" w:sz="0" w:space="0" w:color="auto"/>
            <w:bottom w:val="none" w:sz="0" w:space="0" w:color="auto"/>
            <w:right w:val="none" w:sz="0" w:space="0" w:color="auto"/>
          </w:divBdr>
        </w:div>
        <w:div w:id="263467536">
          <w:marLeft w:val="640"/>
          <w:marRight w:val="0"/>
          <w:marTop w:val="0"/>
          <w:marBottom w:val="0"/>
          <w:divBdr>
            <w:top w:val="none" w:sz="0" w:space="0" w:color="auto"/>
            <w:left w:val="none" w:sz="0" w:space="0" w:color="auto"/>
            <w:bottom w:val="none" w:sz="0" w:space="0" w:color="auto"/>
            <w:right w:val="none" w:sz="0" w:space="0" w:color="auto"/>
          </w:divBdr>
        </w:div>
        <w:div w:id="1364985779">
          <w:marLeft w:val="640"/>
          <w:marRight w:val="0"/>
          <w:marTop w:val="0"/>
          <w:marBottom w:val="0"/>
          <w:divBdr>
            <w:top w:val="none" w:sz="0" w:space="0" w:color="auto"/>
            <w:left w:val="none" w:sz="0" w:space="0" w:color="auto"/>
            <w:bottom w:val="none" w:sz="0" w:space="0" w:color="auto"/>
            <w:right w:val="none" w:sz="0" w:space="0" w:color="auto"/>
          </w:divBdr>
        </w:div>
        <w:div w:id="1047604094">
          <w:marLeft w:val="640"/>
          <w:marRight w:val="0"/>
          <w:marTop w:val="0"/>
          <w:marBottom w:val="0"/>
          <w:divBdr>
            <w:top w:val="none" w:sz="0" w:space="0" w:color="auto"/>
            <w:left w:val="none" w:sz="0" w:space="0" w:color="auto"/>
            <w:bottom w:val="none" w:sz="0" w:space="0" w:color="auto"/>
            <w:right w:val="none" w:sz="0" w:space="0" w:color="auto"/>
          </w:divBdr>
        </w:div>
        <w:div w:id="1153793949">
          <w:marLeft w:val="640"/>
          <w:marRight w:val="0"/>
          <w:marTop w:val="0"/>
          <w:marBottom w:val="0"/>
          <w:divBdr>
            <w:top w:val="none" w:sz="0" w:space="0" w:color="auto"/>
            <w:left w:val="none" w:sz="0" w:space="0" w:color="auto"/>
            <w:bottom w:val="none" w:sz="0" w:space="0" w:color="auto"/>
            <w:right w:val="none" w:sz="0" w:space="0" w:color="auto"/>
          </w:divBdr>
        </w:div>
        <w:div w:id="349336575">
          <w:marLeft w:val="640"/>
          <w:marRight w:val="0"/>
          <w:marTop w:val="0"/>
          <w:marBottom w:val="0"/>
          <w:divBdr>
            <w:top w:val="none" w:sz="0" w:space="0" w:color="auto"/>
            <w:left w:val="none" w:sz="0" w:space="0" w:color="auto"/>
            <w:bottom w:val="none" w:sz="0" w:space="0" w:color="auto"/>
            <w:right w:val="none" w:sz="0" w:space="0" w:color="auto"/>
          </w:divBdr>
        </w:div>
        <w:div w:id="157810717">
          <w:marLeft w:val="640"/>
          <w:marRight w:val="0"/>
          <w:marTop w:val="0"/>
          <w:marBottom w:val="0"/>
          <w:divBdr>
            <w:top w:val="none" w:sz="0" w:space="0" w:color="auto"/>
            <w:left w:val="none" w:sz="0" w:space="0" w:color="auto"/>
            <w:bottom w:val="none" w:sz="0" w:space="0" w:color="auto"/>
            <w:right w:val="none" w:sz="0" w:space="0" w:color="auto"/>
          </w:divBdr>
        </w:div>
        <w:div w:id="1797680513">
          <w:marLeft w:val="640"/>
          <w:marRight w:val="0"/>
          <w:marTop w:val="0"/>
          <w:marBottom w:val="0"/>
          <w:divBdr>
            <w:top w:val="none" w:sz="0" w:space="0" w:color="auto"/>
            <w:left w:val="none" w:sz="0" w:space="0" w:color="auto"/>
            <w:bottom w:val="none" w:sz="0" w:space="0" w:color="auto"/>
            <w:right w:val="none" w:sz="0" w:space="0" w:color="auto"/>
          </w:divBdr>
        </w:div>
        <w:div w:id="1575776001">
          <w:marLeft w:val="640"/>
          <w:marRight w:val="0"/>
          <w:marTop w:val="0"/>
          <w:marBottom w:val="0"/>
          <w:divBdr>
            <w:top w:val="none" w:sz="0" w:space="0" w:color="auto"/>
            <w:left w:val="none" w:sz="0" w:space="0" w:color="auto"/>
            <w:bottom w:val="none" w:sz="0" w:space="0" w:color="auto"/>
            <w:right w:val="none" w:sz="0" w:space="0" w:color="auto"/>
          </w:divBdr>
        </w:div>
        <w:div w:id="1689133753">
          <w:marLeft w:val="640"/>
          <w:marRight w:val="0"/>
          <w:marTop w:val="0"/>
          <w:marBottom w:val="0"/>
          <w:divBdr>
            <w:top w:val="none" w:sz="0" w:space="0" w:color="auto"/>
            <w:left w:val="none" w:sz="0" w:space="0" w:color="auto"/>
            <w:bottom w:val="none" w:sz="0" w:space="0" w:color="auto"/>
            <w:right w:val="none" w:sz="0" w:space="0" w:color="auto"/>
          </w:divBdr>
        </w:div>
        <w:div w:id="1643122628">
          <w:marLeft w:val="640"/>
          <w:marRight w:val="0"/>
          <w:marTop w:val="0"/>
          <w:marBottom w:val="0"/>
          <w:divBdr>
            <w:top w:val="none" w:sz="0" w:space="0" w:color="auto"/>
            <w:left w:val="none" w:sz="0" w:space="0" w:color="auto"/>
            <w:bottom w:val="none" w:sz="0" w:space="0" w:color="auto"/>
            <w:right w:val="none" w:sz="0" w:space="0" w:color="auto"/>
          </w:divBdr>
        </w:div>
        <w:div w:id="221604831">
          <w:marLeft w:val="640"/>
          <w:marRight w:val="0"/>
          <w:marTop w:val="0"/>
          <w:marBottom w:val="0"/>
          <w:divBdr>
            <w:top w:val="none" w:sz="0" w:space="0" w:color="auto"/>
            <w:left w:val="none" w:sz="0" w:space="0" w:color="auto"/>
            <w:bottom w:val="none" w:sz="0" w:space="0" w:color="auto"/>
            <w:right w:val="none" w:sz="0" w:space="0" w:color="auto"/>
          </w:divBdr>
        </w:div>
        <w:div w:id="463230015">
          <w:marLeft w:val="640"/>
          <w:marRight w:val="0"/>
          <w:marTop w:val="0"/>
          <w:marBottom w:val="0"/>
          <w:divBdr>
            <w:top w:val="none" w:sz="0" w:space="0" w:color="auto"/>
            <w:left w:val="none" w:sz="0" w:space="0" w:color="auto"/>
            <w:bottom w:val="none" w:sz="0" w:space="0" w:color="auto"/>
            <w:right w:val="none" w:sz="0" w:space="0" w:color="auto"/>
          </w:divBdr>
        </w:div>
        <w:div w:id="1588883676">
          <w:marLeft w:val="640"/>
          <w:marRight w:val="0"/>
          <w:marTop w:val="0"/>
          <w:marBottom w:val="0"/>
          <w:divBdr>
            <w:top w:val="none" w:sz="0" w:space="0" w:color="auto"/>
            <w:left w:val="none" w:sz="0" w:space="0" w:color="auto"/>
            <w:bottom w:val="none" w:sz="0" w:space="0" w:color="auto"/>
            <w:right w:val="none" w:sz="0" w:space="0" w:color="auto"/>
          </w:divBdr>
        </w:div>
        <w:div w:id="1150631606">
          <w:marLeft w:val="640"/>
          <w:marRight w:val="0"/>
          <w:marTop w:val="0"/>
          <w:marBottom w:val="0"/>
          <w:divBdr>
            <w:top w:val="none" w:sz="0" w:space="0" w:color="auto"/>
            <w:left w:val="none" w:sz="0" w:space="0" w:color="auto"/>
            <w:bottom w:val="none" w:sz="0" w:space="0" w:color="auto"/>
            <w:right w:val="none" w:sz="0" w:space="0" w:color="auto"/>
          </w:divBdr>
        </w:div>
        <w:div w:id="422456589">
          <w:marLeft w:val="640"/>
          <w:marRight w:val="0"/>
          <w:marTop w:val="0"/>
          <w:marBottom w:val="0"/>
          <w:divBdr>
            <w:top w:val="none" w:sz="0" w:space="0" w:color="auto"/>
            <w:left w:val="none" w:sz="0" w:space="0" w:color="auto"/>
            <w:bottom w:val="none" w:sz="0" w:space="0" w:color="auto"/>
            <w:right w:val="none" w:sz="0" w:space="0" w:color="auto"/>
          </w:divBdr>
        </w:div>
        <w:div w:id="2091804769">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1753964865">
          <w:marLeft w:val="640"/>
          <w:marRight w:val="0"/>
          <w:marTop w:val="0"/>
          <w:marBottom w:val="0"/>
          <w:divBdr>
            <w:top w:val="none" w:sz="0" w:space="0" w:color="auto"/>
            <w:left w:val="none" w:sz="0" w:space="0" w:color="auto"/>
            <w:bottom w:val="none" w:sz="0" w:space="0" w:color="auto"/>
            <w:right w:val="none" w:sz="0" w:space="0" w:color="auto"/>
          </w:divBdr>
        </w:div>
        <w:div w:id="1263953246">
          <w:marLeft w:val="640"/>
          <w:marRight w:val="0"/>
          <w:marTop w:val="0"/>
          <w:marBottom w:val="0"/>
          <w:divBdr>
            <w:top w:val="none" w:sz="0" w:space="0" w:color="auto"/>
            <w:left w:val="none" w:sz="0" w:space="0" w:color="auto"/>
            <w:bottom w:val="none" w:sz="0" w:space="0" w:color="auto"/>
            <w:right w:val="none" w:sz="0" w:space="0" w:color="auto"/>
          </w:divBdr>
        </w:div>
        <w:div w:id="1237596060">
          <w:marLeft w:val="640"/>
          <w:marRight w:val="0"/>
          <w:marTop w:val="0"/>
          <w:marBottom w:val="0"/>
          <w:divBdr>
            <w:top w:val="none" w:sz="0" w:space="0" w:color="auto"/>
            <w:left w:val="none" w:sz="0" w:space="0" w:color="auto"/>
            <w:bottom w:val="none" w:sz="0" w:space="0" w:color="auto"/>
            <w:right w:val="none" w:sz="0" w:space="0" w:color="auto"/>
          </w:divBdr>
        </w:div>
        <w:div w:id="702559922">
          <w:marLeft w:val="640"/>
          <w:marRight w:val="0"/>
          <w:marTop w:val="0"/>
          <w:marBottom w:val="0"/>
          <w:divBdr>
            <w:top w:val="none" w:sz="0" w:space="0" w:color="auto"/>
            <w:left w:val="none" w:sz="0" w:space="0" w:color="auto"/>
            <w:bottom w:val="none" w:sz="0" w:space="0" w:color="auto"/>
            <w:right w:val="none" w:sz="0" w:space="0" w:color="auto"/>
          </w:divBdr>
        </w:div>
        <w:div w:id="1376199361">
          <w:marLeft w:val="640"/>
          <w:marRight w:val="0"/>
          <w:marTop w:val="0"/>
          <w:marBottom w:val="0"/>
          <w:divBdr>
            <w:top w:val="none" w:sz="0" w:space="0" w:color="auto"/>
            <w:left w:val="none" w:sz="0" w:space="0" w:color="auto"/>
            <w:bottom w:val="none" w:sz="0" w:space="0" w:color="auto"/>
            <w:right w:val="none" w:sz="0" w:space="0" w:color="auto"/>
          </w:divBdr>
        </w:div>
        <w:div w:id="160123473">
          <w:marLeft w:val="640"/>
          <w:marRight w:val="0"/>
          <w:marTop w:val="0"/>
          <w:marBottom w:val="0"/>
          <w:divBdr>
            <w:top w:val="none" w:sz="0" w:space="0" w:color="auto"/>
            <w:left w:val="none" w:sz="0" w:space="0" w:color="auto"/>
            <w:bottom w:val="none" w:sz="0" w:space="0" w:color="auto"/>
            <w:right w:val="none" w:sz="0" w:space="0" w:color="auto"/>
          </w:divBdr>
        </w:div>
        <w:div w:id="2105682933">
          <w:marLeft w:val="640"/>
          <w:marRight w:val="0"/>
          <w:marTop w:val="0"/>
          <w:marBottom w:val="0"/>
          <w:divBdr>
            <w:top w:val="none" w:sz="0" w:space="0" w:color="auto"/>
            <w:left w:val="none" w:sz="0" w:space="0" w:color="auto"/>
            <w:bottom w:val="none" w:sz="0" w:space="0" w:color="auto"/>
            <w:right w:val="none" w:sz="0" w:space="0" w:color="auto"/>
          </w:divBdr>
        </w:div>
        <w:div w:id="481895384">
          <w:marLeft w:val="640"/>
          <w:marRight w:val="0"/>
          <w:marTop w:val="0"/>
          <w:marBottom w:val="0"/>
          <w:divBdr>
            <w:top w:val="none" w:sz="0" w:space="0" w:color="auto"/>
            <w:left w:val="none" w:sz="0" w:space="0" w:color="auto"/>
            <w:bottom w:val="none" w:sz="0" w:space="0" w:color="auto"/>
            <w:right w:val="none" w:sz="0" w:space="0" w:color="auto"/>
          </w:divBdr>
        </w:div>
        <w:div w:id="1898317286">
          <w:marLeft w:val="640"/>
          <w:marRight w:val="0"/>
          <w:marTop w:val="0"/>
          <w:marBottom w:val="0"/>
          <w:divBdr>
            <w:top w:val="none" w:sz="0" w:space="0" w:color="auto"/>
            <w:left w:val="none" w:sz="0" w:space="0" w:color="auto"/>
            <w:bottom w:val="none" w:sz="0" w:space="0" w:color="auto"/>
            <w:right w:val="none" w:sz="0" w:space="0" w:color="auto"/>
          </w:divBdr>
        </w:div>
        <w:div w:id="1358853358">
          <w:marLeft w:val="640"/>
          <w:marRight w:val="0"/>
          <w:marTop w:val="0"/>
          <w:marBottom w:val="0"/>
          <w:divBdr>
            <w:top w:val="none" w:sz="0" w:space="0" w:color="auto"/>
            <w:left w:val="none" w:sz="0" w:space="0" w:color="auto"/>
            <w:bottom w:val="none" w:sz="0" w:space="0" w:color="auto"/>
            <w:right w:val="none" w:sz="0" w:space="0" w:color="auto"/>
          </w:divBdr>
        </w:div>
        <w:div w:id="1640186703">
          <w:marLeft w:val="640"/>
          <w:marRight w:val="0"/>
          <w:marTop w:val="0"/>
          <w:marBottom w:val="0"/>
          <w:divBdr>
            <w:top w:val="none" w:sz="0" w:space="0" w:color="auto"/>
            <w:left w:val="none" w:sz="0" w:space="0" w:color="auto"/>
            <w:bottom w:val="none" w:sz="0" w:space="0" w:color="auto"/>
            <w:right w:val="none" w:sz="0" w:space="0" w:color="auto"/>
          </w:divBdr>
        </w:div>
        <w:div w:id="401293831">
          <w:marLeft w:val="640"/>
          <w:marRight w:val="0"/>
          <w:marTop w:val="0"/>
          <w:marBottom w:val="0"/>
          <w:divBdr>
            <w:top w:val="none" w:sz="0" w:space="0" w:color="auto"/>
            <w:left w:val="none" w:sz="0" w:space="0" w:color="auto"/>
            <w:bottom w:val="none" w:sz="0" w:space="0" w:color="auto"/>
            <w:right w:val="none" w:sz="0" w:space="0" w:color="auto"/>
          </w:divBdr>
        </w:div>
        <w:div w:id="37437634">
          <w:marLeft w:val="640"/>
          <w:marRight w:val="0"/>
          <w:marTop w:val="0"/>
          <w:marBottom w:val="0"/>
          <w:divBdr>
            <w:top w:val="none" w:sz="0" w:space="0" w:color="auto"/>
            <w:left w:val="none" w:sz="0" w:space="0" w:color="auto"/>
            <w:bottom w:val="none" w:sz="0" w:space="0" w:color="auto"/>
            <w:right w:val="none" w:sz="0" w:space="0" w:color="auto"/>
          </w:divBdr>
        </w:div>
        <w:div w:id="536816562">
          <w:marLeft w:val="640"/>
          <w:marRight w:val="0"/>
          <w:marTop w:val="0"/>
          <w:marBottom w:val="0"/>
          <w:divBdr>
            <w:top w:val="none" w:sz="0" w:space="0" w:color="auto"/>
            <w:left w:val="none" w:sz="0" w:space="0" w:color="auto"/>
            <w:bottom w:val="none" w:sz="0" w:space="0" w:color="auto"/>
            <w:right w:val="none" w:sz="0" w:space="0" w:color="auto"/>
          </w:divBdr>
        </w:div>
        <w:div w:id="180440375">
          <w:marLeft w:val="640"/>
          <w:marRight w:val="0"/>
          <w:marTop w:val="0"/>
          <w:marBottom w:val="0"/>
          <w:divBdr>
            <w:top w:val="none" w:sz="0" w:space="0" w:color="auto"/>
            <w:left w:val="none" w:sz="0" w:space="0" w:color="auto"/>
            <w:bottom w:val="none" w:sz="0" w:space="0" w:color="auto"/>
            <w:right w:val="none" w:sz="0" w:space="0" w:color="auto"/>
          </w:divBdr>
        </w:div>
        <w:div w:id="341975856">
          <w:marLeft w:val="640"/>
          <w:marRight w:val="0"/>
          <w:marTop w:val="0"/>
          <w:marBottom w:val="0"/>
          <w:divBdr>
            <w:top w:val="none" w:sz="0" w:space="0" w:color="auto"/>
            <w:left w:val="none" w:sz="0" w:space="0" w:color="auto"/>
            <w:bottom w:val="none" w:sz="0" w:space="0" w:color="auto"/>
            <w:right w:val="none" w:sz="0" w:space="0" w:color="auto"/>
          </w:divBdr>
        </w:div>
        <w:div w:id="533345129">
          <w:marLeft w:val="640"/>
          <w:marRight w:val="0"/>
          <w:marTop w:val="0"/>
          <w:marBottom w:val="0"/>
          <w:divBdr>
            <w:top w:val="none" w:sz="0" w:space="0" w:color="auto"/>
            <w:left w:val="none" w:sz="0" w:space="0" w:color="auto"/>
            <w:bottom w:val="none" w:sz="0" w:space="0" w:color="auto"/>
            <w:right w:val="none" w:sz="0" w:space="0" w:color="auto"/>
          </w:divBdr>
        </w:div>
        <w:div w:id="641816421">
          <w:marLeft w:val="640"/>
          <w:marRight w:val="0"/>
          <w:marTop w:val="0"/>
          <w:marBottom w:val="0"/>
          <w:divBdr>
            <w:top w:val="none" w:sz="0" w:space="0" w:color="auto"/>
            <w:left w:val="none" w:sz="0" w:space="0" w:color="auto"/>
            <w:bottom w:val="none" w:sz="0" w:space="0" w:color="auto"/>
            <w:right w:val="none" w:sz="0" w:space="0" w:color="auto"/>
          </w:divBdr>
        </w:div>
        <w:div w:id="1505627477">
          <w:marLeft w:val="640"/>
          <w:marRight w:val="0"/>
          <w:marTop w:val="0"/>
          <w:marBottom w:val="0"/>
          <w:divBdr>
            <w:top w:val="none" w:sz="0" w:space="0" w:color="auto"/>
            <w:left w:val="none" w:sz="0" w:space="0" w:color="auto"/>
            <w:bottom w:val="none" w:sz="0" w:space="0" w:color="auto"/>
            <w:right w:val="none" w:sz="0" w:space="0" w:color="auto"/>
          </w:divBdr>
        </w:div>
        <w:div w:id="403333336">
          <w:marLeft w:val="640"/>
          <w:marRight w:val="0"/>
          <w:marTop w:val="0"/>
          <w:marBottom w:val="0"/>
          <w:divBdr>
            <w:top w:val="none" w:sz="0" w:space="0" w:color="auto"/>
            <w:left w:val="none" w:sz="0" w:space="0" w:color="auto"/>
            <w:bottom w:val="none" w:sz="0" w:space="0" w:color="auto"/>
            <w:right w:val="none" w:sz="0" w:space="0" w:color="auto"/>
          </w:divBdr>
        </w:div>
        <w:div w:id="2080982990">
          <w:marLeft w:val="640"/>
          <w:marRight w:val="0"/>
          <w:marTop w:val="0"/>
          <w:marBottom w:val="0"/>
          <w:divBdr>
            <w:top w:val="none" w:sz="0" w:space="0" w:color="auto"/>
            <w:left w:val="none" w:sz="0" w:space="0" w:color="auto"/>
            <w:bottom w:val="none" w:sz="0" w:space="0" w:color="auto"/>
            <w:right w:val="none" w:sz="0" w:space="0" w:color="auto"/>
          </w:divBdr>
        </w:div>
        <w:div w:id="495071177">
          <w:marLeft w:val="640"/>
          <w:marRight w:val="0"/>
          <w:marTop w:val="0"/>
          <w:marBottom w:val="0"/>
          <w:divBdr>
            <w:top w:val="none" w:sz="0" w:space="0" w:color="auto"/>
            <w:left w:val="none" w:sz="0" w:space="0" w:color="auto"/>
            <w:bottom w:val="none" w:sz="0" w:space="0" w:color="auto"/>
            <w:right w:val="none" w:sz="0" w:space="0" w:color="auto"/>
          </w:divBdr>
        </w:div>
        <w:div w:id="1973557391">
          <w:marLeft w:val="640"/>
          <w:marRight w:val="0"/>
          <w:marTop w:val="0"/>
          <w:marBottom w:val="0"/>
          <w:divBdr>
            <w:top w:val="none" w:sz="0" w:space="0" w:color="auto"/>
            <w:left w:val="none" w:sz="0" w:space="0" w:color="auto"/>
            <w:bottom w:val="none" w:sz="0" w:space="0" w:color="auto"/>
            <w:right w:val="none" w:sz="0" w:space="0" w:color="auto"/>
          </w:divBdr>
        </w:div>
      </w:divsChild>
    </w:div>
    <w:div w:id="325325514">
      <w:bodyDiv w:val="1"/>
      <w:marLeft w:val="0"/>
      <w:marRight w:val="0"/>
      <w:marTop w:val="0"/>
      <w:marBottom w:val="0"/>
      <w:divBdr>
        <w:top w:val="none" w:sz="0" w:space="0" w:color="auto"/>
        <w:left w:val="none" w:sz="0" w:space="0" w:color="auto"/>
        <w:bottom w:val="none" w:sz="0" w:space="0" w:color="auto"/>
        <w:right w:val="none" w:sz="0" w:space="0" w:color="auto"/>
      </w:divBdr>
      <w:divsChild>
        <w:div w:id="479151333">
          <w:marLeft w:val="0"/>
          <w:marRight w:val="0"/>
          <w:marTop w:val="0"/>
          <w:marBottom w:val="0"/>
          <w:divBdr>
            <w:top w:val="none" w:sz="0" w:space="0" w:color="auto"/>
            <w:left w:val="none" w:sz="0" w:space="0" w:color="auto"/>
            <w:bottom w:val="none" w:sz="0" w:space="0" w:color="auto"/>
            <w:right w:val="none" w:sz="0" w:space="0" w:color="auto"/>
          </w:divBdr>
        </w:div>
        <w:div w:id="569774867">
          <w:marLeft w:val="0"/>
          <w:marRight w:val="0"/>
          <w:marTop w:val="0"/>
          <w:marBottom w:val="0"/>
          <w:divBdr>
            <w:top w:val="none" w:sz="0" w:space="0" w:color="auto"/>
            <w:left w:val="none" w:sz="0" w:space="0" w:color="auto"/>
            <w:bottom w:val="none" w:sz="0" w:space="0" w:color="auto"/>
            <w:right w:val="none" w:sz="0" w:space="0" w:color="auto"/>
          </w:divBdr>
        </w:div>
        <w:div w:id="1222399153">
          <w:marLeft w:val="0"/>
          <w:marRight w:val="0"/>
          <w:marTop w:val="0"/>
          <w:marBottom w:val="0"/>
          <w:divBdr>
            <w:top w:val="none" w:sz="0" w:space="0" w:color="auto"/>
            <w:left w:val="none" w:sz="0" w:space="0" w:color="auto"/>
            <w:bottom w:val="none" w:sz="0" w:space="0" w:color="auto"/>
            <w:right w:val="none" w:sz="0" w:space="0" w:color="auto"/>
          </w:divBdr>
        </w:div>
        <w:div w:id="556549879">
          <w:marLeft w:val="0"/>
          <w:marRight w:val="0"/>
          <w:marTop w:val="0"/>
          <w:marBottom w:val="0"/>
          <w:divBdr>
            <w:top w:val="none" w:sz="0" w:space="0" w:color="auto"/>
            <w:left w:val="none" w:sz="0" w:space="0" w:color="auto"/>
            <w:bottom w:val="none" w:sz="0" w:space="0" w:color="auto"/>
            <w:right w:val="none" w:sz="0" w:space="0" w:color="auto"/>
          </w:divBdr>
        </w:div>
        <w:div w:id="67197061">
          <w:marLeft w:val="0"/>
          <w:marRight w:val="0"/>
          <w:marTop w:val="0"/>
          <w:marBottom w:val="0"/>
          <w:divBdr>
            <w:top w:val="none" w:sz="0" w:space="0" w:color="auto"/>
            <w:left w:val="none" w:sz="0" w:space="0" w:color="auto"/>
            <w:bottom w:val="none" w:sz="0" w:space="0" w:color="auto"/>
            <w:right w:val="none" w:sz="0" w:space="0" w:color="auto"/>
          </w:divBdr>
        </w:div>
      </w:divsChild>
    </w:div>
    <w:div w:id="335771809">
      <w:bodyDiv w:val="1"/>
      <w:marLeft w:val="0"/>
      <w:marRight w:val="0"/>
      <w:marTop w:val="0"/>
      <w:marBottom w:val="0"/>
      <w:divBdr>
        <w:top w:val="none" w:sz="0" w:space="0" w:color="auto"/>
        <w:left w:val="none" w:sz="0" w:space="0" w:color="auto"/>
        <w:bottom w:val="none" w:sz="0" w:space="0" w:color="auto"/>
        <w:right w:val="none" w:sz="0" w:space="0" w:color="auto"/>
      </w:divBdr>
      <w:divsChild>
        <w:div w:id="63532714">
          <w:marLeft w:val="640"/>
          <w:marRight w:val="0"/>
          <w:marTop w:val="0"/>
          <w:marBottom w:val="0"/>
          <w:divBdr>
            <w:top w:val="none" w:sz="0" w:space="0" w:color="auto"/>
            <w:left w:val="none" w:sz="0" w:space="0" w:color="auto"/>
            <w:bottom w:val="none" w:sz="0" w:space="0" w:color="auto"/>
            <w:right w:val="none" w:sz="0" w:space="0" w:color="auto"/>
          </w:divBdr>
        </w:div>
        <w:div w:id="2013602222">
          <w:marLeft w:val="640"/>
          <w:marRight w:val="0"/>
          <w:marTop w:val="0"/>
          <w:marBottom w:val="0"/>
          <w:divBdr>
            <w:top w:val="none" w:sz="0" w:space="0" w:color="auto"/>
            <w:left w:val="none" w:sz="0" w:space="0" w:color="auto"/>
            <w:bottom w:val="none" w:sz="0" w:space="0" w:color="auto"/>
            <w:right w:val="none" w:sz="0" w:space="0" w:color="auto"/>
          </w:divBdr>
        </w:div>
        <w:div w:id="1754887634">
          <w:marLeft w:val="640"/>
          <w:marRight w:val="0"/>
          <w:marTop w:val="0"/>
          <w:marBottom w:val="0"/>
          <w:divBdr>
            <w:top w:val="none" w:sz="0" w:space="0" w:color="auto"/>
            <w:left w:val="none" w:sz="0" w:space="0" w:color="auto"/>
            <w:bottom w:val="none" w:sz="0" w:space="0" w:color="auto"/>
            <w:right w:val="none" w:sz="0" w:space="0" w:color="auto"/>
          </w:divBdr>
        </w:div>
        <w:div w:id="1826431177">
          <w:marLeft w:val="640"/>
          <w:marRight w:val="0"/>
          <w:marTop w:val="0"/>
          <w:marBottom w:val="0"/>
          <w:divBdr>
            <w:top w:val="none" w:sz="0" w:space="0" w:color="auto"/>
            <w:left w:val="none" w:sz="0" w:space="0" w:color="auto"/>
            <w:bottom w:val="none" w:sz="0" w:space="0" w:color="auto"/>
            <w:right w:val="none" w:sz="0" w:space="0" w:color="auto"/>
          </w:divBdr>
        </w:div>
        <w:div w:id="52243735">
          <w:marLeft w:val="640"/>
          <w:marRight w:val="0"/>
          <w:marTop w:val="0"/>
          <w:marBottom w:val="0"/>
          <w:divBdr>
            <w:top w:val="none" w:sz="0" w:space="0" w:color="auto"/>
            <w:left w:val="none" w:sz="0" w:space="0" w:color="auto"/>
            <w:bottom w:val="none" w:sz="0" w:space="0" w:color="auto"/>
            <w:right w:val="none" w:sz="0" w:space="0" w:color="auto"/>
          </w:divBdr>
        </w:div>
        <w:div w:id="1867058867">
          <w:marLeft w:val="640"/>
          <w:marRight w:val="0"/>
          <w:marTop w:val="0"/>
          <w:marBottom w:val="0"/>
          <w:divBdr>
            <w:top w:val="none" w:sz="0" w:space="0" w:color="auto"/>
            <w:left w:val="none" w:sz="0" w:space="0" w:color="auto"/>
            <w:bottom w:val="none" w:sz="0" w:space="0" w:color="auto"/>
            <w:right w:val="none" w:sz="0" w:space="0" w:color="auto"/>
          </w:divBdr>
        </w:div>
        <w:div w:id="880364495">
          <w:marLeft w:val="640"/>
          <w:marRight w:val="0"/>
          <w:marTop w:val="0"/>
          <w:marBottom w:val="0"/>
          <w:divBdr>
            <w:top w:val="none" w:sz="0" w:space="0" w:color="auto"/>
            <w:left w:val="none" w:sz="0" w:space="0" w:color="auto"/>
            <w:bottom w:val="none" w:sz="0" w:space="0" w:color="auto"/>
            <w:right w:val="none" w:sz="0" w:space="0" w:color="auto"/>
          </w:divBdr>
        </w:div>
        <w:div w:id="167259349">
          <w:marLeft w:val="640"/>
          <w:marRight w:val="0"/>
          <w:marTop w:val="0"/>
          <w:marBottom w:val="0"/>
          <w:divBdr>
            <w:top w:val="none" w:sz="0" w:space="0" w:color="auto"/>
            <w:left w:val="none" w:sz="0" w:space="0" w:color="auto"/>
            <w:bottom w:val="none" w:sz="0" w:space="0" w:color="auto"/>
            <w:right w:val="none" w:sz="0" w:space="0" w:color="auto"/>
          </w:divBdr>
        </w:div>
        <w:div w:id="514150449">
          <w:marLeft w:val="640"/>
          <w:marRight w:val="0"/>
          <w:marTop w:val="0"/>
          <w:marBottom w:val="0"/>
          <w:divBdr>
            <w:top w:val="none" w:sz="0" w:space="0" w:color="auto"/>
            <w:left w:val="none" w:sz="0" w:space="0" w:color="auto"/>
            <w:bottom w:val="none" w:sz="0" w:space="0" w:color="auto"/>
            <w:right w:val="none" w:sz="0" w:space="0" w:color="auto"/>
          </w:divBdr>
        </w:div>
        <w:div w:id="1529024993">
          <w:marLeft w:val="640"/>
          <w:marRight w:val="0"/>
          <w:marTop w:val="0"/>
          <w:marBottom w:val="0"/>
          <w:divBdr>
            <w:top w:val="none" w:sz="0" w:space="0" w:color="auto"/>
            <w:left w:val="none" w:sz="0" w:space="0" w:color="auto"/>
            <w:bottom w:val="none" w:sz="0" w:space="0" w:color="auto"/>
            <w:right w:val="none" w:sz="0" w:space="0" w:color="auto"/>
          </w:divBdr>
        </w:div>
        <w:div w:id="1749695090">
          <w:marLeft w:val="640"/>
          <w:marRight w:val="0"/>
          <w:marTop w:val="0"/>
          <w:marBottom w:val="0"/>
          <w:divBdr>
            <w:top w:val="none" w:sz="0" w:space="0" w:color="auto"/>
            <w:left w:val="none" w:sz="0" w:space="0" w:color="auto"/>
            <w:bottom w:val="none" w:sz="0" w:space="0" w:color="auto"/>
            <w:right w:val="none" w:sz="0" w:space="0" w:color="auto"/>
          </w:divBdr>
        </w:div>
        <w:div w:id="1470830045">
          <w:marLeft w:val="640"/>
          <w:marRight w:val="0"/>
          <w:marTop w:val="0"/>
          <w:marBottom w:val="0"/>
          <w:divBdr>
            <w:top w:val="none" w:sz="0" w:space="0" w:color="auto"/>
            <w:left w:val="none" w:sz="0" w:space="0" w:color="auto"/>
            <w:bottom w:val="none" w:sz="0" w:space="0" w:color="auto"/>
            <w:right w:val="none" w:sz="0" w:space="0" w:color="auto"/>
          </w:divBdr>
        </w:div>
        <w:div w:id="1935283113">
          <w:marLeft w:val="640"/>
          <w:marRight w:val="0"/>
          <w:marTop w:val="0"/>
          <w:marBottom w:val="0"/>
          <w:divBdr>
            <w:top w:val="none" w:sz="0" w:space="0" w:color="auto"/>
            <w:left w:val="none" w:sz="0" w:space="0" w:color="auto"/>
            <w:bottom w:val="none" w:sz="0" w:space="0" w:color="auto"/>
            <w:right w:val="none" w:sz="0" w:space="0" w:color="auto"/>
          </w:divBdr>
        </w:div>
        <w:div w:id="515507775">
          <w:marLeft w:val="640"/>
          <w:marRight w:val="0"/>
          <w:marTop w:val="0"/>
          <w:marBottom w:val="0"/>
          <w:divBdr>
            <w:top w:val="none" w:sz="0" w:space="0" w:color="auto"/>
            <w:left w:val="none" w:sz="0" w:space="0" w:color="auto"/>
            <w:bottom w:val="none" w:sz="0" w:space="0" w:color="auto"/>
            <w:right w:val="none" w:sz="0" w:space="0" w:color="auto"/>
          </w:divBdr>
        </w:div>
        <w:div w:id="1676418345">
          <w:marLeft w:val="640"/>
          <w:marRight w:val="0"/>
          <w:marTop w:val="0"/>
          <w:marBottom w:val="0"/>
          <w:divBdr>
            <w:top w:val="none" w:sz="0" w:space="0" w:color="auto"/>
            <w:left w:val="none" w:sz="0" w:space="0" w:color="auto"/>
            <w:bottom w:val="none" w:sz="0" w:space="0" w:color="auto"/>
            <w:right w:val="none" w:sz="0" w:space="0" w:color="auto"/>
          </w:divBdr>
        </w:div>
        <w:div w:id="1102802334">
          <w:marLeft w:val="640"/>
          <w:marRight w:val="0"/>
          <w:marTop w:val="0"/>
          <w:marBottom w:val="0"/>
          <w:divBdr>
            <w:top w:val="none" w:sz="0" w:space="0" w:color="auto"/>
            <w:left w:val="none" w:sz="0" w:space="0" w:color="auto"/>
            <w:bottom w:val="none" w:sz="0" w:space="0" w:color="auto"/>
            <w:right w:val="none" w:sz="0" w:space="0" w:color="auto"/>
          </w:divBdr>
        </w:div>
        <w:div w:id="13961286">
          <w:marLeft w:val="640"/>
          <w:marRight w:val="0"/>
          <w:marTop w:val="0"/>
          <w:marBottom w:val="0"/>
          <w:divBdr>
            <w:top w:val="none" w:sz="0" w:space="0" w:color="auto"/>
            <w:left w:val="none" w:sz="0" w:space="0" w:color="auto"/>
            <w:bottom w:val="none" w:sz="0" w:space="0" w:color="auto"/>
            <w:right w:val="none" w:sz="0" w:space="0" w:color="auto"/>
          </w:divBdr>
        </w:div>
        <w:div w:id="772893658">
          <w:marLeft w:val="640"/>
          <w:marRight w:val="0"/>
          <w:marTop w:val="0"/>
          <w:marBottom w:val="0"/>
          <w:divBdr>
            <w:top w:val="none" w:sz="0" w:space="0" w:color="auto"/>
            <w:left w:val="none" w:sz="0" w:space="0" w:color="auto"/>
            <w:bottom w:val="none" w:sz="0" w:space="0" w:color="auto"/>
            <w:right w:val="none" w:sz="0" w:space="0" w:color="auto"/>
          </w:divBdr>
        </w:div>
        <w:div w:id="9185782">
          <w:marLeft w:val="640"/>
          <w:marRight w:val="0"/>
          <w:marTop w:val="0"/>
          <w:marBottom w:val="0"/>
          <w:divBdr>
            <w:top w:val="none" w:sz="0" w:space="0" w:color="auto"/>
            <w:left w:val="none" w:sz="0" w:space="0" w:color="auto"/>
            <w:bottom w:val="none" w:sz="0" w:space="0" w:color="auto"/>
            <w:right w:val="none" w:sz="0" w:space="0" w:color="auto"/>
          </w:divBdr>
        </w:div>
        <w:div w:id="484709849">
          <w:marLeft w:val="640"/>
          <w:marRight w:val="0"/>
          <w:marTop w:val="0"/>
          <w:marBottom w:val="0"/>
          <w:divBdr>
            <w:top w:val="none" w:sz="0" w:space="0" w:color="auto"/>
            <w:left w:val="none" w:sz="0" w:space="0" w:color="auto"/>
            <w:bottom w:val="none" w:sz="0" w:space="0" w:color="auto"/>
            <w:right w:val="none" w:sz="0" w:space="0" w:color="auto"/>
          </w:divBdr>
        </w:div>
        <w:div w:id="139351187">
          <w:marLeft w:val="640"/>
          <w:marRight w:val="0"/>
          <w:marTop w:val="0"/>
          <w:marBottom w:val="0"/>
          <w:divBdr>
            <w:top w:val="none" w:sz="0" w:space="0" w:color="auto"/>
            <w:left w:val="none" w:sz="0" w:space="0" w:color="auto"/>
            <w:bottom w:val="none" w:sz="0" w:space="0" w:color="auto"/>
            <w:right w:val="none" w:sz="0" w:space="0" w:color="auto"/>
          </w:divBdr>
        </w:div>
        <w:div w:id="296422068">
          <w:marLeft w:val="640"/>
          <w:marRight w:val="0"/>
          <w:marTop w:val="0"/>
          <w:marBottom w:val="0"/>
          <w:divBdr>
            <w:top w:val="none" w:sz="0" w:space="0" w:color="auto"/>
            <w:left w:val="none" w:sz="0" w:space="0" w:color="auto"/>
            <w:bottom w:val="none" w:sz="0" w:space="0" w:color="auto"/>
            <w:right w:val="none" w:sz="0" w:space="0" w:color="auto"/>
          </w:divBdr>
        </w:div>
        <w:div w:id="794982717">
          <w:marLeft w:val="640"/>
          <w:marRight w:val="0"/>
          <w:marTop w:val="0"/>
          <w:marBottom w:val="0"/>
          <w:divBdr>
            <w:top w:val="none" w:sz="0" w:space="0" w:color="auto"/>
            <w:left w:val="none" w:sz="0" w:space="0" w:color="auto"/>
            <w:bottom w:val="none" w:sz="0" w:space="0" w:color="auto"/>
            <w:right w:val="none" w:sz="0" w:space="0" w:color="auto"/>
          </w:divBdr>
        </w:div>
        <w:div w:id="268125566">
          <w:marLeft w:val="640"/>
          <w:marRight w:val="0"/>
          <w:marTop w:val="0"/>
          <w:marBottom w:val="0"/>
          <w:divBdr>
            <w:top w:val="none" w:sz="0" w:space="0" w:color="auto"/>
            <w:left w:val="none" w:sz="0" w:space="0" w:color="auto"/>
            <w:bottom w:val="none" w:sz="0" w:space="0" w:color="auto"/>
            <w:right w:val="none" w:sz="0" w:space="0" w:color="auto"/>
          </w:divBdr>
        </w:div>
        <w:div w:id="296685646">
          <w:marLeft w:val="640"/>
          <w:marRight w:val="0"/>
          <w:marTop w:val="0"/>
          <w:marBottom w:val="0"/>
          <w:divBdr>
            <w:top w:val="none" w:sz="0" w:space="0" w:color="auto"/>
            <w:left w:val="none" w:sz="0" w:space="0" w:color="auto"/>
            <w:bottom w:val="none" w:sz="0" w:space="0" w:color="auto"/>
            <w:right w:val="none" w:sz="0" w:space="0" w:color="auto"/>
          </w:divBdr>
        </w:div>
        <w:div w:id="870259941">
          <w:marLeft w:val="640"/>
          <w:marRight w:val="0"/>
          <w:marTop w:val="0"/>
          <w:marBottom w:val="0"/>
          <w:divBdr>
            <w:top w:val="none" w:sz="0" w:space="0" w:color="auto"/>
            <w:left w:val="none" w:sz="0" w:space="0" w:color="auto"/>
            <w:bottom w:val="none" w:sz="0" w:space="0" w:color="auto"/>
            <w:right w:val="none" w:sz="0" w:space="0" w:color="auto"/>
          </w:divBdr>
        </w:div>
        <w:div w:id="13114426">
          <w:marLeft w:val="640"/>
          <w:marRight w:val="0"/>
          <w:marTop w:val="0"/>
          <w:marBottom w:val="0"/>
          <w:divBdr>
            <w:top w:val="none" w:sz="0" w:space="0" w:color="auto"/>
            <w:left w:val="none" w:sz="0" w:space="0" w:color="auto"/>
            <w:bottom w:val="none" w:sz="0" w:space="0" w:color="auto"/>
            <w:right w:val="none" w:sz="0" w:space="0" w:color="auto"/>
          </w:divBdr>
        </w:div>
        <w:div w:id="1567717858">
          <w:marLeft w:val="640"/>
          <w:marRight w:val="0"/>
          <w:marTop w:val="0"/>
          <w:marBottom w:val="0"/>
          <w:divBdr>
            <w:top w:val="none" w:sz="0" w:space="0" w:color="auto"/>
            <w:left w:val="none" w:sz="0" w:space="0" w:color="auto"/>
            <w:bottom w:val="none" w:sz="0" w:space="0" w:color="auto"/>
            <w:right w:val="none" w:sz="0" w:space="0" w:color="auto"/>
          </w:divBdr>
        </w:div>
        <w:div w:id="1887452769">
          <w:marLeft w:val="640"/>
          <w:marRight w:val="0"/>
          <w:marTop w:val="0"/>
          <w:marBottom w:val="0"/>
          <w:divBdr>
            <w:top w:val="none" w:sz="0" w:space="0" w:color="auto"/>
            <w:left w:val="none" w:sz="0" w:space="0" w:color="auto"/>
            <w:bottom w:val="none" w:sz="0" w:space="0" w:color="auto"/>
            <w:right w:val="none" w:sz="0" w:space="0" w:color="auto"/>
          </w:divBdr>
        </w:div>
        <w:div w:id="692725702">
          <w:marLeft w:val="640"/>
          <w:marRight w:val="0"/>
          <w:marTop w:val="0"/>
          <w:marBottom w:val="0"/>
          <w:divBdr>
            <w:top w:val="none" w:sz="0" w:space="0" w:color="auto"/>
            <w:left w:val="none" w:sz="0" w:space="0" w:color="auto"/>
            <w:bottom w:val="none" w:sz="0" w:space="0" w:color="auto"/>
            <w:right w:val="none" w:sz="0" w:space="0" w:color="auto"/>
          </w:divBdr>
        </w:div>
        <w:div w:id="180092944">
          <w:marLeft w:val="640"/>
          <w:marRight w:val="0"/>
          <w:marTop w:val="0"/>
          <w:marBottom w:val="0"/>
          <w:divBdr>
            <w:top w:val="none" w:sz="0" w:space="0" w:color="auto"/>
            <w:left w:val="none" w:sz="0" w:space="0" w:color="auto"/>
            <w:bottom w:val="none" w:sz="0" w:space="0" w:color="auto"/>
            <w:right w:val="none" w:sz="0" w:space="0" w:color="auto"/>
          </w:divBdr>
        </w:div>
        <w:div w:id="193277104">
          <w:marLeft w:val="640"/>
          <w:marRight w:val="0"/>
          <w:marTop w:val="0"/>
          <w:marBottom w:val="0"/>
          <w:divBdr>
            <w:top w:val="none" w:sz="0" w:space="0" w:color="auto"/>
            <w:left w:val="none" w:sz="0" w:space="0" w:color="auto"/>
            <w:bottom w:val="none" w:sz="0" w:space="0" w:color="auto"/>
            <w:right w:val="none" w:sz="0" w:space="0" w:color="auto"/>
          </w:divBdr>
        </w:div>
        <w:div w:id="1636985750">
          <w:marLeft w:val="640"/>
          <w:marRight w:val="0"/>
          <w:marTop w:val="0"/>
          <w:marBottom w:val="0"/>
          <w:divBdr>
            <w:top w:val="none" w:sz="0" w:space="0" w:color="auto"/>
            <w:left w:val="none" w:sz="0" w:space="0" w:color="auto"/>
            <w:bottom w:val="none" w:sz="0" w:space="0" w:color="auto"/>
            <w:right w:val="none" w:sz="0" w:space="0" w:color="auto"/>
          </w:divBdr>
        </w:div>
        <w:div w:id="707535333">
          <w:marLeft w:val="640"/>
          <w:marRight w:val="0"/>
          <w:marTop w:val="0"/>
          <w:marBottom w:val="0"/>
          <w:divBdr>
            <w:top w:val="none" w:sz="0" w:space="0" w:color="auto"/>
            <w:left w:val="none" w:sz="0" w:space="0" w:color="auto"/>
            <w:bottom w:val="none" w:sz="0" w:space="0" w:color="auto"/>
            <w:right w:val="none" w:sz="0" w:space="0" w:color="auto"/>
          </w:divBdr>
        </w:div>
        <w:div w:id="1848249432">
          <w:marLeft w:val="640"/>
          <w:marRight w:val="0"/>
          <w:marTop w:val="0"/>
          <w:marBottom w:val="0"/>
          <w:divBdr>
            <w:top w:val="none" w:sz="0" w:space="0" w:color="auto"/>
            <w:left w:val="none" w:sz="0" w:space="0" w:color="auto"/>
            <w:bottom w:val="none" w:sz="0" w:space="0" w:color="auto"/>
            <w:right w:val="none" w:sz="0" w:space="0" w:color="auto"/>
          </w:divBdr>
        </w:div>
        <w:div w:id="998071549">
          <w:marLeft w:val="640"/>
          <w:marRight w:val="0"/>
          <w:marTop w:val="0"/>
          <w:marBottom w:val="0"/>
          <w:divBdr>
            <w:top w:val="none" w:sz="0" w:space="0" w:color="auto"/>
            <w:left w:val="none" w:sz="0" w:space="0" w:color="auto"/>
            <w:bottom w:val="none" w:sz="0" w:space="0" w:color="auto"/>
            <w:right w:val="none" w:sz="0" w:space="0" w:color="auto"/>
          </w:divBdr>
        </w:div>
        <w:div w:id="53238744">
          <w:marLeft w:val="640"/>
          <w:marRight w:val="0"/>
          <w:marTop w:val="0"/>
          <w:marBottom w:val="0"/>
          <w:divBdr>
            <w:top w:val="none" w:sz="0" w:space="0" w:color="auto"/>
            <w:left w:val="none" w:sz="0" w:space="0" w:color="auto"/>
            <w:bottom w:val="none" w:sz="0" w:space="0" w:color="auto"/>
            <w:right w:val="none" w:sz="0" w:space="0" w:color="auto"/>
          </w:divBdr>
        </w:div>
        <w:div w:id="1776943420">
          <w:marLeft w:val="640"/>
          <w:marRight w:val="0"/>
          <w:marTop w:val="0"/>
          <w:marBottom w:val="0"/>
          <w:divBdr>
            <w:top w:val="none" w:sz="0" w:space="0" w:color="auto"/>
            <w:left w:val="none" w:sz="0" w:space="0" w:color="auto"/>
            <w:bottom w:val="none" w:sz="0" w:space="0" w:color="auto"/>
            <w:right w:val="none" w:sz="0" w:space="0" w:color="auto"/>
          </w:divBdr>
        </w:div>
        <w:div w:id="2028211767">
          <w:marLeft w:val="640"/>
          <w:marRight w:val="0"/>
          <w:marTop w:val="0"/>
          <w:marBottom w:val="0"/>
          <w:divBdr>
            <w:top w:val="none" w:sz="0" w:space="0" w:color="auto"/>
            <w:left w:val="none" w:sz="0" w:space="0" w:color="auto"/>
            <w:bottom w:val="none" w:sz="0" w:space="0" w:color="auto"/>
            <w:right w:val="none" w:sz="0" w:space="0" w:color="auto"/>
          </w:divBdr>
        </w:div>
        <w:div w:id="1607418120">
          <w:marLeft w:val="640"/>
          <w:marRight w:val="0"/>
          <w:marTop w:val="0"/>
          <w:marBottom w:val="0"/>
          <w:divBdr>
            <w:top w:val="none" w:sz="0" w:space="0" w:color="auto"/>
            <w:left w:val="none" w:sz="0" w:space="0" w:color="auto"/>
            <w:bottom w:val="none" w:sz="0" w:space="0" w:color="auto"/>
            <w:right w:val="none" w:sz="0" w:space="0" w:color="auto"/>
          </w:divBdr>
        </w:div>
        <w:div w:id="694884667">
          <w:marLeft w:val="640"/>
          <w:marRight w:val="0"/>
          <w:marTop w:val="0"/>
          <w:marBottom w:val="0"/>
          <w:divBdr>
            <w:top w:val="none" w:sz="0" w:space="0" w:color="auto"/>
            <w:left w:val="none" w:sz="0" w:space="0" w:color="auto"/>
            <w:bottom w:val="none" w:sz="0" w:space="0" w:color="auto"/>
            <w:right w:val="none" w:sz="0" w:space="0" w:color="auto"/>
          </w:divBdr>
        </w:div>
        <w:div w:id="752239975">
          <w:marLeft w:val="640"/>
          <w:marRight w:val="0"/>
          <w:marTop w:val="0"/>
          <w:marBottom w:val="0"/>
          <w:divBdr>
            <w:top w:val="none" w:sz="0" w:space="0" w:color="auto"/>
            <w:left w:val="none" w:sz="0" w:space="0" w:color="auto"/>
            <w:bottom w:val="none" w:sz="0" w:space="0" w:color="auto"/>
            <w:right w:val="none" w:sz="0" w:space="0" w:color="auto"/>
          </w:divBdr>
        </w:div>
        <w:div w:id="773089746">
          <w:marLeft w:val="640"/>
          <w:marRight w:val="0"/>
          <w:marTop w:val="0"/>
          <w:marBottom w:val="0"/>
          <w:divBdr>
            <w:top w:val="none" w:sz="0" w:space="0" w:color="auto"/>
            <w:left w:val="none" w:sz="0" w:space="0" w:color="auto"/>
            <w:bottom w:val="none" w:sz="0" w:space="0" w:color="auto"/>
            <w:right w:val="none" w:sz="0" w:space="0" w:color="auto"/>
          </w:divBdr>
        </w:div>
        <w:div w:id="88163123">
          <w:marLeft w:val="640"/>
          <w:marRight w:val="0"/>
          <w:marTop w:val="0"/>
          <w:marBottom w:val="0"/>
          <w:divBdr>
            <w:top w:val="none" w:sz="0" w:space="0" w:color="auto"/>
            <w:left w:val="none" w:sz="0" w:space="0" w:color="auto"/>
            <w:bottom w:val="none" w:sz="0" w:space="0" w:color="auto"/>
            <w:right w:val="none" w:sz="0" w:space="0" w:color="auto"/>
          </w:divBdr>
        </w:div>
        <w:div w:id="1834301017">
          <w:marLeft w:val="640"/>
          <w:marRight w:val="0"/>
          <w:marTop w:val="0"/>
          <w:marBottom w:val="0"/>
          <w:divBdr>
            <w:top w:val="none" w:sz="0" w:space="0" w:color="auto"/>
            <w:left w:val="none" w:sz="0" w:space="0" w:color="auto"/>
            <w:bottom w:val="none" w:sz="0" w:space="0" w:color="auto"/>
            <w:right w:val="none" w:sz="0" w:space="0" w:color="auto"/>
          </w:divBdr>
        </w:div>
        <w:div w:id="1830125036">
          <w:marLeft w:val="640"/>
          <w:marRight w:val="0"/>
          <w:marTop w:val="0"/>
          <w:marBottom w:val="0"/>
          <w:divBdr>
            <w:top w:val="none" w:sz="0" w:space="0" w:color="auto"/>
            <w:left w:val="none" w:sz="0" w:space="0" w:color="auto"/>
            <w:bottom w:val="none" w:sz="0" w:space="0" w:color="auto"/>
            <w:right w:val="none" w:sz="0" w:space="0" w:color="auto"/>
          </w:divBdr>
        </w:div>
        <w:div w:id="1775664570">
          <w:marLeft w:val="640"/>
          <w:marRight w:val="0"/>
          <w:marTop w:val="0"/>
          <w:marBottom w:val="0"/>
          <w:divBdr>
            <w:top w:val="none" w:sz="0" w:space="0" w:color="auto"/>
            <w:left w:val="none" w:sz="0" w:space="0" w:color="auto"/>
            <w:bottom w:val="none" w:sz="0" w:space="0" w:color="auto"/>
            <w:right w:val="none" w:sz="0" w:space="0" w:color="auto"/>
          </w:divBdr>
        </w:div>
        <w:div w:id="1380935692">
          <w:marLeft w:val="640"/>
          <w:marRight w:val="0"/>
          <w:marTop w:val="0"/>
          <w:marBottom w:val="0"/>
          <w:divBdr>
            <w:top w:val="none" w:sz="0" w:space="0" w:color="auto"/>
            <w:left w:val="none" w:sz="0" w:space="0" w:color="auto"/>
            <w:bottom w:val="none" w:sz="0" w:space="0" w:color="auto"/>
            <w:right w:val="none" w:sz="0" w:space="0" w:color="auto"/>
          </w:divBdr>
        </w:div>
        <w:div w:id="1605377109">
          <w:marLeft w:val="640"/>
          <w:marRight w:val="0"/>
          <w:marTop w:val="0"/>
          <w:marBottom w:val="0"/>
          <w:divBdr>
            <w:top w:val="none" w:sz="0" w:space="0" w:color="auto"/>
            <w:left w:val="none" w:sz="0" w:space="0" w:color="auto"/>
            <w:bottom w:val="none" w:sz="0" w:space="0" w:color="auto"/>
            <w:right w:val="none" w:sz="0" w:space="0" w:color="auto"/>
          </w:divBdr>
        </w:div>
        <w:div w:id="607852700">
          <w:marLeft w:val="640"/>
          <w:marRight w:val="0"/>
          <w:marTop w:val="0"/>
          <w:marBottom w:val="0"/>
          <w:divBdr>
            <w:top w:val="none" w:sz="0" w:space="0" w:color="auto"/>
            <w:left w:val="none" w:sz="0" w:space="0" w:color="auto"/>
            <w:bottom w:val="none" w:sz="0" w:space="0" w:color="auto"/>
            <w:right w:val="none" w:sz="0" w:space="0" w:color="auto"/>
          </w:divBdr>
        </w:div>
        <w:div w:id="1862235471">
          <w:marLeft w:val="640"/>
          <w:marRight w:val="0"/>
          <w:marTop w:val="0"/>
          <w:marBottom w:val="0"/>
          <w:divBdr>
            <w:top w:val="none" w:sz="0" w:space="0" w:color="auto"/>
            <w:left w:val="none" w:sz="0" w:space="0" w:color="auto"/>
            <w:bottom w:val="none" w:sz="0" w:space="0" w:color="auto"/>
            <w:right w:val="none" w:sz="0" w:space="0" w:color="auto"/>
          </w:divBdr>
        </w:div>
        <w:div w:id="1011106952">
          <w:marLeft w:val="640"/>
          <w:marRight w:val="0"/>
          <w:marTop w:val="0"/>
          <w:marBottom w:val="0"/>
          <w:divBdr>
            <w:top w:val="none" w:sz="0" w:space="0" w:color="auto"/>
            <w:left w:val="none" w:sz="0" w:space="0" w:color="auto"/>
            <w:bottom w:val="none" w:sz="0" w:space="0" w:color="auto"/>
            <w:right w:val="none" w:sz="0" w:space="0" w:color="auto"/>
          </w:divBdr>
        </w:div>
        <w:div w:id="688144394">
          <w:marLeft w:val="640"/>
          <w:marRight w:val="0"/>
          <w:marTop w:val="0"/>
          <w:marBottom w:val="0"/>
          <w:divBdr>
            <w:top w:val="none" w:sz="0" w:space="0" w:color="auto"/>
            <w:left w:val="none" w:sz="0" w:space="0" w:color="auto"/>
            <w:bottom w:val="none" w:sz="0" w:space="0" w:color="auto"/>
            <w:right w:val="none" w:sz="0" w:space="0" w:color="auto"/>
          </w:divBdr>
        </w:div>
        <w:div w:id="345906299">
          <w:marLeft w:val="640"/>
          <w:marRight w:val="0"/>
          <w:marTop w:val="0"/>
          <w:marBottom w:val="0"/>
          <w:divBdr>
            <w:top w:val="none" w:sz="0" w:space="0" w:color="auto"/>
            <w:left w:val="none" w:sz="0" w:space="0" w:color="auto"/>
            <w:bottom w:val="none" w:sz="0" w:space="0" w:color="auto"/>
            <w:right w:val="none" w:sz="0" w:space="0" w:color="auto"/>
          </w:divBdr>
        </w:div>
        <w:div w:id="2068412073">
          <w:marLeft w:val="640"/>
          <w:marRight w:val="0"/>
          <w:marTop w:val="0"/>
          <w:marBottom w:val="0"/>
          <w:divBdr>
            <w:top w:val="none" w:sz="0" w:space="0" w:color="auto"/>
            <w:left w:val="none" w:sz="0" w:space="0" w:color="auto"/>
            <w:bottom w:val="none" w:sz="0" w:space="0" w:color="auto"/>
            <w:right w:val="none" w:sz="0" w:space="0" w:color="auto"/>
          </w:divBdr>
        </w:div>
        <w:div w:id="739399740">
          <w:marLeft w:val="640"/>
          <w:marRight w:val="0"/>
          <w:marTop w:val="0"/>
          <w:marBottom w:val="0"/>
          <w:divBdr>
            <w:top w:val="none" w:sz="0" w:space="0" w:color="auto"/>
            <w:left w:val="none" w:sz="0" w:space="0" w:color="auto"/>
            <w:bottom w:val="none" w:sz="0" w:space="0" w:color="auto"/>
            <w:right w:val="none" w:sz="0" w:space="0" w:color="auto"/>
          </w:divBdr>
        </w:div>
        <w:div w:id="1950089947">
          <w:marLeft w:val="640"/>
          <w:marRight w:val="0"/>
          <w:marTop w:val="0"/>
          <w:marBottom w:val="0"/>
          <w:divBdr>
            <w:top w:val="none" w:sz="0" w:space="0" w:color="auto"/>
            <w:left w:val="none" w:sz="0" w:space="0" w:color="auto"/>
            <w:bottom w:val="none" w:sz="0" w:space="0" w:color="auto"/>
            <w:right w:val="none" w:sz="0" w:space="0" w:color="auto"/>
          </w:divBdr>
        </w:div>
        <w:div w:id="210583947">
          <w:marLeft w:val="640"/>
          <w:marRight w:val="0"/>
          <w:marTop w:val="0"/>
          <w:marBottom w:val="0"/>
          <w:divBdr>
            <w:top w:val="none" w:sz="0" w:space="0" w:color="auto"/>
            <w:left w:val="none" w:sz="0" w:space="0" w:color="auto"/>
            <w:bottom w:val="none" w:sz="0" w:space="0" w:color="auto"/>
            <w:right w:val="none" w:sz="0" w:space="0" w:color="auto"/>
          </w:divBdr>
        </w:div>
        <w:div w:id="1301302159">
          <w:marLeft w:val="640"/>
          <w:marRight w:val="0"/>
          <w:marTop w:val="0"/>
          <w:marBottom w:val="0"/>
          <w:divBdr>
            <w:top w:val="none" w:sz="0" w:space="0" w:color="auto"/>
            <w:left w:val="none" w:sz="0" w:space="0" w:color="auto"/>
            <w:bottom w:val="none" w:sz="0" w:space="0" w:color="auto"/>
            <w:right w:val="none" w:sz="0" w:space="0" w:color="auto"/>
          </w:divBdr>
        </w:div>
        <w:div w:id="2028367606">
          <w:marLeft w:val="640"/>
          <w:marRight w:val="0"/>
          <w:marTop w:val="0"/>
          <w:marBottom w:val="0"/>
          <w:divBdr>
            <w:top w:val="none" w:sz="0" w:space="0" w:color="auto"/>
            <w:left w:val="none" w:sz="0" w:space="0" w:color="auto"/>
            <w:bottom w:val="none" w:sz="0" w:space="0" w:color="auto"/>
            <w:right w:val="none" w:sz="0" w:space="0" w:color="auto"/>
          </w:divBdr>
        </w:div>
        <w:div w:id="707219953">
          <w:marLeft w:val="640"/>
          <w:marRight w:val="0"/>
          <w:marTop w:val="0"/>
          <w:marBottom w:val="0"/>
          <w:divBdr>
            <w:top w:val="none" w:sz="0" w:space="0" w:color="auto"/>
            <w:left w:val="none" w:sz="0" w:space="0" w:color="auto"/>
            <w:bottom w:val="none" w:sz="0" w:space="0" w:color="auto"/>
            <w:right w:val="none" w:sz="0" w:space="0" w:color="auto"/>
          </w:divBdr>
        </w:div>
        <w:div w:id="651256630">
          <w:marLeft w:val="640"/>
          <w:marRight w:val="0"/>
          <w:marTop w:val="0"/>
          <w:marBottom w:val="0"/>
          <w:divBdr>
            <w:top w:val="none" w:sz="0" w:space="0" w:color="auto"/>
            <w:left w:val="none" w:sz="0" w:space="0" w:color="auto"/>
            <w:bottom w:val="none" w:sz="0" w:space="0" w:color="auto"/>
            <w:right w:val="none" w:sz="0" w:space="0" w:color="auto"/>
          </w:divBdr>
        </w:div>
      </w:divsChild>
    </w:div>
    <w:div w:id="337581662">
      <w:bodyDiv w:val="1"/>
      <w:marLeft w:val="0"/>
      <w:marRight w:val="0"/>
      <w:marTop w:val="0"/>
      <w:marBottom w:val="0"/>
      <w:divBdr>
        <w:top w:val="none" w:sz="0" w:space="0" w:color="auto"/>
        <w:left w:val="none" w:sz="0" w:space="0" w:color="auto"/>
        <w:bottom w:val="none" w:sz="0" w:space="0" w:color="auto"/>
        <w:right w:val="none" w:sz="0" w:space="0" w:color="auto"/>
      </w:divBdr>
      <w:divsChild>
        <w:div w:id="2101487355">
          <w:marLeft w:val="640"/>
          <w:marRight w:val="0"/>
          <w:marTop w:val="0"/>
          <w:marBottom w:val="0"/>
          <w:divBdr>
            <w:top w:val="none" w:sz="0" w:space="0" w:color="auto"/>
            <w:left w:val="none" w:sz="0" w:space="0" w:color="auto"/>
            <w:bottom w:val="none" w:sz="0" w:space="0" w:color="auto"/>
            <w:right w:val="none" w:sz="0" w:space="0" w:color="auto"/>
          </w:divBdr>
        </w:div>
        <w:div w:id="206379884">
          <w:marLeft w:val="640"/>
          <w:marRight w:val="0"/>
          <w:marTop w:val="0"/>
          <w:marBottom w:val="0"/>
          <w:divBdr>
            <w:top w:val="none" w:sz="0" w:space="0" w:color="auto"/>
            <w:left w:val="none" w:sz="0" w:space="0" w:color="auto"/>
            <w:bottom w:val="none" w:sz="0" w:space="0" w:color="auto"/>
            <w:right w:val="none" w:sz="0" w:space="0" w:color="auto"/>
          </w:divBdr>
        </w:div>
        <w:div w:id="1471249286">
          <w:marLeft w:val="640"/>
          <w:marRight w:val="0"/>
          <w:marTop w:val="0"/>
          <w:marBottom w:val="0"/>
          <w:divBdr>
            <w:top w:val="none" w:sz="0" w:space="0" w:color="auto"/>
            <w:left w:val="none" w:sz="0" w:space="0" w:color="auto"/>
            <w:bottom w:val="none" w:sz="0" w:space="0" w:color="auto"/>
            <w:right w:val="none" w:sz="0" w:space="0" w:color="auto"/>
          </w:divBdr>
        </w:div>
        <w:div w:id="1793396982">
          <w:marLeft w:val="640"/>
          <w:marRight w:val="0"/>
          <w:marTop w:val="0"/>
          <w:marBottom w:val="0"/>
          <w:divBdr>
            <w:top w:val="none" w:sz="0" w:space="0" w:color="auto"/>
            <w:left w:val="none" w:sz="0" w:space="0" w:color="auto"/>
            <w:bottom w:val="none" w:sz="0" w:space="0" w:color="auto"/>
            <w:right w:val="none" w:sz="0" w:space="0" w:color="auto"/>
          </w:divBdr>
        </w:div>
        <w:div w:id="800347532">
          <w:marLeft w:val="640"/>
          <w:marRight w:val="0"/>
          <w:marTop w:val="0"/>
          <w:marBottom w:val="0"/>
          <w:divBdr>
            <w:top w:val="none" w:sz="0" w:space="0" w:color="auto"/>
            <w:left w:val="none" w:sz="0" w:space="0" w:color="auto"/>
            <w:bottom w:val="none" w:sz="0" w:space="0" w:color="auto"/>
            <w:right w:val="none" w:sz="0" w:space="0" w:color="auto"/>
          </w:divBdr>
        </w:div>
        <w:div w:id="1650982953">
          <w:marLeft w:val="640"/>
          <w:marRight w:val="0"/>
          <w:marTop w:val="0"/>
          <w:marBottom w:val="0"/>
          <w:divBdr>
            <w:top w:val="none" w:sz="0" w:space="0" w:color="auto"/>
            <w:left w:val="none" w:sz="0" w:space="0" w:color="auto"/>
            <w:bottom w:val="none" w:sz="0" w:space="0" w:color="auto"/>
            <w:right w:val="none" w:sz="0" w:space="0" w:color="auto"/>
          </w:divBdr>
        </w:div>
        <w:div w:id="2117745799">
          <w:marLeft w:val="640"/>
          <w:marRight w:val="0"/>
          <w:marTop w:val="0"/>
          <w:marBottom w:val="0"/>
          <w:divBdr>
            <w:top w:val="none" w:sz="0" w:space="0" w:color="auto"/>
            <w:left w:val="none" w:sz="0" w:space="0" w:color="auto"/>
            <w:bottom w:val="none" w:sz="0" w:space="0" w:color="auto"/>
            <w:right w:val="none" w:sz="0" w:space="0" w:color="auto"/>
          </w:divBdr>
        </w:div>
        <w:div w:id="306781533">
          <w:marLeft w:val="640"/>
          <w:marRight w:val="0"/>
          <w:marTop w:val="0"/>
          <w:marBottom w:val="0"/>
          <w:divBdr>
            <w:top w:val="none" w:sz="0" w:space="0" w:color="auto"/>
            <w:left w:val="none" w:sz="0" w:space="0" w:color="auto"/>
            <w:bottom w:val="none" w:sz="0" w:space="0" w:color="auto"/>
            <w:right w:val="none" w:sz="0" w:space="0" w:color="auto"/>
          </w:divBdr>
        </w:div>
        <w:div w:id="1113213491">
          <w:marLeft w:val="640"/>
          <w:marRight w:val="0"/>
          <w:marTop w:val="0"/>
          <w:marBottom w:val="0"/>
          <w:divBdr>
            <w:top w:val="none" w:sz="0" w:space="0" w:color="auto"/>
            <w:left w:val="none" w:sz="0" w:space="0" w:color="auto"/>
            <w:bottom w:val="none" w:sz="0" w:space="0" w:color="auto"/>
            <w:right w:val="none" w:sz="0" w:space="0" w:color="auto"/>
          </w:divBdr>
        </w:div>
        <w:div w:id="1723169992">
          <w:marLeft w:val="640"/>
          <w:marRight w:val="0"/>
          <w:marTop w:val="0"/>
          <w:marBottom w:val="0"/>
          <w:divBdr>
            <w:top w:val="none" w:sz="0" w:space="0" w:color="auto"/>
            <w:left w:val="none" w:sz="0" w:space="0" w:color="auto"/>
            <w:bottom w:val="none" w:sz="0" w:space="0" w:color="auto"/>
            <w:right w:val="none" w:sz="0" w:space="0" w:color="auto"/>
          </w:divBdr>
        </w:div>
        <w:div w:id="1349330480">
          <w:marLeft w:val="640"/>
          <w:marRight w:val="0"/>
          <w:marTop w:val="0"/>
          <w:marBottom w:val="0"/>
          <w:divBdr>
            <w:top w:val="none" w:sz="0" w:space="0" w:color="auto"/>
            <w:left w:val="none" w:sz="0" w:space="0" w:color="auto"/>
            <w:bottom w:val="none" w:sz="0" w:space="0" w:color="auto"/>
            <w:right w:val="none" w:sz="0" w:space="0" w:color="auto"/>
          </w:divBdr>
        </w:div>
        <w:div w:id="1420175484">
          <w:marLeft w:val="640"/>
          <w:marRight w:val="0"/>
          <w:marTop w:val="0"/>
          <w:marBottom w:val="0"/>
          <w:divBdr>
            <w:top w:val="none" w:sz="0" w:space="0" w:color="auto"/>
            <w:left w:val="none" w:sz="0" w:space="0" w:color="auto"/>
            <w:bottom w:val="none" w:sz="0" w:space="0" w:color="auto"/>
            <w:right w:val="none" w:sz="0" w:space="0" w:color="auto"/>
          </w:divBdr>
        </w:div>
        <w:div w:id="920681838">
          <w:marLeft w:val="640"/>
          <w:marRight w:val="0"/>
          <w:marTop w:val="0"/>
          <w:marBottom w:val="0"/>
          <w:divBdr>
            <w:top w:val="none" w:sz="0" w:space="0" w:color="auto"/>
            <w:left w:val="none" w:sz="0" w:space="0" w:color="auto"/>
            <w:bottom w:val="none" w:sz="0" w:space="0" w:color="auto"/>
            <w:right w:val="none" w:sz="0" w:space="0" w:color="auto"/>
          </w:divBdr>
        </w:div>
        <w:div w:id="1171070907">
          <w:marLeft w:val="640"/>
          <w:marRight w:val="0"/>
          <w:marTop w:val="0"/>
          <w:marBottom w:val="0"/>
          <w:divBdr>
            <w:top w:val="none" w:sz="0" w:space="0" w:color="auto"/>
            <w:left w:val="none" w:sz="0" w:space="0" w:color="auto"/>
            <w:bottom w:val="none" w:sz="0" w:space="0" w:color="auto"/>
            <w:right w:val="none" w:sz="0" w:space="0" w:color="auto"/>
          </w:divBdr>
        </w:div>
        <w:div w:id="98918927">
          <w:marLeft w:val="640"/>
          <w:marRight w:val="0"/>
          <w:marTop w:val="0"/>
          <w:marBottom w:val="0"/>
          <w:divBdr>
            <w:top w:val="none" w:sz="0" w:space="0" w:color="auto"/>
            <w:left w:val="none" w:sz="0" w:space="0" w:color="auto"/>
            <w:bottom w:val="none" w:sz="0" w:space="0" w:color="auto"/>
            <w:right w:val="none" w:sz="0" w:space="0" w:color="auto"/>
          </w:divBdr>
        </w:div>
        <w:div w:id="458113739">
          <w:marLeft w:val="640"/>
          <w:marRight w:val="0"/>
          <w:marTop w:val="0"/>
          <w:marBottom w:val="0"/>
          <w:divBdr>
            <w:top w:val="none" w:sz="0" w:space="0" w:color="auto"/>
            <w:left w:val="none" w:sz="0" w:space="0" w:color="auto"/>
            <w:bottom w:val="none" w:sz="0" w:space="0" w:color="auto"/>
            <w:right w:val="none" w:sz="0" w:space="0" w:color="auto"/>
          </w:divBdr>
        </w:div>
        <w:div w:id="404305657">
          <w:marLeft w:val="640"/>
          <w:marRight w:val="0"/>
          <w:marTop w:val="0"/>
          <w:marBottom w:val="0"/>
          <w:divBdr>
            <w:top w:val="none" w:sz="0" w:space="0" w:color="auto"/>
            <w:left w:val="none" w:sz="0" w:space="0" w:color="auto"/>
            <w:bottom w:val="none" w:sz="0" w:space="0" w:color="auto"/>
            <w:right w:val="none" w:sz="0" w:space="0" w:color="auto"/>
          </w:divBdr>
        </w:div>
        <w:div w:id="1937907336">
          <w:marLeft w:val="640"/>
          <w:marRight w:val="0"/>
          <w:marTop w:val="0"/>
          <w:marBottom w:val="0"/>
          <w:divBdr>
            <w:top w:val="none" w:sz="0" w:space="0" w:color="auto"/>
            <w:left w:val="none" w:sz="0" w:space="0" w:color="auto"/>
            <w:bottom w:val="none" w:sz="0" w:space="0" w:color="auto"/>
            <w:right w:val="none" w:sz="0" w:space="0" w:color="auto"/>
          </w:divBdr>
        </w:div>
        <w:div w:id="2067756850">
          <w:marLeft w:val="640"/>
          <w:marRight w:val="0"/>
          <w:marTop w:val="0"/>
          <w:marBottom w:val="0"/>
          <w:divBdr>
            <w:top w:val="none" w:sz="0" w:space="0" w:color="auto"/>
            <w:left w:val="none" w:sz="0" w:space="0" w:color="auto"/>
            <w:bottom w:val="none" w:sz="0" w:space="0" w:color="auto"/>
            <w:right w:val="none" w:sz="0" w:space="0" w:color="auto"/>
          </w:divBdr>
        </w:div>
        <w:div w:id="660623356">
          <w:marLeft w:val="640"/>
          <w:marRight w:val="0"/>
          <w:marTop w:val="0"/>
          <w:marBottom w:val="0"/>
          <w:divBdr>
            <w:top w:val="none" w:sz="0" w:space="0" w:color="auto"/>
            <w:left w:val="none" w:sz="0" w:space="0" w:color="auto"/>
            <w:bottom w:val="none" w:sz="0" w:space="0" w:color="auto"/>
            <w:right w:val="none" w:sz="0" w:space="0" w:color="auto"/>
          </w:divBdr>
        </w:div>
        <w:div w:id="519779710">
          <w:marLeft w:val="640"/>
          <w:marRight w:val="0"/>
          <w:marTop w:val="0"/>
          <w:marBottom w:val="0"/>
          <w:divBdr>
            <w:top w:val="none" w:sz="0" w:space="0" w:color="auto"/>
            <w:left w:val="none" w:sz="0" w:space="0" w:color="auto"/>
            <w:bottom w:val="none" w:sz="0" w:space="0" w:color="auto"/>
            <w:right w:val="none" w:sz="0" w:space="0" w:color="auto"/>
          </w:divBdr>
        </w:div>
        <w:div w:id="721758292">
          <w:marLeft w:val="640"/>
          <w:marRight w:val="0"/>
          <w:marTop w:val="0"/>
          <w:marBottom w:val="0"/>
          <w:divBdr>
            <w:top w:val="none" w:sz="0" w:space="0" w:color="auto"/>
            <w:left w:val="none" w:sz="0" w:space="0" w:color="auto"/>
            <w:bottom w:val="none" w:sz="0" w:space="0" w:color="auto"/>
            <w:right w:val="none" w:sz="0" w:space="0" w:color="auto"/>
          </w:divBdr>
        </w:div>
        <w:div w:id="96872603">
          <w:marLeft w:val="640"/>
          <w:marRight w:val="0"/>
          <w:marTop w:val="0"/>
          <w:marBottom w:val="0"/>
          <w:divBdr>
            <w:top w:val="none" w:sz="0" w:space="0" w:color="auto"/>
            <w:left w:val="none" w:sz="0" w:space="0" w:color="auto"/>
            <w:bottom w:val="none" w:sz="0" w:space="0" w:color="auto"/>
            <w:right w:val="none" w:sz="0" w:space="0" w:color="auto"/>
          </w:divBdr>
        </w:div>
        <w:div w:id="526794093">
          <w:marLeft w:val="640"/>
          <w:marRight w:val="0"/>
          <w:marTop w:val="0"/>
          <w:marBottom w:val="0"/>
          <w:divBdr>
            <w:top w:val="none" w:sz="0" w:space="0" w:color="auto"/>
            <w:left w:val="none" w:sz="0" w:space="0" w:color="auto"/>
            <w:bottom w:val="none" w:sz="0" w:space="0" w:color="auto"/>
            <w:right w:val="none" w:sz="0" w:space="0" w:color="auto"/>
          </w:divBdr>
        </w:div>
        <w:div w:id="2130971512">
          <w:marLeft w:val="640"/>
          <w:marRight w:val="0"/>
          <w:marTop w:val="0"/>
          <w:marBottom w:val="0"/>
          <w:divBdr>
            <w:top w:val="none" w:sz="0" w:space="0" w:color="auto"/>
            <w:left w:val="none" w:sz="0" w:space="0" w:color="auto"/>
            <w:bottom w:val="none" w:sz="0" w:space="0" w:color="auto"/>
            <w:right w:val="none" w:sz="0" w:space="0" w:color="auto"/>
          </w:divBdr>
        </w:div>
        <w:div w:id="427845452">
          <w:marLeft w:val="640"/>
          <w:marRight w:val="0"/>
          <w:marTop w:val="0"/>
          <w:marBottom w:val="0"/>
          <w:divBdr>
            <w:top w:val="none" w:sz="0" w:space="0" w:color="auto"/>
            <w:left w:val="none" w:sz="0" w:space="0" w:color="auto"/>
            <w:bottom w:val="none" w:sz="0" w:space="0" w:color="auto"/>
            <w:right w:val="none" w:sz="0" w:space="0" w:color="auto"/>
          </w:divBdr>
        </w:div>
        <w:div w:id="1477603062">
          <w:marLeft w:val="640"/>
          <w:marRight w:val="0"/>
          <w:marTop w:val="0"/>
          <w:marBottom w:val="0"/>
          <w:divBdr>
            <w:top w:val="none" w:sz="0" w:space="0" w:color="auto"/>
            <w:left w:val="none" w:sz="0" w:space="0" w:color="auto"/>
            <w:bottom w:val="none" w:sz="0" w:space="0" w:color="auto"/>
            <w:right w:val="none" w:sz="0" w:space="0" w:color="auto"/>
          </w:divBdr>
        </w:div>
        <w:div w:id="1339697990">
          <w:marLeft w:val="640"/>
          <w:marRight w:val="0"/>
          <w:marTop w:val="0"/>
          <w:marBottom w:val="0"/>
          <w:divBdr>
            <w:top w:val="none" w:sz="0" w:space="0" w:color="auto"/>
            <w:left w:val="none" w:sz="0" w:space="0" w:color="auto"/>
            <w:bottom w:val="none" w:sz="0" w:space="0" w:color="auto"/>
            <w:right w:val="none" w:sz="0" w:space="0" w:color="auto"/>
          </w:divBdr>
        </w:div>
        <w:div w:id="687369511">
          <w:marLeft w:val="640"/>
          <w:marRight w:val="0"/>
          <w:marTop w:val="0"/>
          <w:marBottom w:val="0"/>
          <w:divBdr>
            <w:top w:val="none" w:sz="0" w:space="0" w:color="auto"/>
            <w:left w:val="none" w:sz="0" w:space="0" w:color="auto"/>
            <w:bottom w:val="none" w:sz="0" w:space="0" w:color="auto"/>
            <w:right w:val="none" w:sz="0" w:space="0" w:color="auto"/>
          </w:divBdr>
        </w:div>
        <w:div w:id="1049958116">
          <w:marLeft w:val="640"/>
          <w:marRight w:val="0"/>
          <w:marTop w:val="0"/>
          <w:marBottom w:val="0"/>
          <w:divBdr>
            <w:top w:val="none" w:sz="0" w:space="0" w:color="auto"/>
            <w:left w:val="none" w:sz="0" w:space="0" w:color="auto"/>
            <w:bottom w:val="none" w:sz="0" w:space="0" w:color="auto"/>
            <w:right w:val="none" w:sz="0" w:space="0" w:color="auto"/>
          </w:divBdr>
        </w:div>
        <w:div w:id="2006399600">
          <w:marLeft w:val="640"/>
          <w:marRight w:val="0"/>
          <w:marTop w:val="0"/>
          <w:marBottom w:val="0"/>
          <w:divBdr>
            <w:top w:val="none" w:sz="0" w:space="0" w:color="auto"/>
            <w:left w:val="none" w:sz="0" w:space="0" w:color="auto"/>
            <w:bottom w:val="none" w:sz="0" w:space="0" w:color="auto"/>
            <w:right w:val="none" w:sz="0" w:space="0" w:color="auto"/>
          </w:divBdr>
        </w:div>
        <w:div w:id="1164903502">
          <w:marLeft w:val="640"/>
          <w:marRight w:val="0"/>
          <w:marTop w:val="0"/>
          <w:marBottom w:val="0"/>
          <w:divBdr>
            <w:top w:val="none" w:sz="0" w:space="0" w:color="auto"/>
            <w:left w:val="none" w:sz="0" w:space="0" w:color="auto"/>
            <w:bottom w:val="none" w:sz="0" w:space="0" w:color="auto"/>
            <w:right w:val="none" w:sz="0" w:space="0" w:color="auto"/>
          </w:divBdr>
        </w:div>
        <w:div w:id="560141344">
          <w:marLeft w:val="640"/>
          <w:marRight w:val="0"/>
          <w:marTop w:val="0"/>
          <w:marBottom w:val="0"/>
          <w:divBdr>
            <w:top w:val="none" w:sz="0" w:space="0" w:color="auto"/>
            <w:left w:val="none" w:sz="0" w:space="0" w:color="auto"/>
            <w:bottom w:val="none" w:sz="0" w:space="0" w:color="auto"/>
            <w:right w:val="none" w:sz="0" w:space="0" w:color="auto"/>
          </w:divBdr>
        </w:div>
        <w:div w:id="1609121337">
          <w:marLeft w:val="640"/>
          <w:marRight w:val="0"/>
          <w:marTop w:val="0"/>
          <w:marBottom w:val="0"/>
          <w:divBdr>
            <w:top w:val="none" w:sz="0" w:space="0" w:color="auto"/>
            <w:left w:val="none" w:sz="0" w:space="0" w:color="auto"/>
            <w:bottom w:val="none" w:sz="0" w:space="0" w:color="auto"/>
            <w:right w:val="none" w:sz="0" w:space="0" w:color="auto"/>
          </w:divBdr>
        </w:div>
        <w:div w:id="1681077426">
          <w:marLeft w:val="640"/>
          <w:marRight w:val="0"/>
          <w:marTop w:val="0"/>
          <w:marBottom w:val="0"/>
          <w:divBdr>
            <w:top w:val="none" w:sz="0" w:space="0" w:color="auto"/>
            <w:left w:val="none" w:sz="0" w:space="0" w:color="auto"/>
            <w:bottom w:val="none" w:sz="0" w:space="0" w:color="auto"/>
            <w:right w:val="none" w:sz="0" w:space="0" w:color="auto"/>
          </w:divBdr>
        </w:div>
        <w:div w:id="296952802">
          <w:marLeft w:val="640"/>
          <w:marRight w:val="0"/>
          <w:marTop w:val="0"/>
          <w:marBottom w:val="0"/>
          <w:divBdr>
            <w:top w:val="none" w:sz="0" w:space="0" w:color="auto"/>
            <w:left w:val="none" w:sz="0" w:space="0" w:color="auto"/>
            <w:bottom w:val="none" w:sz="0" w:space="0" w:color="auto"/>
            <w:right w:val="none" w:sz="0" w:space="0" w:color="auto"/>
          </w:divBdr>
        </w:div>
        <w:div w:id="1020468192">
          <w:marLeft w:val="640"/>
          <w:marRight w:val="0"/>
          <w:marTop w:val="0"/>
          <w:marBottom w:val="0"/>
          <w:divBdr>
            <w:top w:val="none" w:sz="0" w:space="0" w:color="auto"/>
            <w:left w:val="none" w:sz="0" w:space="0" w:color="auto"/>
            <w:bottom w:val="none" w:sz="0" w:space="0" w:color="auto"/>
            <w:right w:val="none" w:sz="0" w:space="0" w:color="auto"/>
          </w:divBdr>
        </w:div>
        <w:div w:id="645359677">
          <w:marLeft w:val="640"/>
          <w:marRight w:val="0"/>
          <w:marTop w:val="0"/>
          <w:marBottom w:val="0"/>
          <w:divBdr>
            <w:top w:val="none" w:sz="0" w:space="0" w:color="auto"/>
            <w:left w:val="none" w:sz="0" w:space="0" w:color="auto"/>
            <w:bottom w:val="none" w:sz="0" w:space="0" w:color="auto"/>
            <w:right w:val="none" w:sz="0" w:space="0" w:color="auto"/>
          </w:divBdr>
        </w:div>
        <w:div w:id="1802532364">
          <w:marLeft w:val="640"/>
          <w:marRight w:val="0"/>
          <w:marTop w:val="0"/>
          <w:marBottom w:val="0"/>
          <w:divBdr>
            <w:top w:val="none" w:sz="0" w:space="0" w:color="auto"/>
            <w:left w:val="none" w:sz="0" w:space="0" w:color="auto"/>
            <w:bottom w:val="none" w:sz="0" w:space="0" w:color="auto"/>
            <w:right w:val="none" w:sz="0" w:space="0" w:color="auto"/>
          </w:divBdr>
        </w:div>
        <w:div w:id="1318345144">
          <w:marLeft w:val="640"/>
          <w:marRight w:val="0"/>
          <w:marTop w:val="0"/>
          <w:marBottom w:val="0"/>
          <w:divBdr>
            <w:top w:val="none" w:sz="0" w:space="0" w:color="auto"/>
            <w:left w:val="none" w:sz="0" w:space="0" w:color="auto"/>
            <w:bottom w:val="none" w:sz="0" w:space="0" w:color="auto"/>
            <w:right w:val="none" w:sz="0" w:space="0" w:color="auto"/>
          </w:divBdr>
        </w:div>
        <w:div w:id="1701321579">
          <w:marLeft w:val="640"/>
          <w:marRight w:val="0"/>
          <w:marTop w:val="0"/>
          <w:marBottom w:val="0"/>
          <w:divBdr>
            <w:top w:val="none" w:sz="0" w:space="0" w:color="auto"/>
            <w:left w:val="none" w:sz="0" w:space="0" w:color="auto"/>
            <w:bottom w:val="none" w:sz="0" w:space="0" w:color="auto"/>
            <w:right w:val="none" w:sz="0" w:space="0" w:color="auto"/>
          </w:divBdr>
        </w:div>
        <w:div w:id="516389216">
          <w:marLeft w:val="640"/>
          <w:marRight w:val="0"/>
          <w:marTop w:val="0"/>
          <w:marBottom w:val="0"/>
          <w:divBdr>
            <w:top w:val="none" w:sz="0" w:space="0" w:color="auto"/>
            <w:left w:val="none" w:sz="0" w:space="0" w:color="auto"/>
            <w:bottom w:val="none" w:sz="0" w:space="0" w:color="auto"/>
            <w:right w:val="none" w:sz="0" w:space="0" w:color="auto"/>
          </w:divBdr>
        </w:div>
        <w:div w:id="208107523">
          <w:marLeft w:val="640"/>
          <w:marRight w:val="0"/>
          <w:marTop w:val="0"/>
          <w:marBottom w:val="0"/>
          <w:divBdr>
            <w:top w:val="none" w:sz="0" w:space="0" w:color="auto"/>
            <w:left w:val="none" w:sz="0" w:space="0" w:color="auto"/>
            <w:bottom w:val="none" w:sz="0" w:space="0" w:color="auto"/>
            <w:right w:val="none" w:sz="0" w:space="0" w:color="auto"/>
          </w:divBdr>
        </w:div>
        <w:div w:id="250624248">
          <w:marLeft w:val="640"/>
          <w:marRight w:val="0"/>
          <w:marTop w:val="0"/>
          <w:marBottom w:val="0"/>
          <w:divBdr>
            <w:top w:val="none" w:sz="0" w:space="0" w:color="auto"/>
            <w:left w:val="none" w:sz="0" w:space="0" w:color="auto"/>
            <w:bottom w:val="none" w:sz="0" w:space="0" w:color="auto"/>
            <w:right w:val="none" w:sz="0" w:space="0" w:color="auto"/>
          </w:divBdr>
        </w:div>
        <w:div w:id="1659579204">
          <w:marLeft w:val="640"/>
          <w:marRight w:val="0"/>
          <w:marTop w:val="0"/>
          <w:marBottom w:val="0"/>
          <w:divBdr>
            <w:top w:val="none" w:sz="0" w:space="0" w:color="auto"/>
            <w:left w:val="none" w:sz="0" w:space="0" w:color="auto"/>
            <w:bottom w:val="none" w:sz="0" w:space="0" w:color="auto"/>
            <w:right w:val="none" w:sz="0" w:space="0" w:color="auto"/>
          </w:divBdr>
        </w:div>
        <w:div w:id="2114788800">
          <w:marLeft w:val="640"/>
          <w:marRight w:val="0"/>
          <w:marTop w:val="0"/>
          <w:marBottom w:val="0"/>
          <w:divBdr>
            <w:top w:val="none" w:sz="0" w:space="0" w:color="auto"/>
            <w:left w:val="none" w:sz="0" w:space="0" w:color="auto"/>
            <w:bottom w:val="none" w:sz="0" w:space="0" w:color="auto"/>
            <w:right w:val="none" w:sz="0" w:space="0" w:color="auto"/>
          </w:divBdr>
        </w:div>
        <w:div w:id="1572614060">
          <w:marLeft w:val="640"/>
          <w:marRight w:val="0"/>
          <w:marTop w:val="0"/>
          <w:marBottom w:val="0"/>
          <w:divBdr>
            <w:top w:val="none" w:sz="0" w:space="0" w:color="auto"/>
            <w:left w:val="none" w:sz="0" w:space="0" w:color="auto"/>
            <w:bottom w:val="none" w:sz="0" w:space="0" w:color="auto"/>
            <w:right w:val="none" w:sz="0" w:space="0" w:color="auto"/>
          </w:divBdr>
        </w:div>
        <w:div w:id="1416245490">
          <w:marLeft w:val="640"/>
          <w:marRight w:val="0"/>
          <w:marTop w:val="0"/>
          <w:marBottom w:val="0"/>
          <w:divBdr>
            <w:top w:val="none" w:sz="0" w:space="0" w:color="auto"/>
            <w:left w:val="none" w:sz="0" w:space="0" w:color="auto"/>
            <w:bottom w:val="none" w:sz="0" w:space="0" w:color="auto"/>
            <w:right w:val="none" w:sz="0" w:space="0" w:color="auto"/>
          </w:divBdr>
        </w:div>
        <w:div w:id="1838571430">
          <w:marLeft w:val="640"/>
          <w:marRight w:val="0"/>
          <w:marTop w:val="0"/>
          <w:marBottom w:val="0"/>
          <w:divBdr>
            <w:top w:val="none" w:sz="0" w:space="0" w:color="auto"/>
            <w:left w:val="none" w:sz="0" w:space="0" w:color="auto"/>
            <w:bottom w:val="none" w:sz="0" w:space="0" w:color="auto"/>
            <w:right w:val="none" w:sz="0" w:space="0" w:color="auto"/>
          </w:divBdr>
        </w:div>
        <w:div w:id="1213073799">
          <w:marLeft w:val="640"/>
          <w:marRight w:val="0"/>
          <w:marTop w:val="0"/>
          <w:marBottom w:val="0"/>
          <w:divBdr>
            <w:top w:val="none" w:sz="0" w:space="0" w:color="auto"/>
            <w:left w:val="none" w:sz="0" w:space="0" w:color="auto"/>
            <w:bottom w:val="none" w:sz="0" w:space="0" w:color="auto"/>
            <w:right w:val="none" w:sz="0" w:space="0" w:color="auto"/>
          </w:divBdr>
        </w:div>
        <w:div w:id="1956709224">
          <w:marLeft w:val="640"/>
          <w:marRight w:val="0"/>
          <w:marTop w:val="0"/>
          <w:marBottom w:val="0"/>
          <w:divBdr>
            <w:top w:val="none" w:sz="0" w:space="0" w:color="auto"/>
            <w:left w:val="none" w:sz="0" w:space="0" w:color="auto"/>
            <w:bottom w:val="none" w:sz="0" w:space="0" w:color="auto"/>
            <w:right w:val="none" w:sz="0" w:space="0" w:color="auto"/>
          </w:divBdr>
        </w:div>
        <w:div w:id="376197595">
          <w:marLeft w:val="640"/>
          <w:marRight w:val="0"/>
          <w:marTop w:val="0"/>
          <w:marBottom w:val="0"/>
          <w:divBdr>
            <w:top w:val="none" w:sz="0" w:space="0" w:color="auto"/>
            <w:left w:val="none" w:sz="0" w:space="0" w:color="auto"/>
            <w:bottom w:val="none" w:sz="0" w:space="0" w:color="auto"/>
            <w:right w:val="none" w:sz="0" w:space="0" w:color="auto"/>
          </w:divBdr>
        </w:div>
        <w:div w:id="399255015">
          <w:marLeft w:val="640"/>
          <w:marRight w:val="0"/>
          <w:marTop w:val="0"/>
          <w:marBottom w:val="0"/>
          <w:divBdr>
            <w:top w:val="none" w:sz="0" w:space="0" w:color="auto"/>
            <w:left w:val="none" w:sz="0" w:space="0" w:color="auto"/>
            <w:bottom w:val="none" w:sz="0" w:space="0" w:color="auto"/>
            <w:right w:val="none" w:sz="0" w:space="0" w:color="auto"/>
          </w:divBdr>
        </w:div>
        <w:div w:id="1139373984">
          <w:marLeft w:val="640"/>
          <w:marRight w:val="0"/>
          <w:marTop w:val="0"/>
          <w:marBottom w:val="0"/>
          <w:divBdr>
            <w:top w:val="none" w:sz="0" w:space="0" w:color="auto"/>
            <w:left w:val="none" w:sz="0" w:space="0" w:color="auto"/>
            <w:bottom w:val="none" w:sz="0" w:space="0" w:color="auto"/>
            <w:right w:val="none" w:sz="0" w:space="0" w:color="auto"/>
          </w:divBdr>
        </w:div>
        <w:div w:id="599752410">
          <w:marLeft w:val="640"/>
          <w:marRight w:val="0"/>
          <w:marTop w:val="0"/>
          <w:marBottom w:val="0"/>
          <w:divBdr>
            <w:top w:val="none" w:sz="0" w:space="0" w:color="auto"/>
            <w:left w:val="none" w:sz="0" w:space="0" w:color="auto"/>
            <w:bottom w:val="none" w:sz="0" w:space="0" w:color="auto"/>
            <w:right w:val="none" w:sz="0" w:space="0" w:color="auto"/>
          </w:divBdr>
        </w:div>
        <w:div w:id="507447285">
          <w:marLeft w:val="640"/>
          <w:marRight w:val="0"/>
          <w:marTop w:val="0"/>
          <w:marBottom w:val="0"/>
          <w:divBdr>
            <w:top w:val="none" w:sz="0" w:space="0" w:color="auto"/>
            <w:left w:val="none" w:sz="0" w:space="0" w:color="auto"/>
            <w:bottom w:val="none" w:sz="0" w:space="0" w:color="auto"/>
            <w:right w:val="none" w:sz="0" w:space="0" w:color="auto"/>
          </w:divBdr>
        </w:div>
        <w:div w:id="1907565085">
          <w:marLeft w:val="640"/>
          <w:marRight w:val="0"/>
          <w:marTop w:val="0"/>
          <w:marBottom w:val="0"/>
          <w:divBdr>
            <w:top w:val="none" w:sz="0" w:space="0" w:color="auto"/>
            <w:left w:val="none" w:sz="0" w:space="0" w:color="auto"/>
            <w:bottom w:val="none" w:sz="0" w:space="0" w:color="auto"/>
            <w:right w:val="none" w:sz="0" w:space="0" w:color="auto"/>
          </w:divBdr>
        </w:div>
        <w:div w:id="1568494323">
          <w:marLeft w:val="640"/>
          <w:marRight w:val="0"/>
          <w:marTop w:val="0"/>
          <w:marBottom w:val="0"/>
          <w:divBdr>
            <w:top w:val="none" w:sz="0" w:space="0" w:color="auto"/>
            <w:left w:val="none" w:sz="0" w:space="0" w:color="auto"/>
            <w:bottom w:val="none" w:sz="0" w:space="0" w:color="auto"/>
            <w:right w:val="none" w:sz="0" w:space="0" w:color="auto"/>
          </w:divBdr>
        </w:div>
        <w:div w:id="2038659590">
          <w:marLeft w:val="640"/>
          <w:marRight w:val="0"/>
          <w:marTop w:val="0"/>
          <w:marBottom w:val="0"/>
          <w:divBdr>
            <w:top w:val="none" w:sz="0" w:space="0" w:color="auto"/>
            <w:left w:val="none" w:sz="0" w:space="0" w:color="auto"/>
            <w:bottom w:val="none" w:sz="0" w:space="0" w:color="auto"/>
            <w:right w:val="none" w:sz="0" w:space="0" w:color="auto"/>
          </w:divBdr>
        </w:div>
        <w:div w:id="1059986271">
          <w:marLeft w:val="640"/>
          <w:marRight w:val="0"/>
          <w:marTop w:val="0"/>
          <w:marBottom w:val="0"/>
          <w:divBdr>
            <w:top w:val="none" w:sz="0" w:space="0" w:color="auto"/>
            <w:left w:val="none" w:sz="0" w:space="0" w:color="auto"/>
            <w:bottom w:val="none" w:sz="0" w:space="0" w:color="auto"/>
            <w:right w:val="none" w:sz="0" w:space="0" w:color="auto"/>
          </w:divBdr>
        </w:div>
        <w:div w:id="225266276">
          <w:marLeft w:val="640"/>
          <w:marRight w:val="0"/>
          <w:marTop w:val="0"/>
          <w:marBottom w:val="0"/>
          <w:divBdr>
            <w:top w:val="none" w:sz="0" w:space="0" w:color="auto"/>
            <w:left w:val="none" w:sz="0" w:space="0" w:color="auto"/>
            <w:bottom w:val="none" w:sz="0" w:space="0" w:color="auto"/>
            <w:right w:val="none" w:sz="0" w:space="0" w:color="auto"/>
          </w:divBdr>
        </w:div>
        <w:div w:id="882861475">
          <w:marLeft w:val="640"/>
          <w:marRight w:val="0"/>
          <w:marTop w:val="0"/>
          <w:marBottom w:val="0"/>
          <w:divBdr>
            <w:top w:val="none" w:sz="0" w:space="0" w:color="auto"/>
            <w:left w:val="none" w:sz="0" w:space="0" w:color="auto"/>
            <w:bottom w:val="none" w:sz="0" w:space="0" w:color="auto"/>
            <w:right w:val="none" w:sz="0" w:space="0" w:color="auto"/>
          </w:divBdr>
        </w:div>
        <w:div w:id="329212921">
          <w:marLeft w:val="640"/>
          <w:marRight w:val="0"/>
          <w:marTop w:val="0"/>
          <w:marBottom w:val="0"/>
          <w:divBdr>
            <w:top w:val="none" w:sz="0" w:space="0" w:color="auto"/>
            <w:left w:val="none" w:sz="0" w:space="0" w:color="auto"/>
            <w:bottom w:val="none" w:sz="0" w:space="0" w:color="auto"/>
            <w:right w:val="none" w:sz="0" w:space="0" w:color="auto"/>
          </w:divBdr>
        </w:div>
        <w:div w:id="2133480591">
          <w:marLeft w:val="640"/>
          <w:marRight w:val="0"/>
          <w:marTop w:val="0"/>
          <w:marBottom w:val="0"/>
          <w:divBdr>
            <w:top w:val="none" w:sz="0" w:space="0" w:color="auto"/>
            <w:left w:val="none" w:sz="0" w:space="0" w:color="auto"/>
            <w:bottom w:val="none" w:sz="0" w:space="0" w:color="auto"/>
            <w:right w:val="none" w:sz="0" w:space="0" w:color="auto"/>
          </w:divBdr>
        </w:div>
      </w:divsChild>
    </w:div>
    <w:div w:id="433213391">
      <w:bodyDiv w:val="1"/>
      <w:marLeft w:val="0"/>
      <w:marRight w:val="0"/>
      <w:marTop w:val="0"/>
      <w:marBottom w:val="0"/>
      <w:divBdr>
        <w:top w:val="none" w:sz="0" w:space="0" w:color="auto"/>
        <w:left w:val="none" w:sz="0" w:space="0" w:color="auto"/>
        <w:bottom w:val="none" w:sz="0" w:space="0" w:color="auto"/>
        <w:right w:val="none" w:sz="0" w:space="0" w:color="auto"/>
      </w:divBdr>
    </w:div>
    <w:div w:id="465314575">
      <w:bodyDiv w:val="1"/>
      <w:marLeft w:val="0"/>
      <w:marRight w:val="0"/>
      <w:marTop w:val="0"/>
      <w:marBottom w:val="0"/>
      <w:divBdr>
        <w:top w:val="none" w:sz="0" w:space="0" w:color="auto"/>
        <w:left w:val="none" w:sz="0" w:space="0" w:color="auto"/>
        <w:bottom w:val="none" w:sz="0" w:space="0" w:color="auto"/>
        <w:right w:val="none" w:sz="0" w:space="0" w:color="auto"/>
      </w:divBdr>
      <w:divsChild>
        <w:div w:id="310641675">
          <w:marLeft w:val="0"/>
          <w:marRight w:val="0"/>
          <w:marTop w:val="0"/>
          <w:marBottom w:val="0"/>
          <w:divBdr>
            <w:top w:val="none" w:sz="0" w:space="0" w:color="auto"/>
            <w:left w:val="none" w:sz="0" w:space="0" w:color="auto"/>
            <w:bottom w:val="none" w:sz="0" w:space="0" w:color="auto"/>
            <w:right w:val="none" w:sz="0" w:space="0" w:color="auto"/>
          </w:divBdr>
          <w:divsChild>
            <w:div w:id="278224289">
              <w:marLeft w:val="0"/>
              <w:marRight w:val="0"/>
              <w:marTop w:val="0"/>
              <w:marBottom w:val="0"/>
              <w:divBdr>
                <w:top w:val="none" w:sz="0" w:space="0" w:color="auto"/>
                <w:left w:val="none" w:sz="0" w:space="0" w:color="auto"/>
                <w:bottom w:val="none" w:sz="0" w:space="0" w:color="auto"/>
                <w:right w:val="none" w:sz="0" w:space="0" w:color="auto"/>
              </w:divBdr>
              <w:divsChild>
                <w:div w:id="5059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20505">
      <w:bodyDiv w:val="1"/>
      <w:marLeft w:val="0"/>
      <w:marRight w:val="0"/>
      <w:marTop w:val="0"/>
      <w:marBottom w:val="0"/>
      <w:divBdr>
        <w:top w:val="none" w:sz="0" w:space="0" w:color="auto"/>
        <w:left w:val="none" w:sz="0" w:space="0" w:color="auto"/>
        <w:bottom w:val="none" w:sz="0" w:space="0" w:color="auto"/>
        <w:right w:val="none" w:sz="0" w:space="0" w:color="auto"/>
      </w:divBdr>
      <w:divsChild>
        <w:div w:id="1258559534">
          <w:marLeft w:val="640"/>
          <w:marRight w:val="0"/>
          <w:marTop w:val="0"/>
          <w:marBottom w:val="0"/>
          <w:divBdr>
            <w:top w:val="none" w:sz="0" w:space="0" w:color="auto"/>
            <w:left w:val="none" w:sz="0" w:space="0" w:color="auto"/>
            <w:bottom w:val="none" w:sz="0" w:space="0" w:color="auto"/>
            <w:right w:val="none" w:sz="0" w:space="0" w:color="auto"/>
          </w:divBdr>
        </w:div>
        <w:div w:id="1484391899">
          <w:marLeft w:val="640"/>
          <w:marRight w:val="0"/>
          <w:marTop w:val="0"/>
          <w:marBottom w:val="0"/>
          <w:divBdr>
            <w:top w:val="none" w:sz="0" w:space="0" w:color="auto"/>
            <w:left w:val="none" w:sz="0" w:space="0" w:color="auto"/>
            <w:bottom w:val="none" w:sz="0" w:space="0" w:color="auto"/>
            <w:right w:val="none" w:sz="0" w:space="0" w:color="auto"/>
          </w:divBdr>
        </w:div>
        <w:div w:id="1512795970">
          <w:marLeft w:val="640"/>
          <w:marRight w:val="0"/>
          <w:marTop w:val="0"/>
          <w:marBottom w:val="0"/>
          <w:divBdr>
            <w:top w:val="none" w:sz="0" w:space="0" w:color="auto"/>
            <w:left w:val="none" w:sz="0" w:space="0" w:color="auto"/>
            <w:bottom w:val="none" w:sz="0" w:space="0" w:color="auto"/>
            <w:right w:val="none" w:sz="0" w:space="0" w:color="auto"/>
          </w:divBdr>
        </w:div>
        <w:div w:id="217280196">
          <w:marLeft w:val="640"/>
          <w:marRight w:val="0"/>
          <w:marTop w:val="0"/>
          <w:marBottom w:val="0"/>
          <w:divBdr>
            <w:top w:val="none" w:sz="0" w:space="0" w:color="auto"/>
            <w:left w:val="none" w:sz="0" w:space="0" w:color="auto"/>
            <w:bottom w:val="none" w:sz="0" w:space="0" w:color="auto"/>
            <w:right w:val="none" w:sz="0" w:space="0" w:color="auto"/>
          </w:divBdr>
        </w:div>
        <w:div w:id="1781024354">
          <w:marLeft w:val="640"/>
          <w:marRight w:val="0"/>
          <w:marTop w:val="0"/>
          <w:marBottom w:val="0"/>
          <w:divBdr>
            <w:top w:val="none" w:sz="0" w:space="0" w:color="auto"/>
            <w:left w:val="none" w:sz="0" w:space="0" w:color="auto"/>
            <w:bottom w:val="none" w:sz="0" w:space="0" w:color="auto"/>
            <w:right w:val="none" w:sz="0" w:space="0" w:color="auto"/>
          </w:divBdr>
        </w:div>
        <w:div w:id="1358774409">
          <w:marLeft w:val="640"/>
          <w:marRight w:val="0"/>
          <w:marTop w:val="0"/>
          <w:marBottom w:val="0"/>
          <w:divBdr>
            <w:top w:val="none" w:sz="0" w:space="0" w:color="auto"/>
            <w:left w:val="none" w:sz="0" w:space="0" w:color="auto"/>
            <w:bottom w:val="none" w:sz="0" w:space="0" w:color="auto"/>
            <w:right w:val="none" w:sz="0" w:space="0" w:color="auto"/>
          </w:divBdr>
        </w:div>
        <w:div w:id="299506741">
          <w:marLeft w:val="640"/>
          <w:marRight w:val="0"/>
          <w:marTop w:val="0"/>
          <w:marBottom w:val="0"/>
          <w:divBdr>
            <w:top w:val="none" w:sz="0" w:space="0" w:color="auto"/>
            <w:left w:val="none" w:sz="0" w:space="0" w:color="auto"/>
            <w:bottom w:val="none" w:sz="0" w:space="0" w:color="auto"/>
            <w:right w:val="none" w:sz="0" w:space="0" w:color="auto"/>
          </w:divBdr>
        </w:div>
        <w:div w:id="1493450990">
          <w:marLeft w:val="640"/>
          <w:marRight w:val="0"/>
          <w:marTop w:val="0"/>
          <w:marBottom w:val="0"/>
          <w:divBdr>
            <w:top w:val="none" w:sz="0" w:space="0" w:color="auto"/>
            <w:left w:val="none" w:sz="0" w:space="0" w:color="auto"/>
            <w:bottom w:val="none" w:sz="0" w:space="0" w:color="auto"/>
            <w:right w:val="none" w:sz="0" w:space="0" w:color="auto"/>
          </w:divBdr>
        </w:div>
        <w:div w:id="1917737529">
          <w:marLeft w:val="640"/>
          <w:marRight w:val="0"/>
          <w:marTop w:val="0"/>
          <w:marBottom w:val="0"/>
          <w:divBdr>
            <w:top w:val="none" w:sz="0" w:space="0" w:color="auto"/>
            <w:left w:val="none" w:sz="0" w:space="0" w:color="auto"/>
            <w:bottom w:val="none" w:sz="0" w:space="0" w:color="auto"/>
            <w:right w:val="none" w:sz="0" w:space="0" w:color="auto"/>
          </w:divBdr>
        </w:div>
        <w:div w:id="141774384">
          <w:marLeft w:val="640"/>
          <w:marRight w:val="0"/>
          <w:marTop w:val="0"/>
          <w:marBottom w:val="0"/>
          <w:divBdr>
            <w:top w:val="none" w:sz="0" w:space="0" w:color="auto"/>
            <w:left w:val="none" w:sz="0" w:space="0" w:color="auto"/>
            <w:bottom w:val="none" w:sz="0" w:space="0" w:color="auto"/>
            <w:right w:val="none" w:sz="0" w:space="0" w:color="auto"/>
          </w:divBdr>
        </w:div>
        <w:div w:id="1707485047">
          <w:marLeft w:val="640"/>
          <w:marRight w:val="0"/>
          <w:marTop w:val="0"/>
          <w:marBottom w:val="0"/>
          <w:divBdr>
            <w:top w:val="none" w:sz="0" w:space="0" w:color="auto"/>
            <w:left w:val="none" w:sz="0" w:space="0" w:color="auto"/>
            <w:bottom w:val="none" w:sz="0" w:space="0" w:color="auto"/>
            <w:right w:val="none" w:sz="0" w:space="0" w:color="auto"/>
          </w:divBdr>
        </w:div>
        <w:div w:id="1583566067">
          <w:marLeft w:val="640"/>
          <w:marRight w:val="0"/>
          <w:marTop w:val="0"/>
          <w:marBottom w:val="0"/>
          <w:divBdr>
            <w:top w:val="none" w:sz="0" w:space="0" w:color="auto"/>
            <w:left w:val="none" w:sz="0" w:space="0" w:color="auto"/>
            <w:bottom w:val="none" w:sz="0" w:space="0" w:color="auto"/>
            <w:right w:val="none" w:sz="0" w:space="0" w:color="auto"/>
          </w:divBdr>
        </w:div>
        <w:div w:id="2040741383">
          <w:marLeft w:val="640"/>
          <w:marRight w:val="0"/>
          <w:marTop w:val="0"/>
          <w:marBottom w:val="0"/>
          <w:divBdr>
            <w:top w:val="none" w:sz="0" w:space="0" w:color="auto"/>
            <w:left w:val="none" w:sz="0" w:space="0" w:color="auto"/>
            <w:bottom w:val="none" w:sz="0" w:space="0" w:color="auto"/>
            <w:right w:val="none" w:sz="0" w:space="0" w:color="auto"/>
          </w:divBdr>
        </w:div>
        <w:div w:id="2005821234">
          <w:marLeft w:val="640"/>
          <w:marRight w:val="0"/>
          <w:marTop w:val="0"/>
          <w:marBottom w:val="0"/>
          <w:divBdr>
            <w:top w:val="none" w:sz="0" w:space="0" w:color="auto"/>
            <w:left w:val="none" w:sz="0" w:space="0" w:color="auto"/>
            <w:bottom w:val="none" w:sz="0" w:space="0" w:color="auto"/>
            <w:right w:val="none" w:sz="0" w:space="0" w:color="auto"/>
          </w:divBdr>
        </w:div>
        <w:div w:id="415977865">
          <w:marLeft w:val="640"/>
          <w:marRight w:val="0"/>
          <w:marTop w:val="0"/>
          <w:marBottom w:val="0"/>
          <w:divBdr>
            <w:top w:val="none" w:sz="0" w:space="0" w:color="auto"/>
            <w:left w:val="none" w:sz="0" w:space="0" w:color="auto"/>
            <w:bottom w:val="none" w:sz="0" w:space="0" w:color="auto"/>
            <w:right w:val="none" w:sz="0" w:space="0" w:color="auto"/>
          </w:divBdr>
        </w:div>
        <w:div w:id="1616404743">
          <w:marLeft w:val="640"/>
          <w:marRight w:val="0"/>
          <w:marTop w:val="0"/>
          <w:marBottom w:val="0"/>
          <w:divBdr>
            <w:top w:val="none" w:sz="0" w:space="0" w:color="auto"/>
            <w:left w:val="none" w:sz="0" w:space="0" w:color="auto"/>
            <w:bottom w:val="none" w:sz="0" w:space="0" w:color="auto"/>
            <w:right w:val="none" w:sz="0" w:space="0" w:color="auto"/>
          </w:divBdr>
        </w:div>
        <w:div w:id="467434875">
          <w:marLeft w:val="640"/>
          <w:marRight w:val="0"/>
          <w:marTop w:val="0"/>
          <w:marBottom w:val="0"/>
          <w:divBdr>
            <w:top w:val="none" w:sz="0" w:space="0" w:color="auto"/>
            <w:left w:val="none" w:sz="0" w:space="0" w:color="auto"/>
            <w:bottom w:val="none" w:sz="0" w:space="0" w:color="auto"/>
            <w:right w:val="none" w:sz="0" w:space="0" w:color="auto"/>
          </w:divBdr>
        </w:div>
        <w:div w:id="861169274">
          <w:marLeft w:val="640"/>
          <w:marRight w:val="0"/>
          <w:marTop w:val="0"/>
          <w:marBottom w:val="0"/>
          <w:divBdr>
            <w:top w:val="none" w:sz="0" w:space="0" w:color="auto"/>
            <w:left w:val="none" w:sz="0" w:space="0" w:color="auto"/>
            <w:bottom w:val="none" w:sz="0" w:space="0" w:color="auto"/>
            <w:right w:val="none" w:sz="0" w:space="0" w:color="auto"/>
          </w:divBdr>
        </w:div>
        <w:div w:id="1824739027">
          <w:marLeft w:val="640"/>
          <w:marRight w:val="0"/>
          <w:marTop w:val="0"/>
          <w:marBottom w:val="0"/>
          <w:divBdr>
            <w:top w:val="none" w:sz="0" w:space="0" w:color="auto"/>
            <w:left w:val="none" w:sz="0" w:space="0" w:color="auto"/>
            <w:bottom w:val="none" w:sz="0" w:space="0" w:color="auto"/>
            <w:right w:val="none" w:sz="0" w:space="0" w:color="auto"/>
          </w:divBdr>
        </w:div>
        <w:div w:id="1039940987">
          <w:marLeft w:val="640"/>
          <w:marRight w:val="0"/>
          <w:marTop w:val="0"/>
          <w:marBottom w:val="0"/>
          <w:divBdr>
            <w:top w:val="none" w:sz="0" w:space="0" w:color="auto"/>
            <w:left w:val="none" w:sz="0" w:space="0" w:color="auto"/>
            <w:bottom w:val="none" w:sz="0" w:space="0" w:color="auto"/>
            <w:right w:val="none" w:sz="0" w:space="0" w:color="auto"/>
          </w:divBdr>
        </w:div>
        <w:div w:id="1644701852">
          <w:marLeft w:val="640"/>
          <w:marRight w:val="0"/>
          <w:marTop w:val="0"/>
          <w:marBottom w:val="0"/>
          <w:divBdr>
            <w:top w:val="none" w:sz="0" w:space="0" w:color="auto"/>
            <w:left w:val="none" w:sz="0" w:space="0" w:color="auto"/>
            <w:bottom w:val="none" w:sz="0" w:space="0" w:color="auto"/>
            <w:right w:val="none" w:sz="0" w:space="0" w:color="auto"/>
          </w:divBdr>
        </w:div>
        <w:div w:id="1623611546">
          <w:marLeft w:val="640"/>
          <w:marRight w:val="0"/>
          <w:marTop w:val="0"/>
          <w:marBottom w:val="0"/>
          <w:divBdr>
            <w:top w:val="none" w:sz="0" w:space="0" w:color="auto"/>
            <w:left w:val="none" w:sz="0" w:space="0" w:color="auto"/>
            <w:bottom w:val="none" w:sz="0" w:space="0" w:color="auto"/>
            <w:right w:val="none" w:sz="0" w:space="0" w:color="auto"/>
          </w:divBdr>
        </w:div>
        <w:div w:id="2021540744">
          <w:marLeft w:val="640"/>
          <w:marRight w:val="0"/>
          <w:marTop w:val="0"/>
          <w:marBottom w:val="0"/>
          <w:divBdr>
            <w:top w:val="none" w:sz="0" w:space="0" w:color="auto"/>
            <w:left w:val="none" w:sz="0" w:space="0" w:color="auto"/>
            <w:bottom w:val="none" w:sz="0" w:space="0" w:color="auto"/>
            <w:right w:val="none" w:sz="0" w:space="0" w:color="auto"/>
          </w:divBdr>
        </w:div>
        <w:div w:id="1906839379">
          <w:marLeft w:val="640"/>
          <w:marRight w:val="0"/>
          <w:marTop w:val="0"/>
          <w:marBottom w:val="0"/>
          <w:divBdr>
            <w:top w:val="none" w:sz="0" w:space="0" w:color="auto"/>
            <w:left w:val="none" w:sz="0" w:space="0" w:color="auto"/>
            <w:bottom w:val="none" w:sz="0" w:space="0" w:color="auto"/>
            <w:right w:val="none" w:sz="0" w:space="0" w:color="auto"/>
          </w:divBdr>
        </w:div>
        <w:div w:id="1774008463">
          <w:marLeft w:val="640"/>
          <w:marRight w:val="0"/>
          <w:marTop w:val="0"/>
          <w:marBottom w:val="0"/>
          <w:divBdr>
            <w:top w:val="none" w:sz="0" w:space="0" w:color="auto"/>
            <w:left w:val="none" w:sz="0" w:space="0" w:color="auto"/>
            <w:bottom w:val="none" w:sz="0" w:space="0" w:color="auto"/>
            <w:right w:val="none" w:sz="0" w:space="0" w:color="auto"/>
          </w:divBdr>
        </w:div>
        <w:div w:id="1626043317">
          <w:marLeft w:val="640"/>
          <w:marRight w:val="0"/>
          <w:marTop w:val="0"/>
          <w:marBottom w:val="0"/>
          <w:divBdr>
            <w:top w:val="none" w:sz="0" w:space="0" w:color="auto"/>
            <w:left w:val="none" w:sz="0" w:space="0" w:color="auto"/>
            <w:bottom w:val="none" w:sz="0" w:space="0" w:color="auto"/>
            <w:right w:val="none" w:sz="0" w:space="0" w:color="auto"/>
          </w:divBdr>
        </w:div>
        <w:div w:id="1370567783">
          <w:marLeft w:val="640"/>
          <w:marRight w:val="0"/>
          <w:marTop w:val="0"/>
          <w:marBottom w:val="0"/>
          <w:divBdr>
            <w:top w:val="none" w:sz="0" w:space="0" w:color="auto"/>
            <w:left w:val="none" w:sz="0" w:space="0" w:color="auto"/>
            <w:bottom w:val="none" w:sz="0" w:space="0" w:color="auto"/>
            <w:right w:val="none" w:sz="0" w:space="0" w:color="auto"/>
          </w:divBdr>
        </w:div>
        <w:div w:id="324019852">
          <w:marLeft w:val="640"/>
          <w:marRight w:val="0"/>
          <w:marTop w:val="0"/>
          <w:marBottom w:val="0"/>
          <w:divBdr>
            <w:top w:val="none" w:sz="0" w:space="0" w:color="auto"/>
            <w:left w:val="none" w:sz="0" w:space="0" w:color="auto"/>
            <w:bottom w:val="none" w:sz="0" w:space="0" w:color="auto"/>
            <w:right w:val="none" w:sz="0" w:space="0" w:color="auto"/>
          </w:divBdr>
        </w:div>
        <w:div w:id="314645837">
          <w:marLeft w:val="640"/>
          <w:marRight w:val="0"/>
          <w:marTop w:val="0"/>
          <w:marBottom w:val="0"/>
          <w:divBdr>
            <w:top w:val="none" w:sz="0" w:space="0" w:color="auto"/>
            <w:left w:val="none" w:sz="0" w:space="0" w:color="auto"/>
            <w:bottom w:val="none" w:sz="0" w:space="0" w:color="auto"/>
            <w:right w:val="none" w:sz="0" w:space="0" w:color="auto"/>
          </w:divBdr>
        </w:div>
        <w:div w:id="1504515225">
          <w:marLeft w:val="640"/>
          <w:marRight w:val="0"/>
          <w:marTop w:val="0"/>
          <w:marBottom w:val="0"/>
          <w:divBdr>
            <w:top w:val="none" w:sz="0" w:space="0" w:color="auto"/>
            <w:left w:val="none" w:sz="0" w:space="0" w:color="auto"/>
            <w:bottom w:val="none" w:sz="0" w:space="0" w:color="auto"/>
            <w:right w:val="none" w:sz="0" w:space="0" w:color="auto"/>
          </w:divBdr>
        </w:div>
        <w:div w:id="410977417">
          <w:marLeft w:val="640"/>
          <w:marRight w:val="0"/>
          <w:marTop w:val="0"/>
          <w:marBottom w:val="0"/>
          <w:divBdr>
            <w:top w:val="none" w:sz="0" w:space="0" w:color="auto"/>
            <w:left w:val="none" w:sz="0" w:space="0" w:color="auto"/>
            <w:bottom w:val="none" w:sz="0" w:space="0" w:color="auto"/>
            <w:right w:val="none" w:sz="0" w:space="0" w:color="auto"/>
          </w:divBdr>
        </w:div>
        <w:div w:id="1272857506">
          <w:marLeft w:val="640"/>
          <w:marRight w:val="0"/>
          <w:marTop w:val="0"/>
          <w:marBottom w:val="0"/>
          <w:divBdr>
            <w:top w:val="none" w:sz="0" w:space="0" w:color="auto"/>
            <w:left w:val="none" w:sz="0" w:space="0" w:color="auto"/>
            <w:bottom w:val="none" w:sz="0" w:space="0" w:color="auto"/>
            <w:right w:val="none" w:sz="0" w:space="0" w:color="auto"/>
          </w:divBdr>
        </w:div>
        <w:div w:id="1867448583">
          <w:marLeft w:val="640"/>
          <w:marRight w:val="0"/>
          <w:marTop w:val="0"/>
          <w:marBottom w:val="0"/>
          <w:divBdr>
            <w:top w:val="none" w:sz="0" w:space="0" w:color="auto"/>
            <w:left w:val="none" w:sz="0" w:space="0" w:color="auto"/>
            <w:bottom w:val="none" w:sz="0" w:space="0" w:color="auto"/>
            <w:right w:val="none" w:sz="0" w:space="0" w:color="auto"/>
          </w:divBdr>
        </w:div>
        <w:div w:id="1768034901">
          <w:marLeft w:val="640"/>
          <w:marRight w:val="0"/>
          <w:marTop w:val="0"/>
          <w:marBottom w:val="0"/>
          <w:divBdr>
            <w:top w:val="none" w:sz="0" w:space="0" w:color="auto"/>
            <w:left w:val="none" w:sz="0" w:space="0" w:color="auto"/>
            <w:bottom w:val="none" w:sz="0" w:space="0" w:color="auto"/>
            <w:right w:val="none" w:sz="0" w:space="0" w:color="auto"/>
          </w:divBdr>
        </w:div>
        <w:div w:id="1932005185">
          <w:marLeft w:val="640"/>
          <w:marRight w:val="0"/>
          <w:marTop w:val="0"/>
          <w:marBottom w:val="0"/>
          <w:divBdr>
            <w:top w:val="none" w:sz="0" w:space="0" w:color="auto"/>
            <w:left w:val="none" w:sz="0" w:space="0" w:color="auto"/>
            <w:bottom w:val="none" w:sz="0" w:space="0" w:color="auto"/>
            <w:right w:val="none" w:sz="0" w:space="0" w:color="auto"/>
          </w:divBdr>
        </w:div>
        <w:div w:id="223179546">
          <w:marLeft w:val="640"/>
          <w:marRight w:val="0"/>
          <w:marTop w:val="0"/>
          <w:marBottom w:val="0"/>
          <w:divBdr>
            <w:top w:val="none" w:sz="0" w:space="0" w:color="auto"/>
            <w:left w:val="none" w:sz="0" w:space="0" w:color="auto"/>
            <w:bottom w:val="none" w:sz="0" w:space="0" w:color="auto"/>
            <w:right w:val="none" w:sz="0" w:space="0" w:color="auto"/>
          </w:divBdr>
        </w:div>
        <w:div w:id="960068662">
          <w:marLeft w:val="640"/>
          <w:marRight w:val="0"/>
          <w:marTop w:val="0"/>
          <w:marBottom w:val="0"/>
          <w:divBdr>
            <w:top w:val="none" w:sz="0" w:space="0" w:color="auto"/>
            <w:left w:val="none" w:sz="0" w:space="0" w:color="auto"/>
            <w:bottom w:val="none" w:sz="0" w:space="0" w:color="auto"/>
            <w:right w:val="none" w:sz="0" w:space="0" w:color="auto"/>
          </w:divBdr>
        </w:div>
        <w:div w:id="55249925">
          <w:marLeft w:val="640"/>
          <w:marRight w:val="0"/>
          <w:marTop w:val="0"/>
          <w:marBottom w:val="0"/>
          <w:divBdr>
            <w:top w:val="none" w:sz="0" w:space="0" w:color="auto"/>
            <w:left w:val="none" w:sz="0" w:space="0" w:color="auto"/>
            <w:bottom w:val="none" w:sz="0" w:space="0" w:color="auto"/>
            <w:right w:val="none" w:sz="0" w:space="0" w:color="auto"/>
          </w:divBdr>
        </w:div>
        <w:div w:id="289407850">
          <w:marLeft w:val="640"/>
          <w:marRight w:val="0"/>
          <w:marTop w:val="0"/>
          <w:marBottom w:val="0"/>
          <w:divBdr>
            <w:top w:val="none" w:sz="0" w:space="0" w:color="auto"/>
            <w:left w:val="none" w:sz="0" w:space="0" w:color="auto"/>
            <w:bottom w:val="none" w:sz="0" w:space="0" w:color="auto"/>
            <w:right w:val="none" w:sz="0" w:space="0" w:color="auto"/>
          </w:divBdr>
        </w:div>
        <w:div w:id="142087586">
          <w:marLeft w:val="640"/>
          <w:marRight w:val="0"/>
          <w:marTop w:val="0"/>
          <w:marBottom w:val="0"/>
          <w:divBdr>
            <w:top w:val="none" w:sz="0" w:space="0" w:color="auto"/>
            <w:left w:val="none" w:sz="0" w:space="0" w:color="auto"/>
            <w:bottom w:val="none" w:sz="0" w:space="0" w:color="auto"/>
            <w:right w:val="none" w:sz="0" w:space="0" w:color="auto"/>
          </w:divBdr>
        </w:div>
        <w:div w:id="911814031">
          <w:marLeft w:val="640"/>
          <w:marRight w:val="0"/>
          <w:marTop w:val="0"/>
          <w:marBottom w:val="0"/>
          <w:divBdr>
            <w:top w:val="none" w:sz="0" w:space="0" w:color="auto"/>
            <w:left w:val="none" w:sz="0" w:space="0" w:color="auto"/>
            <w:bottom w:val="none" w:sz="0" w:space="0" w:color="auto"/>
            <w:right w:val="none" w:sz="0" w:space="0" w:color="auto"/>
          </w:divBdr>
        </w:div>
        <w:div w:id="930049686">
          <w:marLeft w:val="640"/>
          <w:marRight w:val="0"/>
          <w:marTop w:val="0"/>
          <w:marBottom w:val="0"/>
          <w:divBdr>
            <w:top w:val="none" w:sz="0" w:space="0" w:color="auto"/>
            <w:left w:val="none" w:sz="0" w:space="0" w:color="auto"/>
            <w:bottom w:val="none" w:sz="0" w:space="0" w:color="auto"/>
            <w:right w:val="none" w:sz="0" w:space="0" w:color="auto"/>
          </w:divBdr>
        </w:div>
        <w:div w:id="914778343">
          <w:marLeft w:val="640"/>
          <w:marRight w:val="0"/>
          <w:marTop w:val="0"/>
          <w:marBottom w:val="0"/>
          <w:divBdr>
            <w:top w:val="none" w:sz="0" w:space="0" w:color="auto"/>
            <w:left w:val="none" w:sz="0" w:space="0" w:color="auto"/>
            <w:bottom w:val="none" w:sz="0" w:space="0" w:color="auto"/>
            <w:right w:val="none" w:sz="0" w:space="0" w:color="auto"/>
          </w:divBdr>
        </w:div>
        <w:div w:id="1856068031">
          <w:marLeft w:val="640"/>
          <w:marRight w:val="0"/>
          <w:marTop w:val="0"/>
          <w:marBottom w:val="0"/>
          <w:divBdr>
            <w:top w:val="none" w:sz="0" w:space="0" w:color="auto"/>
            <w:left w:val="none" w:sz="0" w:space="0" w:color="auto"/>
            <w:bottom w:val="none" w:sz="0" w:space="0" w:color="auto"/>
            <w:right w:val="none" w:sz="0" w:space="0" w:color="auto"/>
          </w:divBdr>
        </w:div>
        <w:div w:id="1013648061">
          <w:marLeft w:val="640"/>
          <w:marRight w:val="0"/>
          <w:marTop w:val="0"/>
          <w:marBottom w:val="0"/>
          <w:divBdr>
            <w:top w:val="none" w:sz="0" w:space="0" w:color="auto"/>
            <w:left w:val="none" w:sz="0" w:space="0" w:color="auto"/>
            <w:bottom w:val="none" w:sz="0" w:space="0" w:color="auto"/>
            <w:right w:val="none" w:sz="0" w:space="0" w:color="auto"/>
          </w:divBdr>
        </w:div>
        <w:div w:id="726419316">
          <w:marLeft w:val="640"/>
          <w:marRight w:val="0"/>
          <w:marTop w:val="0"/>
          <w:marBottom w:val="0"/>
          <w:divBdr>
            <w:top w:val="none" w:sz="0" w:space="0" w:color="auto"/>
            <w:left w:val="none" w:sz="0" w:space="0" w:color="auto"/>
            <w:bottom w:val="none" w:sz="0" w:space="0" w:color="auto"/>
            <w:right w:val="none" w:sz="0" w:space="0" w:color="auto"/>
          </w:divBdr>
        </w:div>
        <w:div w:id="1900945354">
          <w:marLeft w:val="640"/>
          <w:marRight w:val="0"/>
          <w:marTop w:val="0"/>
          <w:marBottom w:val="0"/>
          <w:divBdr>
            <w:top w:val="none" w:sz="0" w:space="0" w:color="auto"/>
            <w:left w:val="none" w:sz="0" w:space="0" w:color="auto"/>
            <w:bottom w:val="none" w:sz="0" w:space="0" w:color="auto"/>
            <w:right w:val="none" w:sz="0" w:space="0" w:color="auto"/>
          </w:divBdr>
        </w:div>
        <w:div w:id="1991249774">
          <w:marLeft w:val="640"/>
          <w:marRight w:val="0"/>
          <w:marTop w:val="0"/>
          <w:marBottom w:val="0"/>
          <w:divBdr>
            <w:top w:val="none" w:sz="0" w:space="0" w:color="auto"/>
            <w:left w:val="none" w:sz="0" w:space="0" w:color="auto"/>
            <w:bottom w:val="none" w:sz="0" w:space="0" w:color="auto"/>
            <w:right w:val="none" w:sz="0" w:space="0" w:color="auto"/>
          </w:divBdr>
        </w:div>
        <w:div w:id="1316907798">
          <w:marLeft w:val="640"/>
          <w:marRight w:val="0"/>
          <w:marTop w:val="0"/>
          <w:marBottom w:val="0"/>
          <w:divBdr>
            <w:top w:val="none" w:sz="0" w:space="0" w:color="auto"/>
            <w:left w:val="none" w:sz="0" w:space="0" w:color="auto"/>
            <w:bottom w:val="none" w:sz="0" w:space="0" w:color="auto"/>
            <w:right w:val="none" w:sz="0" w:space="0" w:color="auto"/>
          </w:divBdr>
        </w:div>
        <w:div w:id="681903903">
          <w:marLeft w:val="640"/>
          <w:marRight w:val="0"/>
          <w:marTop w:val="0"/>
          <w:marBottom w:val="0"/>
          <w:divBdr>
            <w:top w:val="none" w:sz="0" w:space="0" w:color="auto"/>
            <w:left w:val="none" w:sz="0" w:space="0" w:color="auto"/>
            <w:bottom w:val="none" w:sz="0" w:space="0" w:color="auto"/>
            <w:right w:val="none" w:sz="0" w:space="0" w:color="auto"/>
          </w:divBdr>
        </w:div>
        <w:div w:id="644355578">
          <w:marLeft w:val="640"/>
          <w:marRight w:val="0"/>
          <w:marTop w:val="0"/>
          <w:marBottom w:val="0"/>
          <w:divBdr>
            <w:top w:val="none" w:sz="0" w:space="0" w:color="auto"/>
            <w:left w:val="none" w:sz="0" w:space="0" w:color="auto"/>
            <w:bottom w:val="none" w:sz="0" w:space="0" w:color="auto"/>
            <w:right w:val="none" w:sz="0" w:space="0" w:color="auto"/>
          </w:divBdr>
        </w:div>
        <w:div w:id="989404155">
          <w:marLeft w:val="640"/>
          <w:marRight w:val="0"/>
          <w:marTop w:val="0"/>
          <w:marBottom w:val="0"/>
          <w:divBdr>
            <w:top w:val="none" w:sz="0" w:space="0" w:color="auto"/>
            <w:left w:val="none" w:sz="0" w:space="0" w:color="auto"/>
            <w:bottom w:val="none" w:sz="0" w:space="0" w:color="auto"/>
            <w:right w:val="none" w:sz="0" w:space="0" w:color="auto"/>
          </w:divBdr>
        </w:div>
        <w:div w:id="1188519430">
          <w:marLeft w:val="640"/>
          <w:marRight w:val="0"/>
          <w:marTop w:val="0"/>
          <w:marBottom w:val="0"/>
          <w:divBdr>
            <w:top w:val="none" w:sz="0" w:space="0" w:color="auto"/>
            <w:left w:val="none" w:sz="0" w:space="0" w:color="auto"/>
            <w:bottom w:val="none" w:sz="0" w:space="0" w:color="auto"/>
            <w:right w:val="none" w:sz="0" w:space="0" w:color="auto"/>
          </w:divBdr>
        </w:div>
        <w:div w:id="1492797946">
          <w:marLeft w:val="640"/>
          <w:marRight w:val="0"/>
          <w:marTop w:val="0"/>
          <w:marBottom w:val="0"/>
          <w:divBdr>
            <w:top w:val="none" w:sz="0" w:space="0" w:color="auto"/>
            <w:left w:val="none" w:sz="0" w:space="0" w:color="auto"/>
            <w:bottom w:val="none" w:sz="0" w:space="0" w:color="auto"/>
            <w:right w:val="none" w:sz="0" w:space="0" w:color="auto"/>
          </w:divBdr>
        </w:div>
        <w:div w:id="1494908064">
          <w:marLeft w:val="640"/>
          <w:marRight w:val="0"/>
          <w:marTop w:val="0"/>
          <w:marBottom w:val="0"/>
          <w:divBdr>
            <w:top w:val="none" w:sz="0" w:space="0" w:color="auto"/>
            <w:left w:val="none" w:sz="0" w:space="0" w:color="auto"/>
            <w:bottom w:val="none" w:sz="0" w:space="0" w:color="auto"/>
            <w:right w:val="none" w:sz="0" w:space="0" w:color="auto"/>
          </w:divBdr>
        </w:div>
        <w:div w:id="1320572340">
          <w:marLeft w:val="640"/>
          <w:marRight w:val="0"/>
          <w:marTop w:val="0"/>
          <w:marBottom w:val="0"/>
          <w:divBdr>
            <w:top w:val="none" w:sz="0" w:space="0" w:color="auto"/>
            <w:left w:val="none" w:sz="0" w:space="0" w:color="auto"/>
            <w:bottom w:val="none" w:sz="0" w:space="0" w:color="auto"/>
            <w:right w:val="none" w:sz="0" w:space="0" w:color="auto"/>
          </w:divBdr>
        </w:div>
        <w:div w:id="2014674172">
          <w:marLeft w:val="640"/>
          <w:marRight w:val="0"/>
          <w:marTop w:val="0"/>
          <w:marBottom w:val="0"/>
          <w:divBdr>
            <w:top w:val="none" w:sz="0" w:space="0" w:color="auto"/>
            <w:left w:val="none" w:sz="0" w:space="0" w:color="auto"/>
            <w:bottom w:val="none" w:sz="0" w:space="0" w:color="auto"/>
            <w:right w:val="none" w:sz="0" w:space="0" w:color="auto"/>
          </w:divBdr>
        </w:div>
        <w:div w:id="1906716758">
          <w:marLeft w:val="640"/>
          <w:marRight w:val="0"/>
          <w:marTop w:val="0"/>
          <w:marBottom w:val="0"/>
          <w:divBdr>
            <w:top w:val="none" w:sz="0" w:space="0" w:color="auto"/>
            <w:left w:val="none" w:sz="0" w:space="0" w:color="auto"/>
            <w:bottom w:val="none" w:sz="0" w:space="0" w:color="auto"/>
            <w:right w:val="none" w:sz="0" w:space="0" w:color="auto"/>
          </w:divBdr>
        </w:div>
        <w:div w:id="323319935">
          <w:marLeft w:val="640"/>
          <w:marRight w:val="0"/>
          <w:marTop w:val="0"/>
          <w:marBottom w:val="0"/>
          <w:divBdr>
            <w:top w:val="none" w:sz="0" w:space="0" w:color="auto"/>
            <w:left w:val="none" w:sz="0" w:space="0" w:color="auto"/>
            <w:bottom w:val="none" w:sz="0" w:space="0" w:color="auto"/>
            <w:right w:val="none" w:sz="0" w:space="0" w:color="auto"/>
          </w:divBdr>
        </w:div>
        <w:div w:id="889927423">
          <w:marLeft w:val="640"/>
          <w:marRight w:val="0"/>
          <w:marTop w:val="0"/>
          <w:marBottom w:val="0"/>
          <w:divBdr>
            <w:top w:val="none" w:sz="0" w:space="0" w:color="auto"/>
            <w:left w:val="none" w:sz="0" w:space="0" w:color="auto"/>
            <w:bottom w:val="none" w:sz="0" w:space="0" w:color="auto"/>
            <w:right w:val="none" w:sz="0" w:space="0" w:color="auto"/>
          </w:divBdr>
        </w:div>
        <w:div w:id="2082947863">
          <w:marLeft w:val="640"/>
          <w:marRight w:val="0"/>
          <w:marTop w:val="0"/>
          <w:marBottom w:val="0"/>
          <w:divBdr>
            <w:top w:val="none" w:sz="0" w:space="0" w:color="auto"/>
            <w:left w:val="none" w:sz="0" w:space="0" w:color="auto"/>
            <w:bottom w:val="none" w:sz="0" w:space="0" w:color="auto"/>
            <w:right w:val="none" w:sz="0" w:space="0" w:color="auto"/>
          </w:divBdr>
        </w:div>
        <w:div w:id="552811592">
          <w:marLeft w:val="640"/>
          <w:marRight w:val="0"/>
          <w:marTop w:val="0"/>
          <w:marBottom w:val="0"/>
          <w:divBdr>
            <w:top w:val="none" w:sz="0" w:space="0" w:color="auto"/>
            <w:left w:val="none" w:sz="0" w:space="0" w:color="auto"/>
            <w:bottom w:val="none" w:sz="0" w:space="0" w:color="auto"/>
            <w:right w:val="none" w:sz="0" w:space="0" w:color="auto"/>
          </w:divBdr>
        </w:div>
        <w:div w:id="1864633849">
          <w:marLeft w:val="640"/>
          <w:marRight w:val="0"/>
          <w:marTop w:val="0"/>
          <w:marBottom w:val="0"/>
          <w:divBdr>
            <w:top w:val="none" w:sz="0" w:space="0" w:color="auto"/>
            <w:left w:val="none" w:sz="0" w:space="0" w:color="auto"/>
            <w:bottom w:val="none" w:sz="0" w:space="0" w:color="auto"/>
            <w:right w:val="none" w:sz="0" w:space="0" w:color="auto"/>
          </w:divBdr>
        </w:div>
        <w:div w:id="358439001">
          <w:marLeft w:val="640"/>
          <w:marRight w:val="0"/>
          <w:marTop w:val="0"/>
          <w:marBottom w:val="0"/>
          <w:divBdr>
            <w:top w:val="none" w:sz="0" w:space="0" w:color="auto"/>
            <w:left w:val="none" w:sz="0" w:space="0" w:color="auto"/>
            <w:bottom w:val="none" w:sz="0" w:space="0" w:color="auto"/>
            <w:right w:val="none" w:sz="0" w:space="0" w:color="auto"/>
          </w:divBdr>
        </w:div>
        <w:div w:id="690256908">
          <w:marLeft w:val="640"/>
          <w:marRight w:val="0"/>
          <w:marTop w:val="0"/>
          <w:marBottom w:val="0"/>
          <w:divBdr>
            <w:top w:val="none" w:sz="0" w:space="0" w:color="auto"/>
            <w:left w:val="none" w:sz="0" w:space="0" w:color="auto"/>
            <w:bottom w:val="none" w:sz="0" w:space="0" w:color="auto"/>
            <w:right w:val="none" w:sz="0" w:space="0" w:color="auto"/>
          </w:divBdr>
        </w:div>
      </w:divsChild>
    </w:div>
    <w:div w:id="493565648">
      <w:bodyDiv w:val="1"/>
      <w:marLeft w:val="0"/>
      <w:marRight w:val="0"/>
      <w:marTop w:val="0"/>
      <w:marBottom w:val="0"/>
      <w:divBdr>
        <w:top w:val="none" w:sz="0" w:space="0" w:color="auto"/>
        <w:left w:val="none" w:sz="0" w:space="0" w:color="auto"/>
        <w:bottom w:val="none" w:sz="0" w:space="0" w:color="auto"/>
        <w:right w:val="none" w:sz="0" w:space="0" w:color="auto"/>
      </w:divBdr>
    </w:div>
    <w:div w:id="531497975">
      <w:bodyDiv w:val="1"/>
      <w:marLeft w:val="0"/>
      <w:marRight w:val="0"/>
      <w:marTop w:val="0"/>
      <w:marBottom w:val="0"/>
      <w:divBdr>
        <w:top w:val="none" w:sz="0" w:space="0" w:color="auto"/>
        <w:left w:val="none" w:sz="0" w:space="0" w:color="auto"/>
        <w:bottom w:val="none" w:sz="0" w:space="0" w:color="auto"/>
        <w:right w:val="none" w:sz="0" w:space="0" w:color="auto"/>
      </w:divBdr>
      <w:divsChild>
        <w:div w:id="341277914">
          <w:marLeft w:val="640"/>
          <w:marRight w:val="0"/>
          <w:marTop w:val="0"/>
          <w:marBottom w:val="0"/>
          <w:divBdr>
            <w:top w:val="none" w:sz="0" w:space="0" w:color="auto"/>
            <w:left w:val="none" w:sz="0" w:space="0" w:color="auto"/>
            <w:bottom w:val="none" w:sz="0" w:space="0" w:color="auto"/>
            <w:right w:val="none" w:sz="0" w:space="0" w:color="auto"/>
          </w:divBdr>
        </w:div>
        <w:div w:id="69739409">
          <w:marLeft w:val="640"/>
          <w:marRight w:val="0"/>
          <w:marTop w:val="0"/>
          <w:marBottom w:val="0"/>
          <w:divBdr>
            <w:top w:val="none" w:sz="0" w:space="0" w:color="auto"/>
            <w:left w:val="none" w:sz="0" w:space="0" w:color="auto"/>
            <w:bottom w:val="none" w:sz="0" w:space="0" w:color="auto"/>
            <w:right w:val="none" w:sz="0" w:space="0" w:color="auto"/>
          </w:divBdr>
        </w:div>
        <w:div w:id="1518231634">
          <w:marLeft w:val="640"/>
          <w:marRight w:val="0"/>
          <w:marTop w:val="0"/>
          <w:marBottom w:val="0"/>
          <w:divBdr>
            <w:top w:val="none" w:sz="0" w:space="0" w:color="auto"/>
            <w:left w:val="none" w:sz="0" w:space="0" w:color="auto"/>
            <w:bottom w:val="none" w:sz="0" w:space="0" w:color="auto"/>
            <w:right w:val="none" w:sz="0" w:space="0" w:color="auto"/>
          </w:divBdr>
        </w:div>
        <w:div w:id="846988973">
          <w:marLeft w:val="640"/>
          <w:marRight w:val="0"/>
          <w:marTop w:val="0"/>
          <w:marBottom w:val="0"/>
          <w:divBdr>
            <w:top w:val="none" w:sz="0" w:space="0" w:color="auto"/>
            <w:left w:val="none" w:sz="0" w:space="0" w:color="auto"/>
            <w:bottom w:val="none" w:sz="0" w:space="0" w:color="auto"/>
            <w:right w:val="none" w:sz="0" w:space="0" w:color="auto"/>
          </w:divBdr>
        </w:div>
        <w:div w:id="261499146">
          <w:marLeft w:val="640"/>
          <w:marRight w:val="0"/>
          <w:marTop w:val="0"/>
          <w:marBottom w:val="0"/>
          <w:divBdr>
            <w:top w:val="none" w:sz="0" w:space="0" w:color="auto"/>
            <w:left w:val="none" w:sz="0" w:space="0" w:color="auto"/>
            <w:bottom w:val="none" w:sz="0" w:space="0" w:color="auto"/>
            <w:right w:val="none" w:sz="0" w:space="0" w:color="auto"/>
          </w:divBdr>
        </w:div>
        <w:div w:id="432097578">
          <w:marLeft w:val="640"/>
          <w:marRight w:val="0"/>
          <w:marTop w:val="0"/>
          <w:marBottom w:val="0"/>
          <w:divBdr>
            <w:top w:val="none" w:sz="0" w:space="0" w:color="auto"/>
            <w:left w:val="none" w:sz="0" w:space="0" w:color="auto"/>
            <w:bottom w:val="none" w:sz="0" w:space="0" w:color="auto"/>
            <w:right w:val="none" w:sz="0" w:space="0" w:color="auto"/>
          </w:divBdr>
        </w:div>
        <w:div w:id="1250581943">
          <w:marLeft w:val="640"/>
          <w:marRight w:val="0"/>
          <w:marTop w:val="0"/>
          <w:marBottom w:val="0"/>
          <w:divBdr>
            <w:top w:val="none" w:sz="0" w:space="0" w:color="auto"/>
            <w:left w:val="none" w:sz="0" w:space="0" w:color="auto"/>
            <w:bottom w:val="none" w:sz="0" w:space="0" w:color="auto"/>
            <w:right w:val="none" w:sz="0" w:space="0" w:color="auto"/>
          </w:divBdr>
        </w:div>
        <w:div w:id="1438787929">
          <w:marLeft w:val="640"/>
          <w:marRight w:val="0"/>
          <w:marTop w:val="0"/>
          <w:marBottom w:val="0"/>
          <w:divBdr>
            <w:top w:val="none" w:sz="0" w:space="0" w:color="auto"/>
            <w:left w:val="none" w:sz="0" w:space="0" w:color="auto"/>
            <w:bottom w:val="none" w:sz="0" w:space="0" w:color="auto"/>
            <w:right w:val="none" w:sz="0" w:space="0" w:color="auto"/>
          </w:divBdr>
        </w:div>
        <w:div w:id="1867522832">
          <w:marLeft w:val="640"/>
          <w:marRight w:val="0"/>
          <w:marTop w:val="0"/>
          <w:marBottom w:val="0"/>
          <w:divBdr>
            <w:top w:val="none" w:sz="0" w:space="0" w:color="auto"/>
            <w:left w:val="none" w:sz="0" w:space="0" w:color="auto"/>
            <w:bottom w:val="none" w:sz="0" w:space="0" w:color="auto"/>
            <w:right w:val="none" w:sz="0" w:space="0" w:color="auto"/>
          </w:divBdr>
        </w:div>
        <w:div w:id="1453476555">
          <w:marLeft w:val="640"/>
          <w:marRight w:val="0"/>
          <w:marTop w:val="0"/>
          <w:marBottom w:val="0"/>
          <w:divBdr>
            <w:top w:val="none" w:sz="0" w:space="0" w:color="auto"/>
            <w:left w:val="none" w:sz="0" w:space="0" w:color="auto"/>
            <w:bottom w:val="none" w:sz="0" w:space="0" w:color="auto"/>
            <w:right w:val="none" w:sz="0" w:space="0" w:color="auto"/>
          </w:divBdr>
        </w:div>
        <w:div w:id="1429934384">
          <w:marLeft w:val="640"/>
          <w:marRight w:val="0"/>
          <w:marTop w:val="0"/>
          <w:marBottom w:val="0"/>
          <w:divBdr>
            <w:top w:val="none" w:sz="0" w:space="0" w:color="auto"/>
            <w:left w:val="none" w:sz="0" w:space="0" w:color="auto"/>
            <w:bottom w:val="none" w:sz="0" w:space="0" w:color="auto"/>
            <w:right w:val="none" w:sz="0" w:space="0" w:color="auto"/>
          </w:divBdr>
        </w:div>
        <w:div w:id="510414458">
          <w:marLeft w:val="640"/>
          <w:marRight w:val="0"/>
          <w:marTop w:val="0"/>
          <w:marBottom w:val="0"/>
          <w:divBdr>
            <w:top w:val="none" w:sz="0" w:space="0" w:color="auto"/>
            <w:left w:val="none" w:sz="0" w:space="0" w:color="auto"/>
            <w:bottom w:val="none" w:sz="0" w:space="0" w:color="auto"/>
            <w:right w:val="none" w:sz="0" w:space="0" w:color="auto"/>
          </w:divBdr>
        </w:div>
        <w:div w:id="648628814">
          <w:marLeft w:val="640"/>
          <w:marRight w:val="0"/>
          <w:marTop w:val="0"/>
          <w:marBottom w:val="0"/>
          <w:divBdr>
            <w:top w:val="none" w:sz="0" w:space="0" w:color="auto"/>
            <w:left w:val="none" w:sz="0" w:space="0" w:color="auto"/>
            <w:bottom w:val="none" w:sz="0" w:space="0" w:color="auto"/>
            <w:right w:val="none" w:sz="0" w:space="0" w:color="auto"/>
          </w:divBdr>
        </w:div>
        <w:div w:id="131797957">
          <w:marLeft w:val="640"/>
          <w:marRight w:val="0"/>
          <w:marTop w:val="0"/>
          <w:marBottom w:val="0"/>
          <w:divBdr>
            <w:top w:val="none" w:sz="0" w:space="0" w:color="auto"/>
            <w:left w:val="none" w:sz="0" w:space="0" w:color="auto"/>
            <w:bottom w:val="none" w:sz="0" w:space="0" w:color="auto"/>
            <w:right w:val="none" w:sz="0" w:space="0" w:color="auto"/>
          </w:divBdr>
        </w:div>
        <w:div w:id="700935071">
          <w:marLeft w:val="640"/>
          <w:marRight w:val="0"/>
          <w:marTop w:val="0"/>
          <w:marBottom w:val="0"/>
          <w:divBdr>
            <w:top w:val="none" w:sz="0" w:space="0" w:color="auto"/>
            <w:left w:val="none" w:sz="0" w:space="0" w:color="auto"/>
            <w:bottom w:val="none" w:sz="0" w:space="0" w:color="auto"/>
            <w:right w:val="none" w:sz="0" w:space="0" w:color="auto"/>
          </w:divBdr>
        </w:div>
        <w:div w:id="147747603">
          <w:marLeft w:val="640"/>
          <w:marRight w:val="0"/>
          <w:marTop w:val="0"/>
          <w:marBottom w:val="0"/>
          <w:divBdr>
            <w:top w:val="none" w:sz="0" w:space="0" w:color="auto"/>
            <w:left w:val="none" w:sz="0" w:space="0" w:color="auto"/>
            <w:bottom w:val="none" w:sz="0" w:space="0" w:color="auto"/>
            <w:right w:val="none" w:sz="0" w:space="0" w:color="auto"/>
          </w:divBdr>
        </w:div>
        <w:div w:id="259871625">
          <w:marLeft w:val="640"/>
          <w:marRight w:val="0"/>
          <w:marTop w:val="0"/>
          <w:marBottom w:val="0"/>
          <w:divBdr>
            <w:top w:val="none" w:sz="0" w:space="0" w:color="auto"/>
            <w:left w:val="none" w:sz="0" w:space="0" w:color="auto"/>
            <w:bottom w:val="none" w:sz="0" w:space="0" w:color="auto"/>
            <w:right w:val="none" w:sz="0" w:space="0" w:color="auto"/>
          </w:divBdr>
        </w:div>
        <w:div w:id="732436046">
          <w:marLeft w:val="640"/>
          <w:marRight w:val="0"/>
          <w:marTop w:val="0"/>
          <w:marBottom w:val="0"/>
          <w:divBdr>
            <w:top w:val="none" w:sz="0" w:space="0" w:color="auto"/>
            <w:left w:val="none" w:sz="0" w:space="0" w:color="auto"/>
            <w:bottom w:val="none" w:sz="0" w:space="0" w:color="auto"/>
            <w:right w:val="none" w:sz="0" w:space="0" w:color="auto"/>
          </w:divBdr>
        </w:div>
        <w:div w:id="1352292945">
          <w:marLeft w:val="640"/>
          <w:marRight w:val="0"/>
          <w:marTop w:val="0"/>
          <w:marBottom w:val="0"/>
          <w:divBdr>
            <w:top w:val="none" w:sz="0" w:space="0" w:color="auto"/>
            <w:left w:val="none" w:sz="0" w:space="0" w:color="auto"/>
            <w:bottom w:val="none" w:sz="0" w:space="0" w:color="auto"/>
            <w:right w:val="none" w:sz="0" w:space="0" w:color="auto"/>
          </w:divBdr>
        </w:div>
        <w:div w:id="1604414393">
          <w:marLeft w:val="640"/>
          <w:marRight w:val="0"/>
          <w:marTop w:val="0"/>
          <w:marBottom w:val="0"/>
          <w:divBdr>
            <w:top w:val="none" w:sz="0" w:space="0" w:color="auto"/>
            <w:left w:val="none" w:sz="0" w:space="0" w:color="auto"/>
            <w:bottom w:val="none" w:sz="0" w:space="0" w:color="auto"/>
            <w:right w:val="none" w:sz="0" w:space="0" w:color="auto"/>
          </w:divBdr>
        </w:div>
        <w:div w:id="1621112314">
          <w:marLeft w:val="640"/>
          <w:marRight w:val="0"/>
          <w:marTop w:val="0"/>
          <w:marBottom w:val="0"/>
          <w:divBdr>
            <w:top w:val="none" w:sz="0" w:space="0" w:color="auto"/>
            <w:left w:val="none" w:sz="0" w:space="0" w:color="auto"/>
            <w:bottom w:val="none" w:sz="0" w:space="0" w:color="auto"/>
            <w:right w:val="none" w:sz="0" w:space="0" w:color="auto"/>
          </w:divBdr>
        </w:div>
        <w:div w:id="1769808350">
          <w:marLeft w:val="640"/>
          <w:marRight w:val="0"/>
          <w:marTop w:val="0"/>
          <w:marBottom w:val="0"/>
          <w:divBdr>
            <w:top w:val="none" w:sz="0" w:space="0" w:color="auto"/>
            <w:left w:val="none" w:sz="0" w:space="0" w:color="auto"/>
            <w:bottom w:val="none" w:sz="0" w:space="0" w:color="auto"/>
            <w:right w:val="none" w:sz="0" w:space="0" w:color="auto"/>
          </w:divBdr>
        </w:div>
        <w:div w:id="1282151057">
          <w:marLeft w:val="640"/>
          <w:marRight w:val="0"/>
          <w:marTop w:val="0"/>
          <w:marBottom w:val="0"/>
          <w:divBdr>
            <w:top w:val="none" w:sz="0" w:space="0" w:color="auto"/>
            <w:left w:val="none" w:sz="0" w:space="0" w:color="auto"/>
            <w:bottom w:val="none" w:sz="0" w:space="0" w:color="auto"/>
            <w:right w:val="none" w:sz="0" w:space="0" w:color="auto"/>
          </w:divBdr>
        </w:div>
        <w:div w:id="757101326">
          <w:marLeft w:val="640"/>
          <w:marRight w:val="0"/>
          <w:marTop w:val="0"/>
          <w:marBottom w:val="0"/>
          <w:divBdr>
            <w:top w:val="none" w:sz="0" w:space="0" w:color="auto"/>
            <w:left w:val="none" w:sz="0" w:space="0" w:color="auto"/>
            <w:bottom w:val="none" w:sz="0" w:space="0" w:color="auto"/>
            <w:right w:val="none" w:sz="0" w:space="0" w:color="auto"/>
          </w:divBdr>
        </w:div>
        <w:div w:id="1618945923">
          <w:marLeft w:val="640"/>
          <w:marRight w:val="0"/>
          <w:marTop w:val="0"/>
          <w:marBottom w:val="0"/>
          <w:divBdr>
            <w:top w:val="none" w:sz="0" w:space="0" w:color="auto"/>
            <w:left w:val="none" w:sz="0" w:space="0" w:color="auto"/>
            <w:bottom w:val="none" w:sz="0" w:space="0" w:color="auto"/>
            <w:right w:val="none" w:sz="0" w:space="0" w:color="auto"/>
          </w:divBdr>
        </w:div>
        <w:div w:id="595097360">
          <w:marLeft w:val="640"/>
          <w:marRight w:val="0"/>
          <w:marTop w:val="0"/>
          <w:marBottom w:val="0"/>
          <w:divBdr>
            <w:top w:val="none" w:sz="0" w:space="0" w:color="auto"/>
            <w:left w:val="none" w:sz="0" w:space="0" w:color="auto"/>
            <w:bottom w:val="none" w:sz="0" w:space="0" w:color="auto"/>
            <w:right w:val="none" w:sz="0" w:space="0" w:color="auto"/>
          </w:divBdr>
        </w:div>
        <w:div w:id="174345937">
          <w:marLeft w:val="640"/>
          <w:marRight w:val="0"/>
          <w:marTop w:val="0"/>
          <w:marBottom w:val="0"/>
          <w:divBdr>
            <w:top w:val="none" w:sz="0" w:space="0" w:color="auto"/>
            <w:left w:val="none" w:sz="0" w:space="0" w:color="auto"/>
            <w:bottom w:val="none" w:sz="0" w:space="0" w:color="auto"/>
            <w:right w:val="none" w:sz="0" w:space="0" w:color="auto"/>
          </w:divBdr>
        </w:div>
        <w:div w:id="1624455291">
          <w:marLeft w:val="640"/>
          <w:marRight w:val="0"/>
          <w:marTop w:val="0"/>
          <w:marBottom w:val="0"/>
          <w:divBdr>
            <w:top w:val="none" w:sz="0" w:space="0" w:color="auto"/>
            <w:left w:val="none" w:sz="0" w:space="0" w:color="auto"/>
            <w:bottom w:val="none" w:sz="0" w:space="0" w:color="auto"/>
            <w:right w:val="none" w:sz="0" w:space="0" w:color="auto"/>
          </w:divBdr>
        </w:div>
        <w:div w:id="255286984">
          <w:marLeft w:val="640"/>
          <w:marRight w:val="0"/>
          <w:marTop w:val="0"/>
          <w:marBottom w:val="0"/>
          <w:divBdr>
            <w:top w:val="none" w:sz="0" w:space="0" w:color="auto"/>
            <w:left w:val="none" w:sz="0" w:space="0" w:color="auto"/>
            <w:bottom w:val="none" w:sz="0" w:space="0" w:color="auto"/>
            <w:right w:val="none" w:sz="0" w:space="0" w:color="auto"/>
          </w:divBdr>
        </w:div>
        <w:div w:id="1503159611">
          <w:marLeft w:val="640"/>
          <w:marRight w:val="0"/>
          <w:marTop w:val="0"/>
          <w:marBottom w:val="0"/>
          <w:divBdr>
            <w:top w:val="none" w:sz="0" w:space="0" w:color="auto"/>
            <w:left w:val="none" w:sz="0" w:space="0" w:color="auto"/>
            <w:bottom w:val="none" w:sz="0" w:space="0" w:color="auto"/>
            <w:right w:val="none" w:sz="0" w:space="0" w:color="auto"/>
          </w:divBdr>
        </w:div>
        <w:div w:id="2033259095">
          <w:marLeft w:val="640"/>
          <w:marRight w:val="0"/>
          <w:marTop w:val="0"/>
          <w:marBottom w:val="0"/>
          <w:divBdr>
            <w:top w:val="none" w:sz="0" w:space="0" w:color="auto"/>
            <w:left w:val="none" w:sz="0" w:space="0" w:color="auto"/>
            <w:bottom w:val="none" w:sz="0" w:space="0" w:color="auto"/>
            <w:right w:val="none" w:sz="0" w:space="0" w:color="auto"/>
          </w:divBdr>
        </w:div>
        <w:div w:id="1311523101">
          <w:marLeft w:val="640"/>
          <w:marRight w:val="0"/>
          <w:marTop w:val="0"/>
          <w:marBottom w:val="0"/>
          <w:divBdr>
            <w:top w:val="none" w:sz="0" w:space="0" w:color="auto"/>
            <w:left w:val="none" w:sz="0" w:space="0" w:color="auto"/>
            <w:bottom w:val="none" w:sz="0" w:space="0" w:color="auto"/>
            <w:right w:val="none" w:sz="0" w:space="0" w:color="auto"/>
          </w:divBdr>
        </w:div>
        <w:div w:id="502353907">
          <w:marLeft w:val="640"/>
          <w:marRight w:val="0"/>
          <w:marTop w:val="0"/>
          <w:marBottom w:val="0"/>
          <w:divBdr>
            <w:top w:val="none" w:sz="0" w:space="0" w:color="auto"/>
            <w:left w:val="none" w:sz="0" w:space="0" w:color="auto"/>
            <w:bottom w:val="none" w:sz="0" w:space="0" w:color="auto"/>
            <w:right w:val="none" w:sz="0" w:space="0" w:color="auto"/>
          </w:divBdr>
        </w:div>
        <w:div w:id="166291848">
          <w:marLeft w:val="640"/>
          <w:marRight w:val="0"/>
          <w:marTop w:val="0"/>
          <w:marBottom w:val="0"/>
          <w:divBdr>
            <w:top w:val="none" w:sz="0" w:space="0" w:color="auto"/>
            <w:left w:val="none" w:sz="0" w:space="0" w:color="auto"/>
            <w:bottom w:val="none" w:sz="0" w:space="0" w:color="auto"/>
            <w:right w:val="none" w:sz="0" w:space="0" w:color="auto"/>
          </w:divBdr>
        </w:div>
        <w:div w:id="933978989">
          <w:marLeft w:val="640"/>
          <w:marRight w:val="0"/>
          <w:marTop w:val="0"/>
          <w:marBottom w:val="0"/>
          <w:divBdr>
            <w:top w:val="none" w:sz="0" w:space="0" w:color="auto"/>
            <w:left w:val="none" w:sz="0" w:space="0" w:color="auto"/>
            <w:bottom w:val="none" w:sz="0" w:space="0" w:color="auto"/>
            <w:right w:val="none" w:sz="0" w:space="0" w:color="auto"/>
          </w:divBdr>
        </w:div>
        <w:div w:id="2145803277">
          <w:marLeft w:val="640"/>
          <w:marRight w:val="0"/>
          <w:marTop w:val="0"/>
          <w:marBottom w:val="0"/>
          <w:divBdr>
            <w:top w:val="none" w:sz="0" w:space="0" w:color="auto"/>
            <w:left w:val="none" w:sz="0" w:space="0" w:color="auto"/>
            <w:bottom w:val="none" w:sz="0" w:space="0" w:color="auto"/>
            <w:right w:val="none" w:sz="0" w:space="0" w:color="auto"/>
          </w:divBdr>
        </w:div>
        <w:div w:id="2001040579">
          <w:marLeft w:val="640"/>
          <w:marRight w:val="0"/>
          <w:marTop w:val="0"/>
          <w:marBottom w:val="0"/>
          <w:divBdr>
            <w:top w:val="none" w:sz="0" w:space="0" w:color="auto"/>
            <w:left w:val="none" w:sz="0" w:space="0" w:color="auto"/>
            <w:bottom w:val="none" w:sz="0" w:space="0" w:color="auto"/>
            <w:right w:val="none" w:sz="0" w:space="0" w:color="auto"/>
          </w:divBdr>
        </w:div>
        <w:div w:id="1240483072">
          <w:marLeft w:val="640"/>
          <w:marRight w:val="0"/>
          <w:marTop w:val="0"/>
          <w:marBottom w:val="0"/>
          <w:divBdr>
            <w:top w:val="none" w:sz="0" w:space="0" w:color="auto"/>
            <w:left w:val="none" w:sz="0" w:space="0" w:color="auto"/>
            <w:bottom w:val="none" w:sz="0" w:space="0" w:color="auto"/>
            <w:right w:val="none" w:sz="0" w:space="0" w:color="auto"/>
          </w:divBdr>
        </w:div>
        <w:div w:id="588469336">
          <w:marLeft w:val="640"/>
          <w:marRight w:val="0"/>
          <w:marTop w:val="0"/>
          <w:marBottom w:val="0"/>
          <w:divBdr>
            <w:top w:val="none" w:sz="0" w:space="0" w:color="auto"/>
            <w:left w:val="none" w:sz="0" w:space="0" w:color="auto"/>
            <w:bottom w:val="none" w:sz="0" w:space="0" w:color="auto"/>
            <w:right w:val="none" w:sz="0" w:space="0" w:color="auto"/>
          </w:divBdr>
        </w:div>
        <w:div w:id="542133163">
          <w:marLeft w:val="640"/>
          <w:marRight w:val="0"/>
          <w:marTop w:val="0"/>
          <w:marBottom w:val="0"/>
          <w:divBdr>
            <w:top w:val="none" w:sz="0" w:space="0" w:color="auto"/>
            <w:left w:val="none" w:sz="0" w:space="0" w:color="auto"/>
            <w:bottom w:val="none" w:sz="0" w:space="0" w:color="auto"/>
            <w:right w:val="none" w:sz="0" w:space="0" w:color="auto"/>
          </w:divBdr>
        </w:div>
        <w:div w:id="718822841">
          <w:marLeft w:val="640"/>
          <w:marRight w:val="0"/>
          <w:marTop w:val="0"/>
          <w:marBottom w:val="0"/>
          <w:divBdr>
            <w:top w:val="none" w:sz="0" w:space="0" w:color="auto"/>
            <w:left w:val="none" w:sz="0" w:space="0" w:color="auto"/>
            <w:bottom w:val="none" w:sz="0" w:space="0" w:color="auto"/>
            <w:right w:val="none" w:sz="0" w:space="0" w:color="auto"/>
          </w:divBdr>
        </w:div>
        <w:div w:id="343559977">
          <w:marLeft w:val="640"/>
          <w:marRight w:val="0"/>
          <w:marTop w:val="0"/>
          <w:marBottom w:val="0"/>
          <w:divBdr>
            <w:top w:val="none" w:sz="0" w:space="0" w:color="auto"/>
            <w:left w:val="none" w:sz="0" w:space="0" w:color="auto"/>
            <w:bottom w:val="none" w:sz="0" w:space="0" w:color="auto"/>
            <w:right w:val="none" w:sz="0" w:space="0" w:color="auto"/>
          </w:divBdr>
        </w:div>
        <w:div w:id="150682950">
          <w:marLeft w:val="640"/>
          <w:marRight w:val="0"/>
          <w:marTop w:val="0"/>
          <w:marBottom w:val="0"/>
          <w:divBdr>
            <w:top w:val="none" w:sz="0" w:space="0" w:color="auto"/>
            <w:left w:val="none" w:sz="0" w:space="0" w:color="auto"/>
            <w:bottom w:val="none" w:sz="0" w:space="0" w:color="auto"/>
            <w:right w:val="none" w:sz="0" w:space="0" w:color="auto"/>
          </w:divBdr>
        </w:div>
        <w:div w:id="925111804">
          <w:marLeft w:val="640"/>
          <w:marRight w:val="0"/>
          <w:marTop w:val="0"/>
          <w:marBottom w:val="0"/>
          <w:divBdr>
            <w:top w:val="none" w:sz="0" w:space="0" w:color="auto"/>
            <w:left w:val="none" w:sz="0" w:space="0" w:color="auto"/>
            <w:bottom w:val="none" w:sz="0" w:space="0" w:color="auto"/>
            <w:right w:val="none" w:sz="0" w:space="0" w:color="auto"/>
          </w:divBdr>
        </w:div>
        <w:div w:id="1137843405">
          <w:marLeft w:val="640"/>
          <w:marRight w:val="0"/>
          <w:marTop w:val="0"/>
          <w:marBottom w:val="0"/>
          <w:divBdr>
            <w:top w:val="none" w:sz="0" w:space="0" w:color="auto"/>
            <w:left w:val="none" w:sz="0" w:space="0" w:color="auto"/>
            <w:bottom w:val="none" w:sz="0" w:space="0" w:color="auto"/>
            <w:right w:val="none" w:sz="0" w:space="0" w:color="auto"/>
          </w:divBdr>
        </w:div>
        <w:div w:id="1336421449">
          <w:marLeft w:val="640"/>
          <w:marRight w:val="0"/>
          <w:marTop w:val="0"/>
          <w:marBottom w:val="0"/>
          <w:divBdr>
            <w:top w:val="none" w:sz="0" w:space="0" w:color="auto"/>
            <w:left w:val="none" w:sz="0" w:space="0" w:color="auto"/>
            <w:bottom w:val="none" w:sz="0" w:space="0" w:color="auto"/>
            <w:right w:val="none" w:sz="0" w:space="0" w:color="auto"/>
          </w:divBdr>
        </w:div>
        <w:div w:id="300307801">
          <w:marLeft w:val="640"/>
          <w:marRight w:val="0"/>
          <w:marTop w:val="0"/>
          <w:marBottom w:val="0"/>
          <w:divBdr>
            <w:top w:val="none" w:sz="0" w:space="0" w:color="auto"/>
            <w:left w:val="none" w:sz="0" w:space="0" w:color="auto"/>
            <w:bottom w:val="none" w:sz="0" w:space="0" w:color="auto"/>
            <w:right w:val="none" w:sz="0" w:space="0" w:color="auto"/>
          </w:divBdr>
        </w:div>
        <w:div w:id="798035009">
          <w:marLeft w:val="640"/>
          <w:marRight w:val="0"/>
          <w:marTop w:val="0"/>
          <w:marBottom w:val="0"/>
          <w:divBdr>
            <w:top w:val="none" w:sz="0" w:space="0" w:color="auto"/>
            <w:left w:val="none" w:sz="0" w:space="0" w:color="auto"/>
            <w:bottom w:val="none" w:sz="0" w:space="0" w:color="auto"/>
            <w:right w:val="none" w:sz="0" w:space="0" w:color="auto"/>
          </w:divBdr>
        </w:div>
        <w:div w:id="674115276">
          <w:marLeft w:val="640"/>
          <w:marRight w:val="0"/>
          <w:marTop w:val="0"/>
          <w:marBottom w:val="0"/>
          <w:divBdr>
            <w:top w:val="none" w:sz="0" w:space="0" w:color="auto"/>
            <w:left w:val="none" w:sz="0" w:space="0" w:color="auto"/>
            <w:bottom w:val="none" w:sz="0" w:space="0" w:color="auto"/>
            <w:right w:val="none" w:sz="0" w:space="0" w:color="auto"/>
          </w:divBdr>
        </w:div>
        <w:div w:id="936670454">
          <w:marLeft w:val="640"/>
          <w:marRight w:val="0"/>
          <w:marTop w:val="0"/>
          <w:marBottom w:val="0"/>
          <w:divBdr>
            <w:top w:val="none" w:sz="0" w:space="0" w:color="auto"/>
            <w:left w:val="none" w:sz="0" w:space="0" w:color="auto"/>
            <w:bottom w:val="none" w:sz="0" w:space="0" w:color="auto"/>
            <w:right w:val="none" w:sz="0" w:space="0" w:color="auto"/>
          </w:divBdr>
        </w:div>
        <w:div w:id="707535212">
          <w:marLeft w:val="640"/>
          <w:marRight w:val="0"/>
          <w:marTop w:val="0"/>
          <w:marBottom w:val="0"/>
          <w:divBdr>
            <w:top w:val="none" w:sz="0" w:space="0" w:color="auto"/>
            <w:left w:val="none" w:sz="0" w:space="0" w:color="auto"/>
            <w:bottom w:val="none" w:sz="0" w:space="0" w:color="auto"/>
            <w:right w:val="none" w:sz="0" w:space="0" w:color="auto"/>
          </w:divBdr>
        </w:div>
        <w:div w:id="139004896">
          <w:marLeft w:val="640"/>
          <w:marRight w:val="0"/>
          <w:marTop w:val="0"/>
          <w:marBottom w:val="0"/>
          <w:divBdr>
            <w:top w:val="none" w:sz="0" w:space="0" w:color="auto"/>
            <w:left w:val="none" w:sz="0" w:space="0" w:color="auto"/>
            <w:bottom w:val="none" w:sz="0" w:space="0" w:color="auto"/>
            <w:right w:val="none" w:sz="0" w:space="0" w:color="auto"/>
          </w:divBdr>
        </w:div>
        <w:div w:id="85461618">
          <w:marLeft w:val="640"/>
          <w:marRight w:val="0"/>
          <w:marTop w:val="0"/>
          <w:marBottom w:val="0"/>
          <w:divBdr>
            <w:top w:val="none" w:sz="0" w:space="0" w:color="auto"/>
            <w:left w:val="none" w:sz="0" w:space="0" w:color="auto"/>
            <w:bottom w:val="none" w:sz="0" w:space="0" w:color="auto"/>
            <w:right w:val="none" w:sz="0" w:space="0" w:color="auto"/>
          </w:divBdr>
        </w:div>
        <w:div w:id="517888243">
          <w:marLeft w:val="640"/>
          <w:marRight w:val="0"/>
          <w:marTop w:val="0"/>
          <w:marBottom w:val="0"/>
          <w:divBdr>
            <w:top w:val="none" w:sz="0" w:space="0" w:color="auto"/>
            <w:left w:val="none" w:sz="0" w:space="0" w:color="auto"/>
            <w:bottom w:val="none" w:sz="0" w:space="0" w:color="auto"/>
            <w:right w:val="none" w:sz="0" w:space="0" w:color="auto"/>
          </w:divBdr>
        </w:div>
        <w:div w:id="1394743514">
          <w:marLeft w:val="640"/>
          <w:marRight w:val="0"/>
          <w:marTop w:val="0"/>
          <w:marBottom w:val="0"/>
          <w:divBdr>
            <w:top w:val="none" w:sz="0" w:space="0" w:color="auto"/>
            <w:left w:val="none" w:sz="0" w:space="0" w:color="auto"/>
            <w:bottom w:val="none" w:sz="0" w:space="0" w:color="auto"/>
            <w:right w:val="none" w:sz="0" w:space="0" w:color="auto"/>
          </w:divBdr>
        </w:div>
        <w:div w:id="2113742588">
          <w:marLeft w:val="640"/>
          <w:marRight w:val="0"/>
          <w:marTop w:val="0"/>
          <w:marBottom w:val="0"/>
          <w:divBdr>
            <w:top w:val="none" w:sz="0" w:space="0" w:color="auto"/>
            <w:left w:val="none" w:sz="0" w:space="0" w:color="auto"/>
            <w:bottom w:val="none" w:sz="0" w:space="0" w:color="auto"/>
            <w:right w:val="none" w:sz="0" w:space="0" w:color="auto"/>
          </w:divBdr>
        </w:div>
        <w:div w:id="1065907887">
          <w:marLeft w:val="640"/>
          <w:marRight w:val="0"/>
          <w:marTop w:val="0"/>
          <w:marBottom w:val="0"/>
          <w:divBdr>
            <w:top w:val="none" w:sz="0" w:space="0" w:color="auto"/>
            <w:left w:val="none" w:sz="0" w:space="0" w:color="auto"/>
            <w:bottom w:val="none" w:sz="0" w:space="0" w:color="auto"/>
            <w:right w:val="none" w:sz="0" w:space="0" w:color="auto"/>
          </w:divBdr>
        </w:div>
        <w:div w:id="239414373">
          <w:marLeft w:val="640"/>
          <w:marRight w:val="0"/>
          <w:marTop w:val="0"/>
          <w:marBottom w:val="0"/>
          <w:divBdr>
            <w:top w:val="none" w:sz="0" w:space="0" w:color="auto"/>
            <w:left w:val="none" w:sz="0" w:space="0" w:color="auto"/>
            <w:bottom w:val="none" w:sz="0" w:space="0" w:color="auto"/>
            <w:right w:val="none" w:sz="0" w:space="0" w:color="auto"/>
          </w:divBdr>
        </w:div>
        <w:div w:id="1465778583">
          <w:marLeft w:val="640"/>
          <w:marRight w:val="0"/>
          <w:marTop w:val="0"/>
          <w:marBottom w:val="0"/>
          <w:divBdr>
            <w:top w:val="none" w:sz="0" w:space="0" w:color="auto"/>
            <w:left w:val="none" w:sz="0" w:space="0" w:color="auto"/>
            <w:bottom w:val="none" w:sz="0" w:space="0" w:color="auto"/>
            <w:right w:val="none" w:sz="0" w:space="0" w:color="auto"/>
          </w:divBdr>
        </w:div>
        <w:div w:id="1655254596">
          <w:marLeft w:val="640"/>
          <w:marRight w:val="0"/>
          <w:marTop w:val="0"/>
          <w:marBottom w:val="0"/>
          <w:divBdr>
            <w:top w:val="none" w:sz="0" w:space="0" w:color="auto"/>
            <w:left w:val="none" w:sz="0" w:space="0" w:color="auto"/>
            <w:bottom w:val="none" w:sz="0" w:space="0" w:color="auto"/>
            <w:right w:val="none" w:sz="0" w:space="0" w:color="auto"/>
          </w:divBdr>
        </w:div>
        <w:div w:id="12348640">
          <w:marLeft w:val="640"/>
          <w:marRight w:val="0"/>
          <w:marTop w:val="0"/>
          <w:marBottom w:val="0"/>
          <w:divBdr>
            <w:top w:val="none" w:sz="0" w:space="0" w:color="auto"/>
            <w:left w:val="none" w:sz="0" w:space="0" w:color="auto"/>
            <w:bottom w:val="none" w:sz="0" w:space="0" w:color="auto"/>
            <w:right w:val="none" w:sz="0" w:space="0" w:color="auto"/>
          </w:divBdr>
        </w:div>
        <w:div w:id="1705864668">
          <w:marLeft w:val="640"/>
          <w:marRight w:val="0"/>
          <w:marTop w:val="0"/>
          <w:marBottom w:val="0"/>
          <w:divBdr>
            <w:top w:val="none" w:sz="0" w:space="0" w:color="auto"/>
            <w:left w:val="none" w:sz="0" w:space="0" w:color="auto"/>
            <w:bottom w:val="none" w:sz="0" w:space="0" w:color="auto"/>
            <w:right w:val="none" w:sz="0" w:space="0" w:color="auto"/>
          </w:divBdr>
        </w:div>
        <w:div w:id="1490364669">
          <w:marLeft w:val="640"/>
          <w:marRight w:val="0"/>
          <w:marTop w:val="0"/>
          <w:marBottom w:val="0"/>
          <w:divBdr>
            <w:top w:val="none" w:sz="0" w:space="0" w:color="auto"/>
            <w:left w:val="none" w:sz="0" w:space="0" w:color="auto"/>
            <w:bottom w:val="none" w:sz="0" w:space="0" w:color="auto"/>
            <w:right w:val="none" w:sz="0" w:space="0" w:color="auto"/>
          </w:divBdr>
        </w:div>
        <w:div w:id="267352023">
          <w:marLeft w:val="640"/>
          <w:marRight w:val="0"/>
          <w:marTop w:val="0"/>
          <w:marBottom w:val="0"/>
          <w:divBdr>
            <w:top w:val="none" w:sz="0" w:space="0" w:color="auto"/>
            <w:left w:val="none" w:sz="0" w:space="0" w:color="auto"/>
            <w:bottom w:val="none" w:sz="0" w:space="0" w:color="auto"/>
            <w:right w:val="none" w:sz="0" w:space="0" w:color="auto"/>
          </w:divBdr>
        </w:div>
      </w:divsChild>
    </w:div>
    <w:div w:id="575213311">
      <w:bodyDiv w:val="1"/>
      <w:marLeft w:val="0"/>
      <w:marRight w:val="0"/>
      <w:marTop w:val="0"/>
      <w:marBottom w:val="0"/>
      <w:divBdr>
        <w:top w:val="none" w:sz="0" w:space="0" w:color="auto"/>
        <w:left w:val="none" w:sz="0" w:space="0" w:color="auto"/>
        <w:bottom w:val="none" w:sz="0" w:space="0" w:color="auto"/>
        <w:right w:val="none" w:sz="0" w:space="0" w:color="auto"/>
      </w:divBdr>
      <w:divsChild>
        <w:div w:id="1617322876">
          <w:marLeft w:val="640"/>
          <w:marRight w:val="0"/>
          <w:marTop w:val="0"/>
          <w:marBottom w:val="0"/>
          <w:divBdr>
            <w:top w:val="none" w:sz="0" w:space="0" w:color="auto"/>
            <w:left w:val="none" w:sz="0" w:space="0" w:color="auto"/>
            <w:bottom w:val="none" w:sz="0" w:space="0" w:color="auto"/>
            <w:right w:val="none" w:sz="0" w:space="0" w:color="auto"/>
          </w:divBdr>
        </w:div>
        <w:div w:id="1429499030">
          <w:marLeft w:val="640"/>
          <w:marRight w:val="0"/>
          <w:marTop w:val="0"/>
          <w:marBottom w:val="0"/>
          <w:divBdr>
            <w:top w:val="none" w:sz="0" w:space="0" w:color="auto"/>
            <w:left w:val="none" w:sz="0" w:space="0" w:color="auto"/>
            <w:bottom w:val="none" w:sz="0" w:space="0" w:color="auto"/>
            <w:right w:val="none" w:sz="0" w:space="0" w:color="auto"/>
          </w:divBdr>
        </w:div>
        <w:div w:id="773020410">
          <w:marLeft w:val="640"/>
          <w:marRight w:val="0"/>
          <w:marTop w:val="0"/>
          <w:marBottom w:val="0"/>
          <w:divBdr>
            <w:top w:val="none" w:sz="0" w:space="0" w:color="auto"/>
            <w:left w:val="none" w:sz="0" w:space="0" w:color="auto"/>
            <w:bottom w:val="none" w:sz="0" w:space="0" w:color="auto"/>
            <w:right w:val="none" w:sz="0" w:space="0" w:color="auto"/>
          </w:divBdr>
        </w:div>
        <w:div w:id="69543108">
          <w:marLeft w:val="640"/>
          <w:marRight w:val="0"/>
          <w:marTop w:val="0"/>
          <w:marBottom w:val="0"/>
          <w:divBdr>
            <w:top w:val="none" w:sz="0" w:space="0" w:color="auto"/>
            <w:left w:val="none" w:sz="0" w:space="0" w:color="auto"/>
            <w:bottom w:val="none" w:sz="0" w:space="0" w:color="auto"/>
            <w:right w:val="none" w:sz="0" w:space="0" w:color="auto"/>
          </w:divBdr>
        </w:div>
        <w:div w:id="1412192754">
          <w:marLeft w:val="640"/>
          <w:marRight w:val="0"/>
          <w:marTop w:val="0"/>
          <w:marBottom w:val="0"/>
          <w:divBdr>
            <w:top w:val="none" w:sz="0" w:space="0" w:color="auto"/>
            <w:left w:val="none" w:sz="0" w:space="0" w:color="auto"/>
            <w:bottom w:val="none" w:sz="0" w:space="0" w:color="auto"/>
            <w:right w:val="none" w:sz="0" w:space="0" w:color="auto"/>
          </w:divBdr>
        </w:div>
        <w:div w:id="833453778">
          <w:marLeft w:val="640"/>
          <w:marRight w:val="0"/>
          <w:marTop w:val="0"/>
          <w:marBottom w:val="0"/>
          <w:divBdr>
            <w:top w:val="none" w:sz="0" w:space="0" w:color="auto"/>
            <w:left w:val="none" w:sz="0" w:space="0" w:color="auto"/>
            <w:bottom w:val="none" w:sz="0" w:space="0" w:color="auto"/>
            <w:right w:val="none" w:sz="0" w:space="0" w:color="auto"/>
          </w:divBdr>
        </w:div>
        <w:div w:id="1973289902">
          <w:marLeft w:val="640"/>
          <w:marRight w:val="0"/>
          <w:marTop w:val="0"/>
          <w:marBottom w:val="0"/>
          <w:divBdr>
            <w:top w:val="none" w:sz="0" w:space="0" w:color="auto"/>
            <w:left w:val="none" w:sz="0" w:space="0" w:color="auto"/>
            <w:bottom w:val="none" w:sz="0" w:space="0" w:color="auto"/>
            <w:right w:val="none" w:sz="0" w:space="0" w:color="auto"/>
          </w:divBdr>
        </w:div>
        <w:div w:id="589583609">
          <w:marLeft w:val="640"/>
          <w:marRight w:val="0"/>
          <w:marTop w:val="0"/>
          <w:marBottom w:val="0"/>
          <w:divBdr>
            <w:top w:val="none" w:sz="0" w:space="0" w:color="auto"/>
            <w:left w:val="none" w:sz="0" w:space="0" w:color="auto"/>
            <w:bottom w:val="none" w:sz="0" w:space="0" w:color="auto"/>
            <w:right w:val="none" w:sz="0" w:space="0" w:color="auto"/>
          </w:divBdr>
        </w:div>
        <w:div w:id="1918855835">
          <w:marLeft w:val="640"/>
          <w:marRight w:val="0"/>
          <w:marTop w:val="0"/>
          <w:marBottom w:val="0"/>
          <w:divBdr>
            <w:top w:val="none" w:sz="0" w:space="0" w:color="auto"/>
            <w:left w:val="none" w:sz="0" w:space="0" w:color="auto"/>
            <w:bottom w:val="none" w:sz="0" w:space="0" w:color="auto"/>
            <w:right w:val="none" w:sz="0" w:space="0" w:color="auto"/>
          </w:divBdr>
        </w:div>
        <w:div w:id="13924437">
          <w:marLeft w:val="640"/>
          <w:marRight w:val="0"/>
          <w:marTop w:val="0"/>
          <w:marBottom w:val="0"/>
          <w:divBdr>
            <w:top w:val="none" w:sz="0" w:space="0" w:color="auto"/>
            <w:left w:val="none" w:sz="0" w:space="0" w:color="auto"/>
            <w:bottom w:val="none" w:sz="0" w:space="0" w:color="auto"/>
            <w:right w:val="none" w:sz="0" w:space="0" w:color="auto"/>
          </w:divBdr>
        </w:div>
        <w:div w:id="375930238">
          <w:marLeft w:val="640"/>
          <w:marRight w:val="0"/>
          <w:marTop w:val="0"/>
          <w:marBottom w:val="0"/>
          <w:divBdr>
            <w:top w:val="none" w:sz="0" w:space="0" w:color="auto"/>
            <w:left w:val="none" w:sz="0" w:space="0" w:color="auto"/>
            <w:bottom w:val="none" w:sz="0" w:space="0" w:color="auto"/>
            <w:right w:val="none" w:sz="0" w:space="0" w:color="auto"/>
          </w:divBdr>
        </w:div>
        <w:div w:id="2095280771">
          <w:marLeft w:val="640"/>
          <w:marRight w:val="0"/>
          <w:marTop w:val="0"/>
          <w:marBottom w:val="0"/>
          <w:divBdr>
            <w:top w:val="none" w:sz="0" w:space="0" w:color="auto"/>
            <w:left w:val="none" w:sz="0" w:space="0" w:color="auto"/>
            <w:bottom w:val="none" w:sz="0" w:space="0" w:color="auto"/>
            <w:right w:val="none" w:sz="0" w:space="0" w:color="auto"/>
          </w:divBdr>
        </w:div>
        <w:div w:id="460927890">
          <w:marLeft w:val="640"/>
          <w:marRight w:val="0"/>
          <w:marTop w:val="0"/>
          <w:marBottom w:val="0"/>
          <w:divBdr>
            <w:top w:val="none" w:sz="0" w:space="0" w:color="auto"/>
            <w:left w:val="none" w:sz="0" w:space="0" w:color="auto"/>
            <w:bottom w:val="none" w:sz="0" w:space="0" w:color="auto"/>
            <w:right w:val="none" w:sz="0" w:space="0" w:color="auto"/>
          </w:divBdr>
        </w:div>
        <w:div w:id="1532524687">
          <w:marLeft w:val="640"/>
          <w:marRight w:val="0"/>
          <w:marTop w:val="0"/>
          <w:marBottom w:val="0"/>
          <w:divBdr>
            <w:top w:val="none" w:sz="0" w:space="0" w:color="auto"/>
            <w:left w:val="none" w:sz="0" w:space="0" w:color="auto"/>
            <w:bottom w:val="none" w:sz="0" w:space="0" w:color="auto"/>
            <w:right w:val="none" w:sz="0" w:space="0" w:color="auto"/>
          </w:divBdr>
        </w:div>
        <w:div w:id="433061998">
          <w:marLeft w:val="640"/>
          <w:marRight w:val="0"/>
          <w:marTop w:val="0"/>
          <w:marBottom w:val="0"/>
          <w:divBdr>
            <w:top w:val="none" w:sz="0" w:space="0" w:color="auto"/>
            <w:left w:val="none" w:sz="0" w:space="0" w:color="auto"/>
            <w:bottom w:val="none" w:sz="0" w:space="0" w:color="auto"/>
            <w:right w:val="none" w:sz="0" w:space="0" w:color="auto"/>
          </w:divBdr>
        </w:div>
        <w:div w:id="273249939">
          <w:marLeft w:val="640"/>
          <w:marRight w:val="0"/>
          <w:marTop w:val="0"/>
          <w:marBottom w:val="0"/>
          <w:divBdr>
            <w:top w:val="none" w:sz="0" w:space="0" w:color="auto"/>
            <w:left w:val="none" w:sz="0" w:space="0" w:color="auto"/>
            <w:bottom w:val="none" w:sz="0" w:space="0" w:color="auto"/>
            <w:right w:val="none" w:sz="0" w:space="0" w:color="auto"/>
          </w:divBdr>
        </w:div>
        <w:div w:id="775633690">
          <w:marLeft w:val="640"/>
          <w:marRight w:val="0"/>
          <w:marTop w:val="0"/>
          <w:marBottom w:val="0"/>
          <w:divBdr>
            <w:top w:val="none" w:sz="0" w:space="0" w:color="auto"/>
            <w:left w:val="none" w:sz="0" w:space="0" w:color="auto"/>
            <w:bottom w:val="none" w:sz="0" w:space="0" w:color="auto"/>
            <w:right w:val="none" w:sz="0" w:space="0" w:color="auto"/>
          </w:divBdr>
        </w:div>
        <w:div w:id="449857696">
          <w:marLeft w:val="640"/>
          <w:marRight w:val="0"/>
          <w:marTop w:val="0"/>
          <w:marBottom w:val="0"/>
          <w:divBdr>
            <w:top w:val="none" w:sz="0" w:space="0" w:color="auto"/>
            <w:left w:val="none" w:sz="0" w:space="0" w:color="auto"/>
            <w:bottom w:val="none" w:sz="0" w:space="0" w:color="auto"/>
            <w:right w:val="none" w:sz="0" w:space="0" w:color="auto"/>
          </w:divBdr>
        </w:div>
        <w:div w:id="1962030413">
          <w:marLeft w:val="640"/>
          <w:marRight w:val="0"/>
          <w:marTop w:val="0"/>
          <w:marBottom w:val="0"/>
          <w:divBdr>
            <w:top w:val="none" w:sz="0" w:space="0" w:color="auto"/>
            <w:left w:val="none" w:sz="0" w:space="0" w:color="auto"/>
            <w:bottom w:val="none" w:sz="0" w:space="0" w:color="auto"/>
            <w:right w:val="none" w:sz="0" w:space="0" w:color="auto"/>
          </w:divBdr>
        </w:div>
        <w:div w:id="2036073545">
          <w:marLeft w:val="640"/>
          <w:marRight w:val="0"/>
          <w:marTop w:val="0"/>
          <w:marBottom w:val="0"/>
          <w:divBdr>
            <w:top w:val="none" w:sz="0" w:space="0" w:color="auto"/>
            <w:left w:val="none" w:sz="0" w:space="0" w:color="auto"/>
            <w:bottom w:val="none" w:sz="0" w:space="0" w:color="auto"/>
            <w:right w:val="none" w:sz="0" w:space="0" w:color="auto"/>
          </w:divBdr>
        </w:div>
        <w:div w:id="1580863881">
          <w:marLeft w:val="640"/>
          <w:marRight w:val="0"/>
          <w:marTop w:val="0"/>
          <w:marBottom w:val="0"/>
          <w:divBdr>
            <w:top w:val="none" w:sz="0" w:space="0" w:color="auto"/>
            <w:left w:val="none" w:sz="0" w:space="0" w:color="auto"/>
            <w:bottom w:val="none" w:sz="0" w:space="0" w:color="auto"/>
            <w:right w:val="none" w:sz="0" w:space="0" w:color="auto"/>
          </w:divBdr>
        </w:div>
        <w:div w:id="1563978039">
          <w:marLeft w:val="640"/>
          <w:marRight w:val="0"/>
          <w:marTop w:val="0"/>
          <w:marBottom w:val="0"/>
          <w:divBdr>
            <w:top w:val="none" w:sz="0" w:space="0" w:color="auto"/>
            <w:left w:val="none" w:sz="0" w:space="0" w:color="auto"/>
            <w:bottom w:val="none" w:sz="0" w:space="0" w:color="auto"/>
            <w:right w:val="none" w:sz="0" w:space="0" w:color="auto"/>
          </w:divBdr>
        </w:div>
        <w:div w:id="857088070">
          <w:marLeft w:val="640"/>
          <w:marRight w:val="0"/>
          <w:marTop w:val="0"/>
          <w:marBottom w:val="0"/>
          <w:divBdr>
            <w:top w:val="none" w:sz="0" w:space="0" w:color="auto"/>
            <w:left w:val="none" w:sz="0" w:space="0" w:color="auto"/>
            <w:bottom w:val="none" w:sz="0" w:space="0" w:color="auto"/>
            <w:right w:val="none" w:sz="0" w:space="0" w:color="auto"/>
          </w:divBdr>
        </w:div>
        <w:div w:id="1859851769">
          <w:marLeft w:val="640"/>
          <w:marRight w:val="0"/>
          <w:marTop w:val="0"/>
          <w:marBottom w:val="0"/>
          <w:divBdr>
            <w:top w:val="none" w:sz="0" w:space="0" w:color="auto"/>
            <w:left w:val="none" w:sz="0" w:space="0" w:color="auto"/>
            <w:bottom w:val="none" w:sz="0" w:space="0" w:color="auto"/>
            <w:right w:val="none" w:sz="0" w:space="0" w:color="auto"/>
          </w:divBdr>
        </w:div>
        <w:div w:id="771053586">
          <w:marLeft w:val="640"/>
          <w:marRight w:val="0"/>
          <w:marTop w:val="0"/>
          <w:marBottom w:val="0"/>
          <w:divBdr>
            <w:top w:val="none" w:sz="0" w:space="0" w:color="auto"/>
            <w:left w:val="none" w:sz="0" w:space="0" w:color="auto"/>
            <w:bottom w:val="none" w:sz="0" w:space="0" w:color="auto"/>
            <w:right w:val="none" w:sz="0" w:space="0" w:color="auto"/>
          </w:divBdr>
        </w:div>
        <w:div w:id="1850370402">
          <w:marLeft w:val="640"/>
          <w:marRight w:val="0"/>
          <w:marTop w:val="0"/>
          <w:marBottom w:val="0"/>
          <w:divBdr>
            <w:top w:val="none" w:sz="0" w:space="0" w:color="auto"/>
            <w:left w:val="none" w:sz="0" w:space="0" w:color="auto"/>
            <w:bottom w:val="none" w:sz="0" w:space="0" w:color="auto"/>
            <w:right w:val="none" w:sz="0" w:space="0" w:color="auto"/>
          </w:divBdr>
        </w:div>
        <w:div w:id="1735814815">
          <w:marLeft w:val="640"/>
          <w:marRight w:val="0"/>
          <w:marTop w:val="0"/>
          <w:marBottom w:val="0"/>
          <w:divBdr>
            <w:top w:val="none" w:sz="0" w:space="0" w:color="auto"/>
            <w:left w:val="none" w:sz="0" w:space="0" w:color="auto"/>
            <w:bottom w:val="none" w:sz="0" w:space="0" w:color="auto"/>
            <w:right w:val="none" w:sz="0" w:space="0" w:color="auto"/>
          </w:divBdr>
        </w:div>
        <w:div w:id="1502744002">
          <w:marLeft w:val="640"/>
          <w:marRight w:val="0"/>
          <w:marTop w:val="0"/>
          <w:marBottom w:val="0"/>
          <w:divBdr>
            <w:top w:val="none" w:sz="0" w:space="0" w:color="auto"/>
            <w:left w:val="none" w:sz="0" w:space="0" w:color="auto"/>
            <w:bottom w:val="none" w:sz="0" w:space="0" w:color="auto"/>
            <w:right w:val="none" w:sz="0" w:space="0" w:color="auto"/>
          </w:divBdr>
        </w:div>
        <w:div w:id="340399869">
          <w:marLeft w:val="640"/>
          <w:marRight w:val="0"/>
          <w:marTop w:val="0"/>
          <w:marBottom w:val="0"/>
          <w:divBdr>
            <w:top w:val="none" w:sz="0" w:space="0" w:color="auto"/>
            <w:left w:val="none" w:sz="0" w:space="0" w:color="auto"/>
            <w:bottom w:val="none" w:sz="0" w:space="0" w:color="auto"/>
            <w:right w:val="none" w:sz="0" w:space="0" w:color="auto"/>
          </w:divBdr>
        </w:div>
        <w:div w:id="2020233319">
          <w:marLeft w:val="640"/>
          <w:marRight w:val="0"/>
          <w:marTop w:val="0"/>
          <w:marBottom w:val="0"/>
          <w:divBdr>
            <w:top w:val="none" w:sz="0" w:space="0" w:color="auto"/>
            <w:left w:val="none" w:sz="0" w:space="0" w:color="auto"/>
            <w:bottom w:val="none" w:sz="0" w:space="0" w:color="auto"/>
            <w:right w:val="none" w:sz="0" w:space="0" w:color="auto"/>
          </w:divBdr>
        </w:div>
        <w:div w:id="399057903">
          <w:marLeft w:val="640"/>
          <w:marRight w:val="0"/>
          <w:marTop w:val="0"/>
          <w:marBottom w:val="0"/>
          <w:divBdr>
            <w:top w:val="none" w:sz="0" w:space="0" w:color="auto"/>
            <w:left w:val="none" w:sz="0" w:space="0" w:color="auto"/>
            <w:bottom w:val="none" w:sz="0" w:space="0" w:color="auto"/>
            <w:right w:val="none" w:sz="0" w:space="0" w:color="auto"/>
          </w:divBdr>
        </w:div>
        <w:div w:id="1497376566">
          <w:marLeft w:val="640"/>
          <w:marRight w:val="0"/>
          <w:marTop w:val="0"/>
          <w:marBottom w:val="0"/>
          <w:divBdr>
            <w:top w:val="none" w:sz="0" w:space="0" w:color="auto"/>
            <w:left w:val="none" w:sz="0" w:space="0" w:color="auto"/>
            <w:bottom w:val="none" w:sz="0" w:space="0" w:color="auto"/>
            <w:right w:val="none" w:sz="0" w:space="0" w:color="auto"/>
          </w:divBdr>
        </w:div>
        <w:div w:id="295137374">
          <w:marLeft w:val="640"/>
          <w:marRight w:val="0"/>
          <w:marTop w:val="0"/>
          <w:marBottom w:val="0"/>
          <w:divBdr>
            <w:top w:val="none" w:sz="0" w:space="0" w:color="auto"/>
            <w:left w:val="none" w:sz="0" w:space="0" w:color="auto"/>
            <w:bottom w:val="none" w:sz="0" w:space="0" w:color="auto"/>
            <w:right w:val="none" w:sz="0" w:space="0" w:color="auto"/>
          </w:divBdr>
        </w:div>
        <w:div w:id="1937248355">
          <w:marLeft w:val="640"/>
          <w:marRight w:val="0"/>
          <w:marTop w:val="0"/>
          <w:marBottom w:val="0"/>
          <w:divBdr>
            <w:top w:val="none" w:sz="0" w:space="0" w:color="auto"/>
            <w:left w:val="none" w:sz="0" w:space="0" w:color="auto"/>
            <w:bottom w:val="none" w:sz="0" w:space="0" w:color="auto"/>
            <w:right w:val="none" w:sz="0" w:space="0" w:color="auto"/>
          </w:divBdr>
        </w:div>
        <w:div w:id="1681656988">
          <w:marLeft w:val="640"/>
          <w:marRight w:val="0"/>
          <w:marTop w:val="0"/>
          <w:marBottom w:val="0"/>
          <w:divBdr>
            <w:top w:val="none" w:sz="0" w:space="0" w:color="auto"/>
            <w:left w:val="none" w:sz="0" w:space="0" w:color="auto"/>
            <w:bottom w:val="none" w:sz="0" w:space="0" w:color="auto"/>
            <w:right w:val="none" w:sz="0" w:space="0" w:color="auto"/>
          </w:divBdr>
        </w:div>
        <w:div w:id="1391462941">
          <w:marLeft w:val="640"/>
          <w:marRight w:val="0"/>
          <w:marTop w:val="0"/>
          <w:marBottom w:val="0"/>
          <w:divBdr>
            <w:top w:val="none" w:sz="0" w:space="0" w:color="auto"/>
            <w:left w:val="none" w:sz="0" w:space="0" w:color="auto"/>
            <w:bottom w:val="none" w:sz="0" w:space="0" w:color="auto"/>
            <w:right w:val="none" w:sz="0" w:space="0" w:color="auto"/>
          </w:divBdr>
        </w:div>
        <w:div w:id="2130930281">
          <w:marLeft w:val="640"/>
          <w:marRight w:val="0"/>
          <w:marTop w:val="0"/>
          <w:marBottom w:val="0"/>
          <w:divBdr>
            <w:top w:val="none" w:sz="0" w:space="0" w:color="auto"/>
            <w:left w:val="none" w:sz="0" w:space="0" w:color="auto"/>
            <w:bottom w:val="none" w:sz="0" w:space="0" w:color="auto"/>
            <w:right w:val="none" w:sz="0" w:space="0" w:color="auto"/>
          </w:divBdr>
        </w:div>
        <w:div w:id="64960868">
          <w:marLeft w:val="640"/>
          <w:marRight w:val="0"/>
          <w:marTop w:val="0"/>
          <w:marBottom w:val="0"/>
          <w:divBdr>
            <w:top w:val="none" w:sz="0" w:space="0" w:color="auto"/>
            <w:left w:val="none" w:sz="0" w:space="0" w:color="auto"/>
            <w:bottom w:val="none" w:sz="0" w:space="0" w:color="auto"/>
            <w:right w:val="none" w:sz="0" w:space="0" w:color="auto"/>
          </w:divBdr>
        </w:div>
        <w:div w:id="634070653">
          <w:marLeft w:val="640"/>
          <w:marRight w:val="0"/>
          <w:marTop w:val="0"/>
          <w:marBottom w:val="0"/>
          <w:divBdr>
            <w:top w:val="none" w:sz="0" w:space="0" w:color="auto"/>
            <w:left w:val="none" w:sz="0" w:space="0" w:color="auto"/>
            <w:bottom w:val="none" w:sz="0" w:space="0" w:color="auto"/>
            <w:right w:val="none" w:sz="0" w:space="0" w:color="auto"/>
          </w:divBdr>
        </w:div>
        <w:div w:id="1702590927">
          <w:marLeft w:val="640"/>
          <w:marRight w:val="0"/>
          <w:marTop w:val="0"/>
          <w:marBottom w:val="0"/>
          <w:divBdr>
            <w:top w:val="none" w:sz="0" w:space="0" w:color="auto"/>
            <w:left w:val="none" w:sz="0" w:space="0" w:color="auto"/>
            <w:bottom w:val="none" w:sz="0" w:space="0" w:color="auto"/>
            <w:right w:val="none" w:sz="0" w:space="0" w:color="auto"/>
          </w:divBdr>
        </w:div>
        <w:div w:id="724336238">
          <w:marLeft w:val="640"/>
          <w:marRight w:val="0"/>
          <w:marTop w:val="0"/>
          <w:marBottom w:val="0"/>
          <w:divBdr>
            <w:top w:val="none" w:sz="0" w:space="0" w:color="auto"/>
            <w:left w:val="none" w:sz="0" w:space="0" w:color="auto"/>
            <w:bottom w:val="none" w:sz="0" w:space="0" w:color="auto"/>
            <w:right w:val="none" w:sz="0" w:space="0" w:color="auto"/>
          </w:divBdr>
        </w:div>
        <w:div w:id="295258254">
          <w:marLeft w:val="640"/>
          <w:marRight w:val="0"/>
          <w:marTop w:val="0"/>
          <w:marBottom w:val="0"/>
          <w:divBdr>
            <w:top w:val="none" w:sz="0" w:space="0" w:color="auto"/>
            <w:left w:val="none" w:sz="0" w:space="0" w:color="auto"/>
            <w:bottom w:val="none" w:sz="0" w:space="0" w:color="auto"/>
            <w:right w:val="none" w:sz="0" w:space="0" w:color="auto"/>
          </w:divBdr>
        </w:div>
        <w:div w:id="1750619272">
          <w:marLeft w:val="640"/>
          <w:marRight w:val="0"/>
          <w:marTop w:val="0"/>
          <w:marBottom w:val="0"/>
          <w:divBdr>
            <w:top w:val="none" w:sz="0" w:space="0" w:color="auto"/>
            <w:left w:val="none" w:sz="0" w:space="0" w:color="auto"/>
            <w:bottom w:val="none" w:sz="0" w:space="0" w:color="auto"/>
            <w:right w:val="none" w:sz="0" w:space="0" w:color="auto"/>
          </w:divBdr>
        </w:div>
        <w:div w:id="1344547509">
          <w:marLeft w:val="640"/>
          <w:marRight w:val="0"/>
          <w:marTop w:val="0"/>
          <w:marBottom w:val="0"/>
          <w:divBdr>
            <w:top w:val="none" w:sz="0" w:space="0" w:color="auto"/>
            <w:left w:val="none" w:sz="0" w:space="0" w:color="auto"/>
            <w:bottom w:val="none" w:sz="0" w:space="0" w:color="auto"/>
            <w:right w:val="none" w:sz="0" w:space="0" w:color="auto"/>
          </w:divBdr>
        </w:div>
        <w:div w:id="331876223">
          <w:marLeft w:val="640"/>
          <w:marRight w:val="0"/>
          <w:marTop w:val="0"/>
          <w:marBottom w:val="0"/>
          <w:divBdr>
            <w:top w:val="none" w:sz="0" w:space="0" w:color="auto"/>
            <w:left w:val="none" w:sz="0" w:space="0" w:color="auto"/>
            <w:bottom w:val="none" w:sz="0" w:space="0" w:color="auto"/>
            <w:right w:val="none" w:sz="0" w:space="0" w:color="auto"/>
          </w:divBdr>
        </w:div>
        <w:div w:id="490949314">
          <w:marLeft w:val="640"/>
          <w:marRight w:val="0"/>
          <w:marTop w:val="0"/>
          <w:marBottom w:val="0"/>
          <w:divBdr>
            <w:top w:val="none" w:sz="0" w:space="0" w:color="auto"/>
            <w:left w:val="none" w:sz="0" w:space="0" w:color="auto"/>
            <w:bottom w:val="none" w:sz="0" w:space="0" w:color="auto"/>
            <w:right w:val="none" w:sz="0" w:space="0" w:color="auto"/>
          </w:divBdr>
        </w:div>
        <w:div w:id="393243511">
          <w:marLeft w:val="640"/>
          <w:marRight w:val="0"/>
          <w:marTop w:val="0"/>
          <w:marBottom w:val="0"/>
          <w:divBdr>
            <w:top w:val="none" w:sz="0" w:space="0" w:color="auto"/>
            <w:left w:val="none" w:sz="0" w:space="0" w:color="auto"/>
            <w:bottom w:val="none" w:sz="0" w:space="0" w:color="auto"/>
            <w:right w:val="none" w:sz="0" w:space="0" w:color="auto"/>
          </w:divBdr>
        </w:div>
      </w:divsChild>
    </w:div>
    <w:div w:id="585072097">
      <w:bodyDiv w:val="1"/>
      <w:marLeft w:val="0"/>
      <w:marRight w:val="0"/>
      <w:marTop w:val="0"/>
      <w:marBottom w:val="0"/>
      <w:divBdr>
        <w:top w:val="none" w:sz="0" w:space="0" w:color="auto"/>
        <w:left w:val="none" w:sz="0" w:space="0" w:color="auto"/>
        <w:bottom w:val="none" w:sz="0" w:space="0" w:color="auto"/>
        <w:right w:val="none" w:sz="0" w:space="0" w:color="auto"/>
      </w:divBdr>
      <w:divsChild>
        <w:div w:id="702292131">
          <w:marLeft w:val="640"/>
          <w:marRight w:val="0"/>
          <w:marTop w:val="0"/>
          <w:marBottom w:val="0"/>
          <w:divBdr>
            <w:top w:val="none" w:sz="0" w:space="0" w:color="auto"/>
            <w:left w:val="none" w:sz="0" w:space="0" w:color="auto"/>
            <w:bottom w:val="none" w:sz="0" w:space="0" w:color="auto"/>
            <w:right w:val="none" w:sz="0" w:space="0" w:color="auto"/>
          </w:divBdr>
        </w:div>
        <w:div w:id="212356459">
          <w:marLeft w:val="640"/>
          <w:marRight w:val="0"/>
          <w:marTop w:val="0"/>
          <w:marBottom w:val="0"/>
          <w:divBdr>
            <w:top w:val="none" w:sz="0" w:space="0" w:color="auto"/>
            <w:left w:val="none" w:sz="0" w:space="0" w:color="auto"/>
            <w:bottom w:val="none" w:sz="0" w:space="0" w:color="auto"/>
            <w:right w:val="none" w:sz="0" w:space="0" w:color="auto"/>
          </w:divBdr>
        </w:div>
        <w:div w:id="864177332">
          <w:marLeft w:val="640"/>
          <w:marRight w:val="0"/>
          <w:marTop w:val="0"/>
          <w:marBottom w:val="0"/>
          <w:divBdr>
            <w:top w:val="none" w:sz="0" w:space="0" w:color="auto"/>
            <w:left w:val="none" w:sz="0" w:space="0" w:color="auto"/>
            <w:bottom w:val="none" w:sz="0" w:space="0" w:color="auto"/>
            <w:right w:val="none" w:sz="0" w:space="0" w:color="auto"/>
          </w:divBdr>
        </w:div>
        <w:div w:id="1915967868">
          <w:marLeft w:val="640"/>
          <w:marRight w:val="0"/>
          <w:marTop w:val="0"/>
          <w:marBottom w:val="0"/>
          <w:divBdr>
            <w:top w:val="none" w:sz="0" w:space="0" w:color="auto"/>
            <w:left w:val="none" w:sz="0" w:space="0" w:color="auto"/>
            <w:bottom w:val="none" w:sz="0" w:space="0" w:color="auto"/>
            <w:right w:val="none" w:sz="0" w:space="0" w:color="auto"/>
          </w:divBdr>
        </w:div>
        <w:div w:id="962734843">
          <w:marLeft w:val="640"/>
          <w:marRight w:val="0"/>
          <w:marTop w:val="0"/>
          <w:marBottom w:val="0"/>
          <w:divBdr>
            <w:top w:val="none" w:sz="0" w:space="0" w:color="auto"/>
            <w:left w:val="none" w:sz="0" w:space="0" w:color="auto"/>
            <w:bottom w:val="none" w:sz="0" w:space="0" w:color="auto"/>
            <w:right w:val="none" w:sz="0" w:space="0" w:color="auto"/>
          </w:divBdr>
        </w:div>
        <w:div w:id="1315569759">
          <w:marLeft w:val="640"/>
          <w:marRight w:val="0"/>
          <w:marTop w:val="0"/>
          <w:marBottom w:val="0"/>
          <w:divBdr>
            <w:top w:val="none" w:sz="0" w:space="0" w:color="auto"/>
            <w:left w:val="none" w:sz="0" w:space="0" w:color="auto"/>
            <w:bottom w:val="none" w:sz="0" w:space="0" w:color="auto"/>
            <w:right w:val="none" w:sz="0" w:space="0" w:color="auto"/>
          </w:divBdr>
        </w:div>
        <w:div w:id="981276239">
          <w:marLeft w:val="640"/>
          <w:marRight w:val="0"/>
          <w:marTop w:val="0"/>
          <w:marBottom w:val="0"/>
          <w:divBdr>
            <w:top w:val="none" w:sz="0" w:space="0" w:color="auto"/>
            <w:left w:val="none" w:sz="0" w:space="0" w:color="auto"/>
            <w:bottom w:val="none" w:sz="0" w:space="0" w:color="auto"/>
            <w:right w:val="none" w:sz="0" w:space="0" w:color="auto"/>
          </w:divBdr>
        </w:div>
        <w:div w:id="2088454989">
          <w:marLeft w:val="640"/>
          <w:marRight w:val="0"/>
          <w:marTop w:val="0"/>
          <w:marBottom w:val="0"/>
          <w:divBdr>
            <w:top w:val="none" w:sz="0" w:space="0" w:color="auto"/>
            <w:left w:val="none" w:sz="0" w:space="0" w:color="auto"/>
            <w:bottom w:val="none" w:sz="0" w:space="0" w:color="auto"/>
            <w:right w:val="none" w:sz="0" w:space="0" w:color="auto"/>
          </w:divBdr>
        </w:div>
        <w:div w:id="1473524217">
          <w:marLeft w:val="640"/>
          <w:marRight w:val="0"/>
          <w:marTop w:val="0"/>
          <w:marBottom w:val="0"/>
          <w:divBdr>
            <w:top w:val="none" w:sz="0" w:space="0" w:color="auto"/>
            <w:left w:val="none" w:sz="0" w:space="0" w:color="auto"/>
            <w:bottom w:val="none" w:sz="0" w:space="0" w:color="auto"/>
            <w:right w:val="none" w:sz="0" w:space="0" w:color="auto"/>
          </w:divBdr>
        </w:div>
        <w:div w:id="677347153">
          <w:marLeft w:val="640"/>
          <w:marRight w:val="0"/>
          <w:marTop w:val="0"/>
          <w:marBottom w:val="0"/>
          <w:divBdr>
            <w:top w:val="none" w:sz="0" w:space="0" w:color="auto"/>
            <w:left w:val="none" w:sz="0" w:space="0" w:color="auto"/>
            <w:bottom w:val="none" w:sz="0" w:space="0" w:color="auto"/>
            <w:right w:val="none" w:sz="0" w:space="0" w:color="auto"/>
          </w:divBdr>
        </w:div>
        <w:div w:id="1920560037">
          <w:marLeft w:val="640"/>
          <w:marRight w:val="0"/>
          <w:marTop w:val="0"/>
          <w:marBottom w:val="0"/>
          <w:divBdr>
            <w:top w:val="none" w:sz="0" w:space="0" w:color="auto"/>
            <w:left w:val="none" w:sz="0" w:space="0" w:color="auto"/>
            <w:bottom w:val="none" w:sz="0" w:space="0" w:color="auto"/>
            <w:right w:val="none" w:sz="0" w:space="0" w:color="auto"/>
          </w:divBdr>
        </w:div>
        <w:div w:id="1581057965">
          <w:marLeft w:val="640"/>
          <w:marRight w:val="0"/>
          <w:marTop w:val="0"/>
          <w:marBottom w:val="0"/>
          <w:divBdr>
            <w:top w:val="none" w:sz="0" w:space="0" w:color="auto"/>
            <w:left w:val="none" w:sz="0" w:space="0" w:color="auto"/>
            <w:bottom w:val="none" w:sz="0" w:space="0" w:color="auto"/>
            <w:right w:val="none" w:sz="0" w:space="0" w:color="auto"/>
          </w:divBdr>
        </w:div>
        <w:div w:id="640571768">
          <w:marLeft w:val="640"/>
          <w:marRight w:val="0"/>
          <w:marTop w:val="0"/>
          <w:marBottom w:val="0"/>
          <w:divBdr>
            <w:top w:val="none" w:sz="0" w:space="0" w:color="auto"/>
            <w:left w:val="none" w:sz="0" w:space="0" w:color="auto"/>
            <w:bottom w:val="none" w:sz="0" w:space="0" w:color="auto"/>
            <w:right w:val="none" w:sz="0" w:space="0" w:color="auto"/>
          </w:divBdr>
        </w:div>
        <w:div w:id="68694816">
          <w:marLeft w:val="640"/>
          <w:marRight w:val="0"/>
          <w:marTop w:val="0"/>
          <w:marBottom w:val="0"/>
          <w:divBdr>
            <w:top w:val="none" w:sz="0" w:space="0" w:color="auto"/>
            <w:left w:val="none" w:sz="0" w:space="0" w:color="auto"/>
            <w:bottom w:val="none" w:sz="0" w:space="0" w:color="auto"/>
            <w:right w:val="none" w:sz="0" w:space="0" w:color="auto"/>
          </w:divBdr>
        </w:div>
        <w:div w:id="532692708">
          <w:marLeft w:val="640"/>
          <w:marRight w:val="0"/>
          <w:marTop w:val="0"/>
          <w:marBottom w:val="0"/>
          <w:divBdr>
            <w:top w:val="none" w:sz="0" w:space="0" w:color="auto"/>
            <w:left w:val="none" w:sz="0" w:space="0" w:color="auto"/>
            <w:bottom w:val="none" w:sz="0" w:space="0" w:color="auto"/>
            <w:right w:val="none" w:sz="0" w:space="0" w:color="auto"/>
          </w:divBdr>
        </w:div>
        <w:div w:id="125123436">
          <w:marLeft w:val="640"/>
          <w:marRight w:val="0"/>
          <w:marTop w:val="0"/>
          <w:marBottom w:val="0"/>
          <w:divBdr>
            <w:top w:val="none" w:sz="0" w:space="0" w:color="auto"/>
            <w:left w:val="none" w:sz="0" w:space="0" w:color="auto"/>
            <w:bottom w:val="none" w:sz="0" w:space="0" w:color="auto"/>
            <w:right w:val="none" w:sz="0" w:space="0" w:color="auto"/>
          </w:divBdr>
        </w:div>
        <w:div w:id="1195727665">
          <w:marLeft w:val="640"/>
          <w:marRight w:val="0"/>
          <w:marTop w:val="0"/>
          <w:marBottom w:val="0"/>
          <w:divBdr>
            <w:top w:val="none" w:sz="0" w:space="0" w:color="auto"/>
            <w:left w:val="none" w:sz="0" w:space="0" w:color="auto"/>
            <w:bottom w:val="none" w:sz="0" w:space="0" w:color="auto"/>
            <w:right w:val="none" w:sz="0" w:space="0" w:color="auto"/>
          </w:divBdr>
        </w:div>
        <w:div w:id="1660303017">
          <w:marLeft w:val="640"/>
          <w:marRight w:val="0"/>
          <w:marTop w:val="0"/>
          <w:marBottom w:val="0"/>
          <w:divBdr>
            <w:top w:val="none" w:sz="0" w:space="0" w:color="auto"/>
            <w:left w:val="none" w:sz="0" w:space="0" w:color="auto"/>
            <w:bottom w:val="none" w:sz="0" w:space="0" w:color="auto"/>
            <w:right w:val="none" w:sz="0" w:space="0" w:color="auto"/>
          </w:divBdr>
        </w:div>
        <w:div w:id="88086099">
          <w:marLeft w:val="640"/>
          <w:marRight w:val="0"/>
          <w:marTop w:val="0"/>
          <w:marBottom w:val="0"/>
          <w:divBdr>
            <w:top w:val="none" w:sz="0" w:space="0" w:color="auto"/>
            <w:left w:val="none" w:sz="0" w:space="0" w:color="auto"/>
            <w:bottom w:val="none" w:sz="0" w:space="0" w:color="auto"/>
            <w:right w:val="none" w:sz="0" w:space="0" w:color="auto"/>
          </w:divBdr>
        </w:div>
        <w:div w:id="144859859">
          <w:marLeft w:val="640"/>
          <w:marRight w:val="0"/>
          <w:marTop w:val="0"/>
          <w:marBottom w:val="0"/>
          <w:divBdr>
            <w:top w:val="none" w:sz="0" w:space="0" w:color="auto"/>
            <w:left w:val="none" w:sz="0" w:space="0" w:color="auto"/>
            <w:bottom w:val="none" w:sz="0" w:space="0" w:color="auto"/>
            <w:right w:val="none" w:sz="0" w:space="0" w:color="auto"/>
          </w:divBdr>
        </w:div>
        <w:div w:id="1311397792">
          <w:marLeft w:val="640"/>
          <w:marRight w:val="0"/>
          <w:marTop w:val="0"/>
          <w:marBottom w:val="0"/>
          <w:divBdr>
            <w:top w:val="none" w:sz="0" w:space="0" w:color="auto"/>
            <w:left w:val="none" w:sz="0" w:space="0" w:color="auto"/>
            <w:bottom w:val="none" w:sz="0" w:space="0" w:color="auto"/>
            <w:right w:val="none" w:sz="0" w:space="0" w:color="auto"/>
          </w:divBdr>
        </w:div>
        <w:div w:id="1882012408">
          <w:marLeft w:val="640"/>
          <w:marRight w:val="0"/>
          <w:marTop w:val="0"/>
          <w:marBottom w:val="0"/>
          <w:divBdr>
            <w:top w:val="none" w:sz="0" w:space="0" w:color="auto"/>
            <w:left w:val="none" w:sz="0" w:space="0" w:color="auto"/>
            <w:bottom w:val="none" w:sz="0" w:space="0" w:color="auto"/>
            <w:right w:val="none" w:sz="0" w:space="0" w:color="auto"/>
          </w:divBdr>
        </w:div>
        <w:div w:id="75828099">
          <w:marLeft w:val="640"/>
          <w:marRight w:val="0"/>
          <w:marTop w:val="0"/>
          <w:marBottom w:val="0"/>
          <w:divBdr>
            <w:top w:val="none" w:sz="0" w:space="0" w:color="auto"/>
            <w:left w:val="none" w:sz="0" w:space="0" w:color="auto"/>
            <w:bottom w:val="none" w:sz="0" w:space="0" w:color="auto"/>
            <w:right w:val="none" w:sz="0" w:space="0" w:color="auto"/>
          </w:divBdr>
        </w:div>
        <w:div w:id="2047562206">
          <w:marLeft w:val="640"/>
          <w:marRight w:val="0"/>
          <w:marTop w:val="0"/>
          <w:marBottom w:val="0"/>
          <w:divBdr>
            <w:top w:val="none" w:sz="0" w:space="0" w:color="auto"/>
            <w:left w:val="none" w:sz="0" w:space="0" w:color="auto"/>
            <w:bottom w:val="none" w:sz="0" w:space="0" w:color="auto"/>
            <w:right w:val="none" w:sz="0" w:space="0" w:color="auto"/>
          </w:divBdr>
        </w:div>
        <w:div w:id="1478691569">
          <w:marLeft w:val="640"/>
          <w:marRight w:val="0"/>
          <w:marTop w:val="0"/>
          <w:marBottom w:val="0"/>
          <w:divBdr>
            <w:top w:val="none" w:sz="0" w:space="0" w:color="auto"/>
            <w:left w:val="none" w:sz="0" w:space="0" w:color="auto"/>
            <w:bottom w:val="none" w:sz="0" w:space="0" w:color="auto"/>
            <w:right w:val="none" w:sz="0" w:space="0" w:color="auto"/>
          </w:divBdr>
        </w:div>
        <w:div w:id="218713405">
          <w:marLeft w:val="640"/>
          <w:marRight w:val="0"/>
          <w:marTop w:val="0"/>
          <w:marBottom w:val="0"/>
          <w:divBdr>
            <w:top w:val="none" w:sz="0" w:space="0" w:color="auto"/>
            <w:left w:val="none" w:sz="0" w:space="0" w:color="auto"/>
            <w:bottom w:val="none" w:sz="0" w:space="0" w:color="auto"/>
            <w:right w:val="none" w:sz="0" w:space="0" w:color="auto"/>
          </w:divBdr>
        </w:div>
        <w:div w:id="2019842496">
          <w:marLeft w:val="640"/>
          <w:marRight w:val="0"/>
          <w:marTop w:val="0"/>
          <w:marBottom w:val="0"/>
          <w:divBdr>
            <w:top w:val="none" w:sz="0" w:space="0" w:color="auto"/>
            <w:left w:val="none" w:sz="0" w:space="0" w:color="auto"/>
            <w:bottom w:val="none" w:sz="0" w:space="0" w:color="auto"/>
            <w:right w:val="none" w:sz="0" w:space="0" w:color="auto"/>
          </w:divBdr>
        </w:div>
        <w:div w:id="1047337272">
          <w:marLeft w:val="640"/>
          <w:marRight w:val="0"/>
          <w:marTop w:val="0"/>
          <w:marBottom w:val="0"/>
          <w:divBdr>
            <w:top w:val="none" w:sz="0" w:space="0" w:color="auto"/>
            <w:left w:val="none" w:sz="0" w:space="0" w:color="auto"/>
            <w:bottom w:val="none" w:sz="0" w:space="0" w:color="auto"/>
            <w:right w:val="none" w:sz="0" w:space="0" w:color="auto"/>
          </w:divBdr>
        </w:div>
        <w:div w:id="349140753">
          <w:marLeft w:val="640"/>
          <w:marRight w:val="0"/>
          <w:marTop w:val="0"/>
          <w:marBottom w:val="0"/>
          <w:divBdr>
            <w:top w:val="none" w:sz="0" w:space="0" w:color="auto"/>
            <w:left w:val="none" w:sz="0" w:space="0" w:color="auto"/>
            <w:bottom w:val="none" w:sz="0" w:space="0" w:color="auto"/>
            <w:right w:val="none" w:sz="0" w:space="0" w:color="auto"/>
          </w:divBdr>
        </w:div>
        <w:div w:id="1333412624">
          <w:marLeft w:val="640"/>
          <w:marRight w:val="0"/>
          <w:marTop w:val="0"/>
          <w:marBottom w:val="0"/>
          <w:divBdr>
            <w:top w:val="none" w:sz="0" w:space="0" w:color="auto"/>
            <w:left w:val="none" w:sz="0" w:space="0" w:color="auto"/>
            <w:bottom w:val="none" w:sz="0" w:space="0" w:color="auto"/>
            <w:right w:val="none" w:sz="0" w:space="0" w:color="auto"/>
          </w:divBdr>
        </w:div>
        <w:div w:id="848183117">
          <w:marLeft w:val="640"/>
          <w:marRight w:val="0"/>
          <w:marTop w:val="0"/>
          <w:marBottom w:val="0"/>
          <w:divBdr>
            <w:top w:val="none" w:sz="0" w:space="0" w:color="auto"/>
            <w:left w:val="none" w:sz="0" w:space="0" w:color="auto"/>
            <w:bottom w:val="none" w:sz="0" w:space="0" w:color="auto"/>
            <w:right w:val="none" w:sz="0" w:space="0" w:color="auto"/>
          </w:divBdr>
        </w:div>
        <w:div w:id="1399266">
          <w:marLeft w:val="640"/>
          <w:marRight w:val="0"/>
          <w:marTop w:val="0"/>
          <w:marBottom w:val="0"/>
          <w:divBdr>
            <w:top w:val="none" w:sz="0" w:space="0" w:color="auto"/>
            <w:left w:val="none" w:sz="0" w:space="0" w:color="auto"/>
            <w:bottom w:val="none" w:sz="0" w:space="0" w:color="auto"/>
            <w:right w:val="none" w:sz="0" w:space="0" w:color="auto"/>
          </w:divBdr>
        </w:div>
        <w:div w:id="1915047265">
          <w:marLeft w:val="640"/>
          <w:marRight w:val="0"/>
          <w:marTop w:val="0"/>
          <w:marBottom w:val="0"/>
          <w:divBdr>
            <w:top w:val="none" w:sz="0" w:space="0" w:color="auto"/>
            <w:left w:val="none" w:sz="0" w:space="0" w:color="auto"/>
            <w:bottom w:val="none" w:sz="0" w:space="0" w:color="auto"/>
            <w:right w:val="none" w:sz="0" w:space="0" w:color="auto"/>
          </w:divBdr>
        </w:div>
        <w:div w:id="179663185">
          <w:marLeft w:val="640"/>
          <w:marRight w:val="0"/>
          <w:marTop w:val="0"/>
          <w:marBottom w:val="0"/>
          <w:divBdr>
            <w:top w:val="none" w:sz="0" w:space="0" w:color="auto"/>
            <w:left w:val="none" w:sz="0" w:space="0" w:color="auto"/>
            <w:bottom w:val="none" w:sz="0" w:space="0" w:color="auto"/>
            <w:right w:val="none" w:sz="0" w:space="0" w:color="auto"/>
          </w:divBdr>
        </w:div>
        <w:div w:id="840779533">
          <w:marLeft w:val="640"/>
          <w:marRight w:val="0"/>
          <w:marTop w:val="0"/>
          <w:marBottom w:val="0"/>
          <w:divBdr>
            <w:top w:val="none" w:sz="0" w:space="0" w:color="auto"/>
            <w:left w:val="none" w:sz="0" w:space="0" w:color="auto"/>
            <w:bottom w:val="none" w:sz="0" w:space="0" w:color="auto"/>
            <w:right w:val="none" w:sz="0" w:space="0" w:color="auto"/>
          </w:divBdr>
        </w:div>
        <w:div w:id="771319467">
          <w:marLeft w:val="640"/>
          <w:marRight w:val="0"/>
          <w:marTop w:val="0"/>
          <w:marBottom w:val="0"/>
          <w:divBdr>
            <w:top w:val="none" w:sz="0" w:space="0" w:color="auto"/>
            <w:left w:val="none" w:sz="0" w:space="0" w:color="auto"/>
            <w:bottom w:val="none" w:sz="0" w:space="0" w:color="auto"/>
            <w:right w:val="none" w:sz="0" w:space="0" w:color="auto"/>
          </w:divBdr>
        </w:div>
        <w:div w:id="1655377244">
          <w:marLeft w:val="640"/>
          <w:marRight w:val="0"/>
          <w:marTop w:val="0"/>
          <w:marBottom w:val="0"/>
          <w:divBdr>
            <w:top w:val="none" w:sz="0" w:space="0" w:color="auto"/>
            <w:left w:val="none" w:sz="0" w:space="0" w:color="auto"/>
            <w:bottom w:val="none" w:sz="0" w:space="0" w:color="auto"/>
            <w:right w:val="none" w:sz="0" w:space="0" w:color="auto"/>
          </w:divBdr>
        </w:div>
        <w:div w:id="1942637513">
          <w:marLeft w:val="640"/>
          <w:marRight w:val="0"/>
          <w:marTop w:val="0"/>
          <w:marBottom w:val="0"/>
          <w:divBdr>
            <w:top w:val="none" w:sz="0" w:space="0" w:color="auto"/>
            <w:left w:val="none" w:sz="0" w:space="0" w:color="auto"/>
            <w:bottom w:val="none" w:sz="0" w:space="0" w:color="auto"/>
            <w:right w:val="none" w:sz="0" w:space="0" w:color="auto"/>
          </w:divBdr>
        </w:div>
        <w:div w:id="1832483397">
          <w:marLeft w:val="640"/>
          <w:marRight w:val="0"/>
          <w:marTop w:val="0"/>
          <w:marBottom w:val="0"/>
          <w:divBdr>
            <w:top w:val="none" w:sz="0" w:space="0" w:color="auto"/>
            <w:left w:val="none" w:sz="0" w:space="0" w:color="auto"/>
            <w:bottom w:val="none" w:sz="0" w:space="0" w:color="auto"/>
            <w:right w:val="none" w:sz="0" w:space="0" w:color="auto"/>
          </w:divBdr>
        </w:div>
        <w:div w:id="1777016258">
          <w:marLeft w:val="640"/>
          <w:marRight w:val="0"/>
          <w:marTop w:val="0"/>
          <w:marBottom w:val="0"/>
          <w:divBdr>
            <w:top w:val="none" w:sz="0" w:space="0" w:color="auto"/>
            <w:left w:val="none" w:sz="0" w:space="0" w:color="auto"/>
            <w:bottom w:val="none" w:sz="0" w:space="0" w:color="auto"/>
            <w:right w:val="none" w:sz="0" w:space="0" w:color="auto"/>
          </w:divBdr>
        </w:div>
        <w:div w:id="1714847500">
          <w:marLeft w:val="640"/>
          <w:marRight w:val="0"/>
          <w:marTop w:val="0"/>
          <w:marBottom w:val="0"/>
          <w:divBdr>
            <w:top w:val="none" w:sz="0" w:space="0" w:color="auto"/>
            <w:left w:val="none" w:sz="0" w:space="0" w:color="auto"/>
            <w:bottom w:val="none" w:sz="0" w:space="0" w:color="auto"/>
            <w:right w:val="none" w:sz="0" w:space="0" w:color="auto"/>
          </w:divBdr>
        </w:div>
        <w:div w:id="1870488953">
          <w:marLeft w:val="640"/>
          <w:marRight w:val="0"/>
          <w:marTop w:val="0"/>
          <w:marBottom w:val="0"/>
          <w:divBdr>
            <w:top w:val="none" w:sz="0" w:space="0" w:color="auto"/>
            <w:left w:val="none" w:sz="0" w:space="0" w:color="auto"/>
            <w:bottom w:val="none" w:sz="0" w:space="0" w:color="auto"/>
            <w:right w:val="none" w:sz="0" w:space="0" w:color="auto"/>
          </w:divBdr>
        </w:div>
        <w:div w:id="1725251302">
          <w:marLeft w:val="640"/>
          <w:marRight w:val="0"/>
          <w:marTop w:val="0"/>
          <w:marBottom w:val="0"/>
          <w:divBdr>
            <w:top w:val="none" w:sz="0" w:space="0" w:color="auto"/>
            <w:left w:val="none" w:sz="0" w:space="0" w:color="auto"/>
            <w:bottom w:val="none" w:sz="0" w:space="0" w:color="auto"/>
            <w:right w:val="none" w:sz="0" w:space="0" w:color="auto"/>
          </w:divBdr>
        </w:div>
        <w:div w:id="1025204900">
          <w:marLeft w:val="640"/>
          <w:marRight w:val="0"/>
          <w:marTop w:val="0"/>
          <w:marBottom w:val="0"/>
          <w:divBdr>
            <w:top w:val="none" w:sz="0" w:space="0" w:color="auto"/>
            <w:left w:val="none" w:sz="0" w:space="0" w:color="auto"/>
            <w:bottom w:val="none" w:sz="0" w:space="0" w:color="auto"/>
            <w:right w:val="none" w:sz="0" w:space="0" w:color="auto"/>
          </w:divBdr>
        </w:div>
        <w:div w:id="477378425">
          <w:marLeft w:val="640"/>
          <w:marRight w:val="0"/>
          <w:marTop w:val="0"/>
          <w:marBottom w:val="0"/>
          <w:divBdr>
            <w:top w:val="none" w:sz="0" w:space="0" w:color="auto"/>
            <w:left w:val="none" w:sz="0" w:space="0" w:color="auto"/>
            <w:bottom w:val="none" w:sz="0" w:space="0" w:color="auto"/>
            <w:right w:val="none" w:sz="0" w:space="0" w:color="auto"/>
          </w:divBdr>
        </w:div>
        <w:div w:id="168838274">
          <w:marLeft w:val="640"/>
          <w:marRight w:val="0"/>
          <w:marTop w:val="0"/>
          <w:marBottom w:val="0"/>
          <w:divBdr>
            <w:top w:val="none" w:sz="0" w:space="0" w:color="auto"/>
            <w:left w:val="none" w:sz="0" w:space="0" w:color="auto"/>
            <w:bottom w:val="none" w:sz="0" w:space="0" w:color="auto"/>
            <w:right w:val="none" w:sz="0" w:space="0" w:color="auto"/>
          </w:divBdr>
        </w:div>
        <w:div w:id="413403316">
          <w:marLeft w:val="640"/>
          <w:marRight w:val="0"/>
          <w:marTop w:val="0"/>
          <w:marBottom w:val="0"/>
          <w:divBdr>
            <w:top w:val="none" w:sz="0" w:space="0" w:color="auto"/>
            <w:left w:val="none" w:sz="0" w:space="0" w:color="auto"/>
            <w:bottom w:val="none" w:sz="0" w:space="0" w:color="auto"/>
            <w:right w:val="none" w:sz="0" w:space="0" w:color="auto"/>
          </w:divBdr>
        </w:div>
        <w:div w:id="864292209">
          <w:marLeft w:val="640"/>
          <w:marRight w:val="0"/>
          <w:marTop w:val="0"/>
          <w:marBottom w:val="0"/>
          <w:divBdr>
            <w:top w:val="none" w:sz="0" w:space="0" w:color="auto"/>
            <w:left w:val="none" w:sz="0" w:space="0" w:color="auto"/>
            <w:bottom w:val="none" w:sz="0" w:space="0" w:color="auto"/>
            <w:right w:val="none" w:sz="0" w:space="0" w:color="auto"/>
          </w:divBdr>
        </w:div>
        <w:div w:id="71244201">
          <w:marLeft w:val="640"/>
          <w:marRight w:val="0"/>
          <w:marTop w:val="0"/>
          <w:marBottom w:val="0"/>
          <w:divBdr>
            <w:top w:val="none" w:sz="0" w:space="0" w:color="auto"/>
            <w:left w:val="none" w:sz="0" w:space="0" w:color="auto"/>
            <w:bottom w:val="none" w:sz="0" w:space="0" w:color="auto"/>
            <w:right w:val="none" w:sz="0" w:space="0" w:color="auto"/>
          </w:divBdr>
        </w:div>
        <w:div w:id="2081436902">
          <w:marLeft w:val="640"/>
          <w:marRight w:val="0"/>
          <w:marTop w:val="0"/>
          <w:marBottom w:val="0"/>
          <w:divBdr>
            <w:top w:val="none" w:sz="0" w:space="0" w:color="auto"/>
            <w:left w:val="none" w:sz="0" w:space="0" w:color="auto"/>
            <w:bottom w:val="none" w:sz="0" w:space="0" w:color="auto"/>
            <w:right w:val="none" w:sz="0" w:space="0" w:color="auto"/>
          </w:divBdr>
        </w:div>
        <w:div w:id="2026590306">
          <w:marLeft w:val="640"/>
          <w:marRight w:val="0"/>
          <w:marTop w:val="0"/>
          <w:marBottom w:val="0"/>
          <w:divBdr>
            <w:top w:val="none" w:sz="0" w:space="0" w:color="auto"/>
            <w:left w:val="none" w:sz="0" w:space="0" w:color="auto"/>
            <w:bottom w:val="none" w:sz="0" w:space="0" w:color="auto"/>
            <w:right w:val="none" w:sz="0" w:space="0" w:color="auto"/>
          </w:divBdr>
        </w:div>
        <w:div w:id="1571037673">
          <w:marLeft w:val="640"/>
          <w:marRight w:val="0"/>
          <w:marTop w:val="0"/>
          <w:marBottom w:val="0"/>
          <w:divBdr>
            <w:top w:val="none" w:sz="0" w:space="0" w:color="auto"/>
            <w:left w:val="none" w:sz="0" w:space="0" w:color="auto"/>
            <w:bottom w:val="none" w:sz="0" w:space="0" w:color="auto"/>
            <w:right w:val="none" w:sz="0" w:space="0" w:color="auto"/>
          </w:divBdr>
        </w:div>
        <w:div w:id="512378043">
          <w:marLeft w:val="640"/>
          <w:marRight w:val="0"/>
          <w:marTop w:val="0"/>
          <w:marBottom w:val="0"/>
          <w:divBdr>
            <w:top w:val="none" w:sz="0" w:space="0" w:color="auto"/>
            <w:left w:val="none" w:sz="0" w:space="0" w:color="auto"/>
            <w:bottom w:val="none" w:sz="0" w:space="0" w:color="auto"/>
            <w:right w:val="none" w:sz="0" w:space="0" w:color="auto"/>
          </w:divBdr>
        </w:div>
        <w:div w:id="746659193">
          <w:marLeft w:val="640"/>
          <w:marRight w:val="0"/>
          <w:marTop w:val="0"/>
          <w:marBottom w:val="0"/>
          <w:divBdr>
            <w:top w:val="none" w:sz="0" w:space="0" w:color="auto"/>
            <w:left w:val="none" w:sz="0" w:space="0" w:color="auto"/>
            <w:bottom w:val="none" w:sz="0" w:space="0" w:color="auto"/>
            <w:right w:val="none" w:sz="0" w:space="0" w:color="auto"/>
          </w:divBdr>
        </w:div>
        <w:div w:id="47388516">
          <w:marLeft w:val="640"/>
          <w:marRight w:val="0"/>
          <w:marTop w:val="0"/>
          <w:marBottom w:val="0"/>
          <w:divBdr>
            <w:top w:val="none" w:sz="0" w:space="0" w:color="auto"/>
            <w:left w:val="none" w:sz="0" w:space="0" w:color="auto"/>
            <w:bottom w:val="none" w:sz="0" w:space="0" w:color="auto"/>
            <w:right w:val="none" w:sz="0" w:space="0" w:color="auto"/>
          </w:divBdr>
        </w:div>
        <w:div w:id="259725455">
          <w:marLeft w:val="640"/>
          <w:marRight w:val="0"/>
          <w:marTop w:val="0"/>
          <w:marBottom w:val="0"/>
          <w:divBdr>
            <w:top w:val="none" w:sz="0" w:space="0" w:color="auto"/>
            <w:left w:val="none" w:sz="0" w:space="0" w:color="auto"/>
            <w:bottom w:val="none" w:sz="0" w:space="0" w:color="auto"/>
            <w:right w:val="none" w:sz="0" w:space="0" w:color="auto"/>
          </w:divBdr>
        </w:div>
        <w:div w:id="75249222">
          <w:marLeft w:val="640"/>
          <w:marRight w:val="0"/>
          <w:marTop w:val="0"/>
          <w:marBottom w:val="0"/>
          <w:divBdr>
            <w:top w:val="none" w:sz="0" w:space="0" w:color="auto"/>
            <w:left w:val="none" w:sz="0" w:space="0" w:color="auto"/>
            <w:bottom w:val="none" w:sz="0" w:space="0" w:color="auto"/>
            <w:right w:val="none" w:sz="0" w:space="0" w:color="auto"/>
          </w:divBdr>
        </w:div>
        <w:div w:id="447359580">
          <w:marLeft w:val="640"/>
          <w:marRight w:val="0"/>
          <w:marTop w:val="0"/>
          <w:marBottom w:val="0"/>
          <w:divBdr>
            <w:top w:val="none" w:sz="0" w:space="0" w:color="auto"/>
            <w:left w:val="none" w:sz="0" w:space="0" w:color="auto"/>
            <w:bottom w:val="none" w:sz="0" w:space="0" w:color="auto"/>
            <w:right w:val="none" w:sz="0" w:space="0" w:color="auto"/>
          </w:divBdr>
        </w:div>
        <w:div w:id="142897334">
          <w:marLeft w:val="640"/>
          <w:marRight w:val="0"/>
          <w:marTop w:val="0"/>
          <w:marBottom w:val="0"/>
          <w:divBdr>
            <w:top w:val="none" w:sz="0" w:space="0" w:color="auto"/>
            <w:left w:val="none" w:sz="0" w:space="0" w:color="auto"/>
            <w:bottom w:val="none" w:sz="0" w:space="0" w:color="auto"/>
            <w:right w:val="none" w:sz="0" w:space="0" w:color="auto"/>
          </w:divBdr>
        </w:div>
        <w:div w:id="1268659866">
          <w:marLeft w:val="640"/>
          <w:marRight w:val="0"/>
          <w:marTop w:val="0"/>
          <w:marBottom w:val="0"/>
          <w:divBdr>
            <w:top w:val="none" w:sz="0" w:space="0" w:color="auto"/>
            <w:left w:val="none" w:sz="0" w:space="0" w:color="auto"/>
            <w:bottom w:val="none" w:sz="0" w:space="0" w:color="auto"/>
            <w:right w:val="none" w:sz="0" w:space="0" w:color="auto"/>
          </w:divBdr>
        </w:div>
        <w:div w:id="1852256062">
          <w:marLeft w:val="640"/>
          <w:marRight w:val="0"/>
          <w:marTop w:val="0"/>
          <w:marBottom w:val="0"/>
          <w:divBdr>
            <w:top w:val="none" w:sz="0" w:space="0" w:color="auto"/>
            <w:left w:val="none" w:sz="0" w:space="0" w:color="auto"/>
            <w:bottom w:val="none" w:sz="0" w:space="0" w:color="auto"/>
            <w:right w:val="none" w:sz="0" w:space="0" w:color="auto"/>
          </w:divBdr>
        </w:div>
        <w:div w:id="1018846436">
          <w:marLeft w:val="640"/>
          <w:marRight w:val="0"/>
          <w:marTop w:val="0"/>
          <w:marBottom w:val="0"/>
          <w:divBdr>
            <w:top w:val="none" w:sz="0" w:space="0" w:color="auto"/>
            <w:left w:val="none" w:sz="0" w:space="0" w:color="auto"/>
            <w:bottom w:val="none" w:sz="0" w:space="0" w:color="auto"/>
            <w:right w:val="none" w:sz="0" w:space="0" w:color="auto"/>
          </w:divBdr>
        </w:div>
        <w:div w:id="1757438243">
          <w:marLeft w:val="640"/>
          <w:marRight w:val="0"/>
          <w:marTop w:val="0"/>
          <w:marBottom w:val="0"/>
          <w:divBdr>
            <w:top w:val="none" w:sz="0" w:space="0" w:color="auto"/>
            <w:left w:val="none" w:sz="0" w:space="0" w:color="auto"/>
            <w:bottom w:val="none" w:sz="0" w:space="0" w:color="auto"/>
            <w:right w:val="none" w:sz="0" w:space="0" w:color="auto"/>
          </w:divBdr>
        </w:div>
        <w:div w:id="1636641107">
          <w:marLeft w:val="640"/>
          <w:marRight w:val="0"/>
          <w:marTop w:val="0"/>
          <w:marBottom w:val="0"/>
          <w:divBdr>
            <w:top w:val="none" w:sz="0" w:space="0" w:color="auto"/>
            <w:left w:val="none" w:sz="0" w:space="0" w:color="auto"/>
            <w:bottom w:val="none" w:sz="0" w:space="0" w:color="auto"/>
            <w:right w:val="none" w:sz="0" w:space="0" w:color="auto"/>
          </w:divBdr>
        </w:div>
        <w:div w:id="1806585388">
          <w:marLeft w:val="640"/>
          <w:marRight w:val="0"/>
          <w:marTop w:val="0"/>
          <w:marBottom w:val="0"/>
          <w:divBdr>
            <w:top w:val="none" w:sz="0" w:space="0" w:color="auto"/>
            <w:left w:val="none" w:sz="0" w:space="0" w:color="auto"/>
            <w:bottom w:val="none" w:sz="0" w:space="0" w:color="auto"/>
            <w:right w:val="none" w:sz="0" w:space="0" w:color="auto"/>
          </w:divBdr>
        </w:div>
      </w:divsChild>
    </w:div>
    <w:div w:id="588542744">
      <w:bodyDiv w:val="1"/>
      <w:marLeft w:val="0"/>
      <w:marRight w:val="0"/>
      <w:marTop w:val="0"/>
      <w:marBottom w:val="0"/>
      <w:divBdr>
        <w:top w:val="none" w:sz="0" w:space="0" w:color="auto"/>
        <w:left w:val="none" w:sz="0" w:space="0" w:color="auto"/>
        <w:bottom w:val="none" w:sz="0" w:space="0" w:color="auto"/>
        <w:right w:val="none" w:sz="0" w:space="0" w:color="auto"/>
      </w:divBdr>
      <w:divsChild>
        <w:div w:id="1260716655">
          <w:marLeft w:val="640"/>
          <w:marRight w:val="0"/>
          <w:marTop w:val="0"/>
          <w:marBottom w:val="0"/>
          <w:divBdr>
            <w:top w:val="none" w:sz="0" w:space="0" w:color="auto"/>
            <w:left w:val="none" w:sz="0" w:space="0" w:color="auto"/>
            <w:bottom w:val="none" w:sz="0" w:space="0" w:color="auto"/>
            <w:right w:val="none" w:sz="0" w:space="0" w:color="auto"/>
          </w:divBdr>
        </w:div>
        <w:div w:id="834567012">
          <w:marLeft w:val="640"/>
          <w:marRight w:val="0"/>
          <w:marTop w:val="0"/>
          <w:marBottom w:val="0"/>
          <w:divBdr>
            <w:top w:val="none" w:sz="0" w:space="0" w:color="auto"/>
            <w:left w:val="none" w:sz="0" w:space="0" w:color="auto"/>
            <w:bottom w:val="none" w:sz="0" w:space="0" w:color="auto"/>
            <w:right w:val="none" w:sz="0" w:space="0" w:color="auto"/>
          </w:divBdr>
        </w:div>
        <w:div w:id="1279217456">
          <w:marLeft w:val="640"/>
          <w:marRight w:val="0"/>
          <w:marTop w:val="0"/>
          <w:marBottom w:val="0"/>
          <w:divBdr>
            <w:top w:val="none" w:sz="0" w:space="0" w:color="auto"/>
            <w:left w:val="none" w:sz="0" w:space="0" w:color="auto"/>
            <w:bottom w:val="none" w:sz="0" w:space="0" w:color="auto"/>
            <w:right w:val="none" w:sz="0" w:space="0" w:color="auto"/>
          </w:divBdr>
        </w:div>
        <w:div w:id="1591625195">
          <w:marLeft w:val="640"/>
          <w:marRight w:val="0"/>
          <w:marTop w:val="0"/>
          <w:marBottom w:val="0"/>
          <w:divBdr>
            <w:top w:val="none" w:sz="0" w:space="0" w:color="auto"/>
            <w:left w:val="none" w:sz="0" w:space="0" w:color="auto"/>
            <w:bottom w:val="none" w:sz="0" w:space="0" w:color="auto"/>
            <w:right w:val="none" w:sz="0" w:space="0" w:color="auto"/>
          </w:divBdr>
        </w:div>
        <w:div w:id="1668942248">
          <w:marLeft w:val="640"/>
          <w:marRight w:val="0"/>
          <w:marTop w:val="0"/>
          <w:marBottom w:val="0"/>
          <w:divBdr>
            <w:top w:val="none" w:sz="0" w:space="0" w:color="auto"/>
            <w:left w:val="none" w:sz="0" w:space="0" w:color="auto"/>
            <w:bottom w:val="none" w:sz="0" w:space="0" w:color="auto"/>
            <w:right w:val="none" w:sz="0" w:space="0" w:color="auto"/>
          </w:divBdr>
        </w:div>
        <w:div w:id="232084509">
          <w:marLeft w:val="640"/>
          <w:marRight w:val="0"/>
          <w:marTop w:val="0"/>
          <w:marBottom w:val="0"/>
          <w:divBdr>
            <w:top w:val="none" w:sz="0" w:space="0" w:color="auto"/>
            <w:left w:val="none" w:sz="0" w:space="0" w:color="auto"/>
            <w:bottom w:val="none" w:sz="0" w:space="0" w:color="auto"/>
            <w:right w:val="none" w:sz="0" w:space="0" w:color="auto"/>
          </w:divBdr>
        </w:div>
        <w:div w:id="1068385816">
          <w:marLeft w:val="640"/>
          <w:marRight w:val="0"/>
          <w:marTop w:val="0"/>
          <w:marBottom w:val="0"/>
          <w:divBdr>
            <w:top w:val="none" w:sz="0" w:space="0" w:color="auto"/>
            <w:left w:val="none" w:sz="0" w:space="0" w:color="auto"/>
            <w:bottom w:val="none" w:sz="0" w:space="0" w:color="auto"/>
            <w:right w:val="none" w:sz="0" w:space="0" w:color="auto"/>
          </w:divBdr>
        </w:div>
        <w:div w:id="1259752129">
          <w:marLeft w:val="640"/>
          <w:marRight w:val="0"/>
          <w:marTop w:val="0"/>
          <w:marBottom w:val="0"/>
          <w:divBdr>
            <w:top w:val="none" w:sz="0" w:space="0" w:color="auto"/>
            <w:left w:val="none" w:sz="0" w:space="0" w:color="auto"/>
            <w:bottom w:val="none" w:sz="0" w:space="0" w:color="auto"/>
            <w:right w:val="none" w:sz="0" w:space="0" w:color="auto"/>
          </w:divBdr>
        </w:div>
        <w:div w:id="1233075773">
          <w:marLeft w:val="640"/>
          <w:marRight w:val="0"/>
          <w:marTop w:val="0"/>
          <w:marBottom w:val="0"/>
          <w:divBdr>
            <w:top w:val="none" w:sz="0" w:space="0" w:color="auto"/>
            <w:left w:val="none" w:sz="0" w:space="0" w:color="auto"/>
            <w:bottom w:val="none" w:sz="0" w:space="0" w:color="auto"/>
            <w:right w:val="none" w:sz="0" w:space="0" w:color="auto"/>
          </w:divBdr>
        </w:div>
        <w:div w:id="838348052">
          <w:marLeft w:val="640"/>
          <w:marRight w:val="0"/>
          <w:marTop w:val="0"/>
          <w:marBottom w:val="0"/>
          <w:divBdr>
            <w:top w:val="none" w:sz="0" w:space="0" w:color="auto"/>
            <w:left w:val="none" w:sz="0" w:space="0" w:color="auto"/>
            <w:bottom w:val="none" w:sz="0" w:space="0" w:color="auto"/>
            <w:right w:val="none" w:sz="0" w:space="0" w:color="auto"/>
          </w:divBdr>
        </w:div>
        <w:div w:id="1019236142">
          <w:marLeft w:val="640"/>
          <w:marRight w:val="0"/>
          <w:marTop w:val="0"/>
          <w:marBottom w:val="0"/>
          <w:divBdr>
            <w:top w:val="none" w:sz="0" w:space="0" w:color="auto"/>
            <w:left w:val="none" w:sz="0" w:space="0" w:color="auto"/>
            <w:bottom w:val="none" w:sz="0" w:space="0" w:color="auto"/>
            <w:right w:val="none" w:sz="0" w:space="0" w:color="auto"/>
          </w:divBdr>
        </w:div>
        <w:div w:id="802579802">
          <w:marLeft w:val="640"/>
          <w:marRight w:val="0"/>
          <w:marTop w:val="0"/>
          <w:marBottom w:val="0"/>
          <w:divBdr>
            <w:top w:val="none" w:sz="0" w:space="0" w:color="auto"/>
            <w:left w:val="none" w:sz="0" w:space="0" w:color="auto"/>
            <w:bottom w:val="none" w:sz="0" w:space="0" w:color="auto"/>
            <w:right w:val="none" w:sz="0" w:space="0" w:color="auto"/>
          </w:divBdr>
        </w:div>
        <w:div w:id="136920371">
          <w:marLeft w:val="640"/>
          <w:marRight w:val="0"/>
          <w:marTop w:val="0"/>
          <w:marBottom w:val="0"/>
          <w:divBdr>
            <w:top w:val="none" w:sz="0" w:space="0" w:color="auto"/>
            <w:left w:val="none" w:sz="0" w:space="0" w:color="auto"/>
            <w:bottom w:val="none" w:sz="0" w:space="0" w:color="auto"/>
            <w:right w:val="none" w:sz="0" w:space="0" w:color="auto"/>
          </w:divBdr>
        </w:div>
        <w:div w:id="340936370">
          <w:marLeft w:val="640"/>
          <w:marRight w:val="0"/>
          <w:marTop w:val="0"/>
          <w:marBottom w:val="0"/>
          <w:divBdr>
            <w:top w:val="none" w:sz="0" w:space="0" w:color="auto"/>
            <w:left w:val="none" w:sz="0" w:space="0" w:color="auto"/>
            <w:bottom w:val="none" w:sz="0" w:space="0" w:color="auto"/>
            <w:right w:val="none" w:sz="0" w:space="0" w:color="auto"/>
          </w:divBdr>
        </w:div>
        <w:div w:id="2130972022">
          <w:marLeft w:val="640"/>
          <w:marRight w:val="0"/>
          <w:marTop w:val="0"/>
          <w:marBottom w:val="0"/>
          <w:divBdr>
            <w:top w:val="none" w:sz="0" w:space="0" w:color="auto"/>
            <w:left w:val="none" w:sz="0" w:space="0" w:color="auto"/>
            <w:bottom w:val="none" w:sz="0" w:space="0" w:color="auto"/>
            <w:right w:val="none" w:sz="0" w:space="0" w:color="auto"/>
          </w:divBdr>
        </w:div>
        <w:div w:id="1210074736">
          <w:marLeft w:val="640"/>
          <w:marRight w:val="0"/>
          <w:marTop w:val="0"/>
          <w:marBottom w:val="0"/>
          <w:divBdr>
            <w:top w:val="none" w:sz="0" w:space="0" w:color="auto"/>
            <w:left w:val="none" w:sz="0" w:space="0" w:color="auto"/>
            <w:bottom w:val="none" w:sz="0" w:space="0" w:color="auto"/>
            <w:right w:val="none" w:sz="0" w:space="0" w:color="auto"/>
          </w:divBdr>
        </w:div>
        <w:div w:id="1212838018">
          <w:marLeft w:val="640"/>
          <w:marRight w:val="0"/>
          <w:marTop w:val="0"/>
          <w:marBottom w:val="0"/>
          <w:divBdr>
            <w:top w:val="none" w:sz="0" w:space="0" w:color="auto"/>
            <w:left w:val="none" w:sz="0" w:space="0" w:color="auto"/>
            <w:bottom w:val="none" w:sz="0" w:space="0" w:color="auto"/>
            <w:right w:val="none" w:sz="0" w:space="0" w:color="auto"/>
          </w:divBdr>
        </w:div>
        <w:div w:id="447898434">
          <w:marLeft w:val="640"/>
          <w:marRight w:val="0"/>
          <w:marTop w:val="0"/>
          <w:marBottom w:val="0"/>
          <w:divBdr>
            <w:top w:val="none" w:sz="0" w:space="0" w:color="auto"/>
            <w:left w:val="none" w:sz="0" w:space="0" w:color="auto"/>
            <w:bottom w:val="none" w:sz="0" w:space="0" w:color="auto"/>
            <w:right w:val="none" w:sz="0" w:space="0" w:color="auto"/>
          </w:divBdr>
        </w:div>
        <w:div w:id="21177450">
          <w:marLeft w:val="640"/>
          <w:marRight w:val="0"/>
          <w:marTop w:val="0"/>
          <w:marBottom w:val="0"/>
          <w:divBdr>
            <w:top w:val="none" w:sz="0" w:space="0" w:color="auto"/>
            <w:left w:val="none" w:sz="0" w:space="0" w:color="auto"/>
            <w:bottom w:val="none" w:sz="0" w:space="0" w:color="auto"/>
            <w:right w:val="none" w:sz="0" w:space="0" w:color="auto"/>
          </w:divBdr>
        </w:div>
        <w:div w:id="2057584931">
          <w:marLeft w:val="640"/>
          <w:marRight w:val="0"/>
          <w:marTop w:val="0"/>
          <w:marBottom w:val="0"/>
          <w:divBdr>
            <w:top w:val="none" w:sz="0" w:space="0" w:color="auto"/>
            <w:left w:val="none" w:sz="0" w:space="0" w:color="auto"/>
            <w:bottom w:val="none" w:sz="0" w:space="0" w:color="auto"/>
            <w:right w:val="none" w:sz="0" w:space="0" w:color="auto"/>
          </w:divBdr>
        </w:div>
        <w:div w:id="868372088">
          <w:marLeft w:val="640"/>
          <w:marRight w:val="0"/>
          <w:marTop w:val="0"/>
          <w:marBottom w:val="0"/>
          <w:divBdr>
            <w:top w:val="none" w:sz="0" w:space="0" w:color="auto"/>
            <w:left w:val="none" w:sz="0" w:space="0" w:color="auto"/>
            <w:bottom w:val="none" w:sz="0" w:space="0" w:color="auto"/>
            <w:right w:val="none" w:sz="0" w:space="0" w:color="auto"/>
          </w:divBdr>
        </w:div>
        <w:div w:id="404188136">
          <w:marLeft w:val="640"/>
          <w:marRight w:val="0"/>
          <w:marTop w:val="0"/>
          <w:marBottom w:val="0"/>
          <w:divBdr>
            <w:top w:val="none" w:sz="0" w:space="0" w:color="auto"/>
            <w:left w:val="none" w:sz="0" w:space="0" w:color="auto"/>
            <w:bottom w:val="none" w:sz="0" w:space="0" w:color="auto"/>
            <w:right w:val="none" w:sz="0" w:space="0" w:color="auto"/>
          </w:divBdr>
        </w:div>
        <w:div w:id="342322642">
          <w:marLeft w:val="640"/>
          <w:marRight w:val="0"/>
          <w:marTop w:val="0"/>
          <w:marBottom w:val="0"/>
          <w:divBdr>
            <w:top w:val="none" w:sz="0" w:space="0" w:color="auto"/>
            <w:left w:val="none" w:sz="0" w:space="0" w:color="auto"/>
            <w:bottom w:val="none" w:sz="0" w:space="0" w:color="auto"/>
            <w:right w:val="none" w:sz="0" w:space="0" w:color="auto"/>
          </w:divBdr>
        </w:div>
        <w:div w:id="1311905038">
          <w:marLeft w:val="640"/>
          <w:marRight w:val="0"/>
          <w:marTop w:val="0"/>
          <w:marBottom w:val="0"/>
          <w:divBdr>
            <w:top w:val="none" w:sz="0" w:space="0" w:color="auto"/>
            <w:left w:val="none" w:sz="0" w:space="0" w:color="auto"/>
            <w:bottom w:val="none" w:sz="0" w:space="0" w:color="auto"/>
            <w:right w:val="none" w:sz="0" w:space="0" w:color="auto"/>
          </w:divBdr>
        </w:div>
        <w:div w:id="1342733714">
          <w:marLeft w:val="640"/>
          <w:marRight w:val="0"/>
          <w:marTop w:val="0"/>
          <w:marBottom w:val="0"/>
          <w:divBdr>
            <w:top w:val="none" w:sz="0" w:space="0" w:color="auto"/>
            <w:left w:val="none" w:sz="0" w:space="0" w:color="auto"/>
            <w:bottom w:val="none" w:sz="0" w:space="0" w:color="auto"/>
            <w:right w:val="none" w:sz="0" w:space="0" w:color="auto"/>
          </w:divBdr>
        </w:div>
        <w:div w:id="1764260057">
          <w:marLeft w:val="640"/>
          <w:marRight w:val="0"/>
          <w:marTop w:val="0"/>
          <w:marBottom w:val="0"/>
          <w:divBdr>
            <w:top w:val="none" w:sz="0" w:space="0" w:color="auto"/>
            <w:left w:val="none" w:sz="0" w:space="0" w:color="auto"/>
            <w:bottom w:val="none" w:sz="0" w:space="0" w:color="auto"/>
            <w:right w:val="none" w:sz="0" w:space="0" w:color="auto"/>
          </w:divBdr>
        </w:div>
        <w:div w:id="19597791">
          <w:marLeft w:val="640"/>
          <w:marRight w:val="0"/>
          <w:marTop w:val="0"/>
          <w:marBottom w:val="0"/>
          <w:divBdr>
            <w:top w:val="none" w:sz="0" w:space="0" w:color="auto"/>
            <w:left w:val="none" w:sz="0" w:space="0" w:color="auto"/>
            <w:bottom w:val="none" w:sz="0" w:space="0" w:color="auto"/>
            <w:right w:val="none" w:sz="0" w:space="0" w:color="auto"/>
          </w:divBdr>
        </w:div>
        <w:div w:id="1844782255">
          <w:marLeft w:val="640"/>
          <w:marRight w:val="0"/>
          <w:marTop w:val="0"/>
          <w:marBottom w:val="0"/>
          <w:divBdr>
            <w:top w:val="none" w:sz="0" w:space="0" w:color="auto"/>
            <w:left w:val="none" w:sz="0" w:space="0" w:color="auto"/>
            <w:bottom w:val="none" w:sz="0" w:space="0" w:color="auto"/>
            <w:right w:val="none" w:sz="0" w:space="0" w:color="auto"/>
          </w:divBdr>
        </w:div>
        <w:div w:id="905644437">
          <w:marLeft w:val="640"/>
          <w:marRight w:val="0"/>
          <w:marTop w:val="0"/>
          <w:marBottom w:val="0"/>
          <w:divBdr>
            <w:top w:val="none" w:sz="0" w:space="0" w:color="auto"/>
            <w:left w:val="none" w:sz="0" w:space="0" w:color="auto"/>
            <w:bottom w:val="none" w:sz="0" w:space="0" w:color="auto"/>
            <w:right w:val="none" w:sz="0" w:space="0" w:color="auto"/>
          </w:divBdr>
        </w:div>
        <w:div w:id="386225123">
          <w:marLeft w:val="640"/>
          <w:marRight w:val="0"/>
          <w:marTop w:val="0"/>
          <w:marBottom w:val="0"/>
          <w:divBdr>
            <w:top w:val="none" w:sz="0" w:space="0" w:color="auto"/>
            <w:left w:val="none" w:sz="0" w:space="0" w:color="auto"/>
            <w:bottom w:val="none" w:sz="0" w:space="0" w:color="auto"/>
            <w:right w:val="none" w:sz="0" w:space="0" w:color="auto"/>
          </w:divBdr>
        </w:div>
        <w:div w:id="1066415039">
          <w:marLeft w:val="640"/>
          <w:marRight w:val="0"/>
          <w:marTop w:val="0"/>
          <w:marBottom w:val="0"/>
          <w:divBdr>
            <w:top w:val="none" w:sz="0" w:space="0" w:color="auto"/>
            <w:left w:val="none" w:sz="0" w:space="0" w:color="auto"/>
            <w:bottom w:val="none" w:sz="0" w:space="0" w:color="auto"/>
            <w:right w:val="none" w:sz="0" w:space="0" w:color="auto"/>
          </w:divBdr>
        </w:div>
        <w:div w:id="1111631116">
          <w:marLeft w:val="640"/>
          <w:marRight w:val="0"/>
          <w:marTop w:val="0"/>
          <w:marBottom w:val="0"/>
          <w:divBdr>
            <w:top w:val="none" w:sz="0" w:space="0" w:color="auto"/>
            <w:left w:val="none" w:sz="0" w:space="0" w:color="auto"/>
            <w:bottom w:val="none" w:sz="0" w:space="0" w:color="auto"/>
            <w:right w:val="none" w:sz="0" w:space="0" w:color="auto"/>
          </w:divBdr>
        </w:div>
        <w:div w:id="522548410">
          <w:marLeft w:val="640"/>
          <w:marRight w:val="0"/>
          <w:marTop w:val="0"/>
          <w:marBottom w:val="0"/>
          <w:divBdr>
            <w:top w:val="none" w:sz="0" w:space="0" w:color="auto"/>
            <w:left w:val="none" w:sz="0" w:space="0" w:color="auto"/>
            <w:bottom w:val="none" w:sz="0" w:space="0" w:color="auto"/>
            <w:right w:val="none" w:sz="0" w:space="0" w:color="auto"/>
          </w:divBdr>
        </w:div>
        <w:div w:id="1452894000">
          <w:marLeft w:val="640"/>
          <w:marRight w:val="0"/>
          <w:marTop w:val="0"/>
          <w:marBottom w:val="0"/>
          <w:divBdr>
            <w:top w:val="none" w:sz="0" w:space="0" w:color="auto"/>
            <w:left w:val="none" w:sz="0" w:space="0" w:color="auto"/>
            <w:bottom w:val="none" w:sz="0" w:space="0" w:color="auto"/>
            <w:right w:val="none" w:sz="0" w:space="0" w:color="auto"/>
          </w:divBdr>
        </w:div>
        <w:div w:id="313291264">
          <w:marLeft w:val="640"/>
          <w:marRight w:val="0"/>
          <w:marTop w:val="0"/>
          <w:marBottom w:val="0"/>
          <w:divBdr>
            <w:top w:val="none" w:sz="0" w:space="0" w:color="auto"/>
            <w:left w:val="none" w:sz="0" w:space="0" w:color="auto"/>
            <w:bottom w:val="none" w:sz="0" w:space="0" w:color="auto"/>
            <w:right w:val="none" w:sz="0" w:space="0" w:color="auto"/>
          </w:divBdr>
        </w:div>
        <w:div w:id="435558077">
          <w:marLeft w:val="640"/>
          <w:marRight w:val="0"/>
          <w:marTop w:val="0"/>
          <w:marBottom w:val="0"/>
          <w:divBdr>
            <w:top w:val="none" w:sz="0" w:space="0" w:color="auto"/>
            <w:left w:val="none" w:sz="0" w:space="0" w:color="auto"/>
            <w:bottom w:val="none" w:sz="0" w:space="0" w:color="auto"/>
            <w:right w:val="none" w:sz="0" w:space="0" w:color="auto"/>
          </w:divBdr>
        </w:div>
        <w:div w:id="279533908">
          <w:marLeft w:val="640"/>
          <w:marRight w:val="0"/>
          <w:marTop w:val="0"/>
          <w:marBottom w:val="0"/>
          <w:divBdr>
            <w:top w:val="none" w:sz="0" w:space="0" w:color="auto"/>
            <w:left w:val="none" w:sz="0" w:space="0" w:color="auto"/>
            <w:bottom w:val="none" w:sz="0" w:space="0" w:color="auto"/>
            <w:right w:val="none" w:sz="0" w:space="0" w:color="auto"/>
          </w:divBdr>
        </w:div>
        <w:div w:id="750808580">
          <w:marLeft w:val="640"/>
          <w:marRight w:val="0"/>
          <w:marTop w:val="0"/>
          <w:marBottom w:val="0"/>
          <w:divBdr>
            <w:top w:val="none" w:sz="0" w:space="0" w:color="auto"/>
            <w:left w:val="none" w:sz="0" w:space="0" w:color="auto"/>
            <w:bottom w:val="none" w:sz="0" w:space="0" w:color="auto"/>
            <w:right w:val="none" w:sz="0" w:space="0" w:color="auto"/>
          </w:divBdr>
        </w:div>
        <w:div w:id="1284580130">
          <w:marLeft w:val="640"/>
          <w:marRight w:val="0"/>
          <w:marTop w:val="0"/>
          <w:marBottom w:val="0"/>
          <w:divBdr>
            <w:top w:val="none" w:sz="0" w:space="0" w:color="auto"/>
            <w:left w:val="none" w:sz="0" w:space="0" w:color="auto"/>
            <w:bottom w:val="none" w:sz="0" w:space="0" w:color="auto"/>
            <w:right w:val="none" w:sz="0" w:space="0" w:color="auto"/>
          </w:divBdr>
        </w:div>
        <w:div w:id="447239577">
          <w:marLeft w:val="640"/>
          <w:marRight w:val="0"/>
          <w:marTop w:val="0"/>
          <w:marBottom w:val="0"/>
          <w:divBdr>
            <w:top w:val="none" w:sz="0" w:space="0" w:color="auto"/>
            <w:left w:val="none" w:sz="0" w:space="0" w:color="auto"/>
            <w:bottom w:val="none" w:sz="0" w:space="0" w:color="auto"/>
            <w:right w:val="none" w:sz="0" w:space="0" w:color="auto"/>
          </w:divBdr>
        </w:div>
        <w:div w:id="515048109">
          <w:marLeft w:val="640"/>
          <w:marRight w:val="0"/>
          <w:marTop w:val="0"/>
          <w:marBottom w:val="0"/>
          <w:divBdr>
            <w:top w:val="none" w:sz="0" w:space="0" w:color="auto"/>
            <w:left w:val="none" w:sz="0" w:space="0" w:color="auto"/>
            <w:bottom w:val="none" w:sz="0" w:space="0" w:color="auto"/>
            <w:right w:val="none" w:sz="0" w:space="0" w:color="auto"/>
          </w:divBdr>
        </w:div>
        <w:div w:id="394352584">
          <w:marLeft w:val="640"/>
          <w:marRight w:val="0"/>
          <w:marTop w:val="0"/>
          <w:marBottom w:val="0"/>
          <w:divBdr>
            <w:top w:val="none" w:sz="0" w:space="0" w:color="auto"/>
            <w:left w:val="none" w:sz="0" w:space="0" w:color="auto"/>
            <w:bottom w:val="none" w:sz="0" w:space="0" w:color="auto"/>
            <w:right w:val="none" w:sz="0" w:space="0" w:color="auto"/>
          </w:divBdr>
        </w:div>
        <w:div w:id="855579936">
          <w:marLeft w:val="640"/>
          <w:marRight w:val="0"/>
          <w:marTop w:val="0"/>
          <w:marBottom w:val="0"/>
          <w:divBdr>
            <w:top w:val="none" w:sz="0" w:space="0" w:color="auto"/>
            <w:left w:val="none" w:sz="0" w:space="0" w:color="auto"/>
            <w:bottom w:val="none" w:sz="0" w:space="0" w:color="auto"/>
            <w:right w:val="none" w:sz="0" w:space="0" w:color="auto"/>
          </w:divBdr>
        </w:div>
        <w:div w:id="789206419">
          <w:marLeft w:val="640"/>
          <w:marRight w:val="0"/>
          <w:marTop w:val="0"/>
          <w:marBottom w:val="0"/>
          <w:divBdr>
            <w:top w:val="none" w:sz="0" w:space="0" w:color="auto"/>
            <w:left w:val="none" w:sz="0" w:space="0" w:color="auto"/>
            <w:bottom w:val="none" w:sz="0" w:space="0" w:color="auto"/>
            <w:right w:val="none" w:sz="0" w:space="0" w:color="auto"/>
          </w:divBdr>
        </w:div>
        <w:div w:id="1222643698">
          <w:marLeft w:val="640"/>
          <w:marRight w:val="0"/>
          <w:marTop w:val="0"/>
          <w:marBottom w:val="0"/>
          <w:divBdr>
            <w:top w:val="none" w:sz="0" w:space="0" w:color="auto"/>
            <w:left w:val="none" w:sz="0" w:space="0" w:color="auto"/>
            <w:bottom w:val="none" w:sz="0" w:space="0" w:color="auto"/>
            <w:right w:val="none" w:sz="0" w:space="0" w:color="auto"/>
          </w:divBdr>
        </w:div>
        <w:div w:id="925920035">
          <w:marLeft w:val="640"/>
          <w:marRight w:val="0"/>
          <w:marTop w:val="0"/>
          <w:marBottom w:val="0"/>
          <w:divBdr>
            <w:top w:val="none" w:sz="0" w:space="0" w:color="auto"/>
            <w:left w:val="none" w:sz="0" w:space="0" w:color="auto"/>
            <w:bottom w:val="none" w:sz="0" w:space="0" w:color="auto"/>
            <w:right w:val="none" w:sz="0" w:space="0" w:color="auto"/>
          </w:divBdr>
        </w:div>
        <w:div w:id="965504442">
          <w:marLeft w:val="640"/>
          <w:marRight w:val="0"/>
          <w:marTop w:val="0"/>
          <w:marBottom w:val="0"/>
          <w:divBdr>
            <w:top w:val="none" w:sz="0" w:space="0" w:color="auto"/>
            <w:left w:val="none" w:sz="0" w:space="0" w:color="auto"/>
            <w:bottom w:val="none" w:sz="0" w:space="0" w:color="auto"/>
            <w:right w:val="none" w:sz="0" w:space="0" w:color="auto"/>
          </w:divBdr>
        </w:div>
        <w:div w:id="530072498">
          <w:marLeft w:val="640"/>
          <w:marRight w:val="0"/>
          <w:marTop w:val="0"/>
          <w:marBottom w:val="0"/>
          <w:divBdr>
            <w:top w:val="none" w:sz="0" w:space="0" w:color="auto"/>
            <w:left w:val="none" w:sz="0" w:space="0" w:color="auto"/>
            <w:bottom w:val="none" w:sz="0" w:space="0" w:color="auto"/>
            <w:right w:val="none" w:sz="0" w:space="0" w:color="auto"/>
          </w:divBdr>
        </w:div>
        <w:div w:id="1457724381">
          <w:marLeft w:val="640"/>
          <w:marRight w:val="0"/>
          <w:marTop w:val="0"/>
          <w:marBottom w:val="0"/>
          <w:divBdr>
            <w:top w:val="none" w:sz="0" w:space="0" w:color="auto"/>
            <w:left w:val="none" w:sz="0" w:space="0" w:color="auto"/>
            <w:bottom w:val="none" w:sz="0" w:space="0" w:color="auto"/>
            <w:right w:val="none" w:sz="0" w:space="0" w:color="auto"/>
          </w:divBdr>
        </w:div>
        <w:div w:id="869074862">
          <w:marLeft w:val="640"/>
          <w:marRight w:val="0"/>
          <w:marTop w:val="0"/>
          <w:marBottom w:val="0"/>
          <w:divBdr>
            <w:top w:val="none" w:sz="0" w:space="0" w:color="auto"/>
            <w:left w:val="none" w:sz="0" w:space="0" w:color="auto"/>
            <w:bottom w:val="none" w:sz="0" w:space="0" w:color="auto"/>
            <w:right w:val="none" w:sz="0" w:space="0" w:color="auto"/>
          </w:divBdr>
        </w:div>
        <w:div w:id="1665937412">
          <w:marLeft w:val="640"/>
          <w:marRight w:val="0"/>
          <w:marTop w:val="0"/>
          <w:marBottom w:val="0"/>
          <w:divBdr>
            <w:top w:val="none" w:sz="0" w:space="0" w:color="auto"/>
            <w:left w:val="none" w:sz="0" w:space="0" w:color="auto"/>
            <w:bottom w:val="none" w:sz="0" w:space="0" w:color="auto"/>
            <w:right w:val="none" w:sz="0" w:space="0" w:color="auto"/>
          </w:divBdr>
        </w:div>
        <w:div w:id="1549799778">
          <w:marLeft w:val="640"/>
          <w:marRight w:val="0"/>
          <w:marTop w:val="0"/>
          <w:marBottom w:val="0"/>
          <w:divBdr>
            <w:top w:val="none" w:sz="0" w:space="0" w:color="auto"/>
            <w:left w:val="none" w:sz="0" w:space="0" w:color="auto"/>
            <w:bottom w:val="none" w:sz="0" w:space="0" w:color="auto"/>
            <w:right w:val="none" w:sz="0" w:space="0" w:color="auto"/>
          </w:divBdr>
        </w:div>
        <w:div w:id="356077113">
          <w:marLeft w:val="640"/>
          <w:marRight w:val="0"/>
          <w:marTop w:val="0"/>
          <w:marBottom w:val="0"/>
          <w:divBdr>
            <w:top w:val="none" w:sz="0" w:space="0" w:color="auto"/>
            <w:left w:val="none" w:sz="0" w:space="0" w:color="auto"/>
            <w:bottom w:val="none" w:sz="0" w:space="0" w:color="auto"/>
            <w:right w:val="none" w:sz="0" w:space="0" w:color="auto"/>
          </w:divBdr>
        </w:div>
        <w:div w:id="1781607063">
          <w:marLeft w:val="640"/>
          <w:marRight w:val="0"/>
          <w:marTop w:val="0"/>
          <w:marBottom w:val="0"/>
          <w:divBdr>
            <w:top w:val="none" w:sz="0" w:space="0" w:color="auto"/>
            <w:left w:val="none" w:sz="0" w:space="0" w:color="auto"/>
            <w:bottom w:val="none" w:sz="0" w:space="0" w:color="auto"/>
            <w:right w:val="none" w:sz="0" w:space="0" w:color="auto"/>
          </w:divBdr>
        </w:div>
        <w:div w:id="2100712339">
          <w:marLeft w:val="640"/>
          <w:marRight w:val="0"/>
          <w:marTop w:val="0"/>
          <w:marBottom w:val="0"/>
          <w:divBdr>
            <w:top w:val="none" w:sz="0" w:space="0" w:color="auto"/>
            <w:left w:val="none" w:sz="0" w:space="0" w:color="auto"/>
            <w:bottom w:val="none" w:sz="0" w:space="0" w:color="auto"/>
            <w:right w:val="none" w:sz="0" w:space="0" w:color="auto"/>
          </w:divBdr>
        </w:div>
        <w:div w:id="1263762697">
          <w:marLeft w:val="640"/>
          <w:marRight w:val="0"/>
          <w:marTop w:val="0"/>
          <w:marBottom w:val="0"/>
          <w:divBdr>
            <w:top w:val="none" w:sz="0" w:space="0" w:color="auto"/>
            <w:left w:val="none" w:sz="0" w:space="0" w:color="auto"/>
            <w:bottom w:val="none" w:sz="0" w:space="0" w:color="auto"/>
            <w:right w:val="none" w:sz="0" w:space="0" w:color="auto"/>
          </w:divBdr>
        </w:div>
        <w:div w:id="1840265656">
          <w:marLeft w:val="640"/>
          <w:marRight w:val="0"/>
          <w:marTop w:val="0"/>
          <w:marBottom w:val="0"/>
          <w:divBdr>
            <w:top w:val="none" w:sz="0" w:space="0" w:color="auto"/>
            <w:left w:val="none" w:sz="0" w:space="0" w:color="auto"/>
            <w:bottom w:val="none" w:sz="0" w:space="0" w:color="auto"/>
            <w:right w:val="none" w:sz="0" w:space="0" w:color="auto"/>
          </w:divBdr>
        </w:div>
        <w:div w:id="1190024674">
          <w:marLeft w:val="640"/>
          <w:marRight w:val="0"/>
          <w:marTop w:val="0"/>
          <w:marBottom w:val="0"/>
          <w:divBdr>
            <w:top w:val="none" w:sz="0" w:space="0" w:color="auto"/>
            <w:left w:val="none" w:sz="0" w:space="0" w:color="auto"/>
            <w:bottom w:val="none" w:sz="0" w:space="0" w:color="auto"/>
            <w:right w:val="none" w:sz="0" w:space="0" w:color="auto"/>
          </w:divBdr>
        </w:div>
        <w:div w:id="1493596630">
          <w:marLeft w:val="640"/>
          <w:marRight w:val="0"/>
          <w:marTop w:val="0"/>
          <w:marBottom w:val="0"/>
          <w:divBdr>
            <w:top w:val="none" w:sz="0" w:space="0" w:color="auto"/>
            <w:left w:val="none" w:sz="0" w:space="0" w:color="auto"/>
            <w:bottom w:val="none" w:sz="0" w:space="0" w:color="auto"/>
            <w:right w:val="none" w:sz="0" w:space="0" w:color="auto"/>
          </w:divBdr>
        </w:div>
        <w:div w:id="837815285">
          <w:marLeft w:val="640"/>
          <w:marRight w:val="0"/>
          <w:marTop w:val="0"/>
          <w:marBottom w:val="0"/>
          <w:divBdr>
            <w:top w:val="none" w:sz="0" w:space="0" w:color="auto"/>
            <w:left w:val="none" w:sz="0" w:space="0" w:color="auto"/>
            <w:bottom w:val="none" w:sz="0" w:space="0" w:color="auto"/>
            <w:right w:val="none" w:sz="0" w:space="0" w:color="auto"/>
          </w:divBdr>
        </w:div>
        <w:div w:id="163597967">
          <w:marLeft w:val="640"/>
          <w:marRight w:val="0"/>
          <w:marTop w:val="0"/>
          <w:marBottom w:val="0"/>
          <w:divBdr>
            <w:top w:val="none" w:sz="0" w:space="0" w:color="auto"/>
            <w:left w:val="none" w:sz="0" w:space="0" w:color="auto"/>
            <w:bottom w:val="none" w:sz="0" w:space="0" w:color="auto"/>
            <w:right w:val="none" w:sz="0" w:space="0" w:color="auto"/>
          </w:divBdr>
        </w:div>
        <w:div w:id="1809014277">
          <w:marLeft w:val="640"/>
          <w:marRight w:val="0"/>
          <w:marTop w:val="0"/>
          <w:marBottom w:val="0"/>
          <w:divBdr>
            <w:top w:val="none" w:sz="0" w:space="0" w:color="auto"/>
            <w:left w:val="none" w:sz="0" w:space="0" w:color="auto"/>
            <w:bottom w:val="none" w:sz="0" w:space="0" w:color="auto"/>
            <w:right w:val="none" w:sz="0" w:space="0" w:color="auto"/>
          </w:divBdr>
        </w:div>
        <w:div w:id="2062944577">
          <w:marLeft w:val="640"/>
          <w:marRight w:val="0"/>
          <w:marTop w:val="0"/>
          <w:marBottom w:val="0"/>
          <w:divBdr>
            <w:top w:val="none" w:sz="0" w:space="0" w:color="auto"/>
            <w:left w:val="none" w:sz="0" w:space="0" w:color="auto"/>
            <w:bottom w:val="none" w:sz="0" w:space="0" w:color="auto"/>
            <w:right w:val="none" w:sz="0" w:space="0" w:color="auto"/>
          </w:divBdr>
        </w:div>
        <w:div w:id="1346053428">
          <w:marLeft w:val="640"/>
          <w:marRight w:val="0"/>
          <w:marTop w:val="0"/>
          <w:marBottom w:val="0"/>
          <w:divBdr>
            <w:top w:val="none" w:sz="0" w:space="0" w:color="auto"/>
            <w:left w:val="none" w:sz="0" w:space="0" w:color="auto"/>
            <w:bottom w:val="none" w:sz="0" w:space="0" w:color="auto"/>
            <w:right w:val="none" w:sz="0" w:space="0" w:color="auto"/>
          </w:divBdr>
        </w:div>
        <w:div w:id="752505464">
          <w:marLeft w:val="640"/>
          <w:marRight w:val="0"/>
          <w:marTop w:val="0"/>
          <w:marBottom w:val="0"/>
          <w:divBdr>
            <w:top w:val="none" w:sz="0" w:space="0" w:color="auto"/>
            <w:left w:val="none" w:sz="0" w:space="0" w:color="auto"/>
            <w:bottom w:val="none" w:sz="0" w:space="0" w:color="auto"/>
            <w:right w:val="none" w:sz="0" w:space="0" w:color="auto"/>
          </w:divBdr>
        </w:div>
      </w:divsChild>
    </w:div>
    <w:div w:id="597367068">
      <w:bodyDiv w:val="1"/>
      <w:marLeft w:val="0"/>
      <w:marRight w:val="0"/>
      <w:marTop w:val="0"/>
      <w:marBottom w:val="0"/>
      <w:divBdr>
        <w:top w:val="none" w:sz="0" w:space="0" w:color="auto"/>
        <w:left w:val="none" w:sz="0" w:space="0" w:color="auto"/>
        <w:bottom w:val="none" w:sz="0" w:space="0" w:color="auto"/>
        <w:right w:val="none" w:sz="0" w:space="0" w:color="auto"/>
      </w:divBdr>
      <w:divsChild>
        <w:div w:id="1643146567">
          <w:marLeft w:val="0"/>
          <w:marRight w:val="0"/>
          <w:marTop w:val="0"/>
          <w:marBottom w:val="0"/>
          <w:divBdr>
            <w:top w:val="none" w:sz="0" w:space="0" w:color="auto"/>
            <w:left w:val="none" w:sz="0" w:space="0" w:color="auto"/>
            <w:bottom w:val="none" w:sz="0" w:space="0" w:color="auto"/>
            <w:right w:val="none" w:sz="0" w:space="0" w:color="auto"/>
          </w:divBdr>
        </w:div>
        <w:div w:id="1973829430">
          <w:marLeft w:val="0"/>
          <w:marRight w:val="0"/>
          <w:marTop w:val="0"/>
          <w:marBottom w:val="0"/>
          <w:divBdr>
            <w:top w:val="none" w:sz="0" w:space="0" w:color="auto"/>
            <w:left w:val="none" w:sz="0" w:space="0" w:color="auto"/>
            <w:bottom w:val="none" w:sz="0" w:space="0" w:color="auto"/>
            <w:right w:val="none" w:sz="0" w:space="0" w:color="auto"/>
          </w:divBdr>
        </w:div>
        <w:div w:id="209730860">
          <w:marLeft w:val="0"/>
          <w:marRight w:val="0"/>
          <w:marTop w:val="0"/>
          <w:marBottom w:val="0"/>
          <w:divBdr>
            <w:top w:val="none" w:sz="0" w:space="0" w:color="auto"/>
            <w:left w:val="none" w:sz="0" w:space="0" w:color="auto"/>
            <w:bottom w:val="none" w:sz="0" w:space="0" w:color="auto"/>
            <w:right w:val="none" w:sz="0" w:space="0" w:color="auto"/>
          </w:divBdr>
        </w:div>
        <w:div w:id="1519074517">
          <w:marLeft w:val="0"/>
          <w:marRight w:val="0"/>
          <w:marTop w:val="0"/>
          <w:marBottom w:val="0"/>
          <w:divBdr>
            <w:top w:val="none" w:sz="0" w:space="0" w:color="auto"/>
            <w:left w:val="none" w:sz="0" w:space="0" w:color="auto"/>
            <w:bottom w:val="none" w:sz="0" w:space="0" w:color="auto"/>
            <w:right w:val="none" w:sz="0" w:space="0" w:color="auto"/>
          </w:divBdr>
        </w:div>
        <w:div w:id="1360668133">
          <w:marLeft w:val="0"/>
          <w:marRight w:val="0"/>
          <w:marTop w:val="0"/>
          <w:marBottom w:val="0"/>
          <w:divBdr>
            <w:top w:val="none" w:sz="0" w:space="0" w:color="auto"/>
            <w:left w:val="none" w:sz="0" w:space="0" w:color="auto"/>
            <w:bottom w:val="none" w:sz="0" w:space="0" w:color="auto"/>
            <w:right w:val="none" w:sz="0" w:space="0" w:color="auto"/>
          </w:divBdr>
        </w:div>
        <w:div w:id="1508866334">
          <w:marLeft w:val="0"/>
          <w:marRight w:val="0"/>
          <w:marTop w:val="0"/>
          <w:marBottom w:val="0"/>
          <w:divBdr>
            <w:top w:val="none" w:sz="0" w:space="0" w:color="auto"/>
            <w:left w:val="none" w:sz="0" w:space="0" w:color="auto"/>
            <w:bottom w:val="none" w:sz="0" w:space="0" w:color="auto"/>
            <w:right w:val="none" w:sz="0" w:space="0" w:color="auto"/>
          </w:divBdr>
        </w:div>
        <w:div w:id="733742465">
          <w:marLeft w:val="0"/>
          <w:marRight w:val="0"/>
          <w:marTop w:val="0"/>
          <w:marBottom w:val="0"/>
          <w:divBdr>
            <w:top w:val="none" w:sz="0" w:space="0" w:color="auto"/>
            <w:left w:val="none" w:sz="0" w:space="0" w:color="auto"/>
            <w:bottom w:val="none" w:sz="0" w:space="0" w:color="auto"/>
            <w:right w:val="none" w:sz="0" w:space="0" w:color="auto"/>
          </w:divBdr>
        </w:div>
        <w:div w:id="993727616">
          <w:marLeft w:val="0"/>
          <w:marRight w:val="0"/>
          <w:marTop w:val="0"/>
          <w:marBottom w:val="0"/>
          <w:divBdr>
            <w:top w:val="none" w:sz="0" w:space="0" w:color="auto"/>
            <w:left w:val="none" w:sz="0" w:space="0" w:color="auto"/>
            <w:bottom w:val="none" w:sz="0" w:space="0" w:color="auto"/>
            <w:right w:val="none" w:sz="0" w:space="0" w:color="auto"/>
          </w:divBdr>
        </w:div>
        <w:div w:id="1902324072">
          <w:marLeft w:val="0"/>
          <w:marRight w:val="0"/>
          <w:marTop w:val="0"/>
          <w:marBottom w:val="0"/>
          <w:divBdr>
            <w:top w:val="none" w:sz="0" w:space="0" w:color="auto"/>
            <w:left w:val="none" w:sz="0" w:space="0" w:color="auto"/>
            <w:bottom w:val="none" w:sz="0" w:space="0" w:color="auto"/>
            <w:right w:val="none" w:sz="0" w:space="0" w:color="auto"/>
          </w:divBdr>
        </w:div>
        <w:div w:id="20015656">
          <w:marLeft w:val="0"/>
          <w:marRight w:val="0"/>
          <w:marTop w:val="0"/>
          <w:marBottom w:val="0"/>
          <w:divBdr>
            <w:top w:val="none" w:sz="0" w:space="0" w:color="auto"/>
            <w:left w:val="none" w:sz="0" w:space="0" w:color="auto"/>
            <w:bottom w:val="none" w:sz="0" w:space="0" w:color="auto"/>
            <w:right w:val="none" w:sz="0" w:space="0" w:color="auto"/>
          </w:divBdr>
        </w:div>
        <w:div w:id="841512991">
          <w:marLeft w:val="0"/>
          <w:marRight w:val="0"/>
          <w:marTop w:val="0"/>
          <w:marBottom w:val="0"/>
          <w:divBdr>
            <w:top w:val="none" w:sz="0" w:space="0" w:color="auto"/>
            <w:left w:val="none" w:sz="0" w:space="0" w:color="auto"/>
            <w:bottom w:val="none" w:sz="0" w:space="0" w:color="auto"/>
            <w:right w:val="none" w:sz="0" w:space="0" w:color="auto"/>
          </w:divBdr>
        </w:div>
      </w:divsChild>
    </w:div>
    <w:div w:id="634406692">
      <w:bodyDiv w:val="1"/>
      <w:marLeft w:val="0"/>
      <w:marRight w:val="0"/>
      <w:marTop w:val="0"/>
      <w:marBottom w:val="0"/>
      <w:divBdr>
        <w:top w:val="none" w:sz="0" w:space="0" w:color="auto"/>
        <w:left w:val="none" w:sz="0" w:space="0" w:color="auto"/>
        <w:bottom w:val="none" w:sz="0" w:space="0" w:color="auto"/>
        <w:right w:val="none" w:sz="0" w:space="0" w:color="auto"/>
      </w:divBdr>
      <w:divsChild>
        <w:div w:id="1985114688">
          <w:marLeft w:val="0"/>
          <w:marRight w:val="0"/>
          <w:marTop w:val="0"/>
          <w:marBottom w:val="0"/>
          <w:divBdr>
            <w:top w:val="none" w:sz="0" w:space="0" w:color="auto"/>
            <w:left w:val="none" w:sz="0" w:space="0" w:color="auto"/>
            <w:bottom w:val="none" w:sz="0" w:space="0" w:color="auto"/>
            <w:right w:val="none" w:sz="0" w:space="0" w:color="auto"/>
          </w:divBdr>
          <w:divsChild>
            <w:div w:id="1630864501">
              <w:marLeft w:val="0"/>
              <w:marRight w:val="0"/>
              <w:marTop w:val="0"/>
              <w:marBottom w:val="0"/>
              <w:divBdr>
                <w:top w:val="none" w:sz="0" w:space="0" w:color="auto"/>
                <w:left w:val="none" w:sz="0" w:space="0" w:color="auto"/>
                <w:bottom w:val="none" w:sz="0" w:space="0" w:color="auto"/>
                <w:right w:val="none" w:sz="0" w:space="0" w:color="auto"/>
              </w:divBdr>
              <w:divsChild>
                <w:div w:id="135615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08510">
      <w:bodyDiv w:val="1"/>
      <w:marLeft w:val="0"/>
      <w:marRight w:val="0"/>
      <w:marTop w:val="0"/>
      <w:marBottom w:val="0"/>
      <w:divBdr>
        <w:top w:val="none" w:sz="0" w:space="0" w:color="auto"/>
        <w:left w:val="none" w:sz="0" w:space="0" w:color="auto"/>
        <w:bottom w:val="none" w:sz="0" w:space="0" w:color="auto"/>
        <w:right w:val="none" w:sz="0" w:space="0" w:color="auto"/>
      </w:divBdr>
      <w:divsChild>
        <w:div w:id="1361668070">
          <w:marLeft w:val="640"/>
          <w:marRight w:val="0"/>
          <w:marTop w:val="0"/>
          <w:marBottom w:val="0"/>
          <w:divBdr>
            <w:top w:val="none" w:sz="0" w:space="0" w:color="auto"/>
            <w:left w:val="none" w:sz="0" w:space="0" w:color="auto"/>
            <w:bottom w:val="none" w:sz="0" w:space="0" w:color="auto"/>
            <w:right w:val="none" w:sz="0" w:space="0" w:color="auto"/>
          </w:divBdr>
        </w:div>
        <w:div w:id="1906333899">
          <w:marLeft w:val="640"/>
          <w:marRight w:val="0"/>
          <w:marTop w:val="0"/>
          <w:marBottom w:val="0"/>
          <w:divBdr>
            <w:top w:val="none" w:sz="0" w:space="0" w:color="auto"/>
            <w:left w:val="none" w:sz="0" w:space="0" w:color="auto"/>
            <w:bottom w:val="none" w:sz="0" w:space="0" w:color="auto"/>
            <w:right w:val="none" w:sz="0" w:space="0" w:color="auto"/>
          </w:divBdr>
        </w:div>
        <w:div w:id="1761608343">
          <w:marLeft w:val="640"/>
          <w:marRight w:val="0"/>
          <w:marTop w:val="0"/>
          <w:marBottom w:val="0"/>
          <w:divBdr>
            <w:top w:val="none" w:sz="0" w:space="0" w:color="auto"/>
            <w:left w:val="none" w:sz="0" w:space="0" w:color="auto"/>
            <w:bottom w:val="none" w:sz="0" w:space="0" w:color="auto"/>
            <w:right w:val="none" w:sz="0" w:space="0" w:color="auto"/>
          </w:divBdr>
        </w:div>
        <w:div w:id="243154151">
          <w:marLeft w:val="640"/>
          <w:marRight w:val="0"/>
          <w:marTop w:val="0"/>
          <w:marBottom w:val="0"/>
          <w:divBdr>
            <w:top w:val="none" w:sz="0" w:space="0" w:color="auto"/>
            <w:left w:val="none" w:sz="0" w:space="0" w:color="auto"/>
            <w:bottom w:val="none" w:sz="0" w:space="0" w:color="auto"/>
            <w:right w:val="none" w:sz="0" w:space="0" w:color="auto"/>
          </w:divBdr>
        </w:div>
        <w:div w:id="1875117716">
          <w:marLeft w:val="640"/>
          <w:marRight w:val="0"/>
          <w:marTop w:val="0"/>
          <w:marBottom w:val="0"/>
          <w:divBdr>
            <w:top w:val="none" w:sz="0" w:space="0" w:color="auto"/>
            <w:left w:val="none" w:sz="0" w:space="0" w:color="auto"/>
            <w:bottom w:val="none" w:sz="0" w:space="0" w:color="auto"/>
            <w:right w:val="none" w:sz="0" w:space="0" w:color="auto"/>
          </w:divBdr>
        </w:div>
        <w:div w:id="813832840">
          <w:marLeft w:val="640"/>
          <w:marRight w:val="0"/>
          <w:marTop w:val="0"/>
          <w:marBottom w:val="0"/>
          <w:divBdr>
            <w:top w:val="none" w:sz="0" w:space="0" w:color="auto"/>
            <w:left w:val="none" w:sz="0" w:space="0" w:color="auto"/>
            <w:bottom w:val="none" w:sz="0" w:space="0" w:color="auto"/>
            <w:right w:val="none" w:sz="0" w:space="0" w:color="auto"/>
          </w:divBdr>
        </w:div>
        <w:div w:id="1253977715">
          <w:marLeft w:val="640"/>
          <w:marRight w:val="0"/>
          <w:marTop w:val="0"/>
          <w:marBottom w:val="0"/>
          <w:divBdr>
            <w:top w:val="none" w:sz="0" w:space="0" w:color="auto"/>
            <w:left w:val="none" w:sz="0" w:space="0" w:color="auto"/>
            <w:bottom w:val="none" w:sz="0" w:space="0" w:color="auto"/>
            <w:right w:val="none" w:sz="0" w:space="0" w:color="auto"/>
          </w:divBdr>
        </w:div>
        <w:div w:id="228266714">
          <w:marLeft w:val="640"/>
          <w:marRight w:val="0"/>
          <w:marTop w:val="0"/>
          <w:marBottom w:val="0"/>
          <w:divBdr>
            <w:top w:val="none" w:sz="0" w:space="0" w:color="auto"/>
            <w:left w:val="none" w:sz="0" w:space="0" w:color="auto"/>
            <w:bottom w:val="none" w:sz="0" w:space="0" w:color="auto"/>
            <w:right w:val="none" w:sz="0" w:space="0" w:color="auto"/>
          </w:divBdr>
        </w:div>
        <w:div w:id="1601137549">
          <w:marLeft w:val="640"/>
          <w:marRight w:val="0"/>
          <w:marTop w:val="0"/>
          <w:marBottom w:val="0"/>
          <w:divBdr>
            <w:top w:val="none" w:sz="0" w:space="0" w:color="auto"/>
            <w:left w:val="none" w:sz="0" w:space="0" w:color="auto"/>
            <w:bottom w:val="none" w:sz="0" w:space="0" w:color="auto"/>
            <w:right w:val="none" w:sz="0" w:space="0" w:color="auto"/>
          </w:divBdr>
        </w:div>
        <w:div w:id="209923093">
          <w:marLeft w:val="640"/>
          <w:marRight w:val="0"/>
          <w:marTop w:val="0"/>
          <w:marBottom w:val="0"/>
          <w:divBdr>
            <w:top w:val="none" w:sz="0" w:space="0" w:color="auto"/>
            <w:left w:val="none" w:sz="0" w:space="0" w:color="auto"/>
            <w:bottom w:val="none" w:sz="0" w:space="0" w:color="auto"/>
            <w:right w:val="none" w:sz="0" w:space="0" w:color="auto"/>
          </w:divBdr>
        </w:div>
        <w:div w:id="148904504">
          <w:marLeft w:val="640"/>
          <w:marRight w:val="0"/>
          <w:marTop w:val="0"/>
          <w:marBottom w:val="0"/>
          <w:divBdr>
            <w:top w:val="none" w:sz="0" w:space="0" w:color="auto"/>
            <w:left w:val="none" w:sz="0" w:space="0" w:color="auto"/>
            <w:bottom w:val="none" w:sz="0" w:space="0" w:color="auto"/>
            <w:right w:val="none" w:sz="0" w:space="0" w:color="auto"/>
          </w:divBdr>
        </w:div>
        <w:div w:id="1751196693">
          <w:marLeft w:val="640"/>
          <w:marRight w:val="0"/>
          <w:marTop w:val="0"/>
          <w:marBottom w:val="0"/>
          <w:divBdr>
            <w:top w:val="none" w:sz="0" w:space="0" w:color="auto"/>
            <w:left w:val="none" w:sz="0" w:space="0" w:color="auto"/>
            <w:bottom w:val="none" w:sz="0" w:space="0" w:color="auto"/>
            <w:right w:val="none" w:sz="0" w:space="0" w:color="auto"/>
          </w:divBdr>
        </w:div>
        <w:div w:id="832720707">
          <w:marLeft w:val="640"/>
          <w:marRight w:val="0"/>
          <w:marTop w:val="0"/>
          <w:marBottom w:val="0"/>
          <w:divBdr>
            <w:top w:val="none" w:sz="0" w:space="0" w:color="auto"/>
            <w:left w:val="none" w:sz="0" w:space="0" w:color="auto"/>
            <w:bottom w:val="none" w:sz="0" w:space="0" w:color="auto"/>
            <w:right w:val="none" w:sz="0" w:space="0" w:color="auto"/>
          </w:divBdr>
        </w:div>
        <w:div w:id="1398742357">
          <w:marLeft w:val="640"/>
          <w:marRight w:val="0"/>
          <w:marTop w:val="0"/>
          <w:marBottom w:val="0"/>
          <w:divBdr>
            <w:top w:val="none" w:sz="0" w:space="0" w:color="auto"/>
            <w:left w:val="none" w:sz="0" w:space="0" w:color="auto"/>
            <w:bottom w:val="none" w:sz="0" w:space="0" w:color="auto"/>
            <w:right w:val="none" w:sz="0" w:space="0" w:color="auto"/>
          </w:divBdr>
        </w:div>
        <w:div w:id="992176231">
          <w:marLeft w:val="640"/>
          <w:marRight w:val="0"/>
          <w:marTop w:val="0"/>
          <w:marBottom w:val="0"/>
          <w:divBdr>
            <w:top w:val="none" w:sz="0" w:space="0" w:color="auto"/>
            <w:left w:val="none" w:sz="0" w:space="0" w:color="auto"/>
            <w:bottom w:val="none" w:sz="0" w:space="0" w:color="auto"/>
            <w:right w:val="none" w:sz="0" w:space="0" w:color="auto"/>
          </w:divBdr>
        </w:div>
        <w:div w:id="324825887">
          <w:marLeft w:val="640"/>
          <w:marRight w:val="0"/>
          <w:marTop w:val="0"/>
          <w:marBottom w:val="0"/>
          <w:divBdr>
            <w:top w:val="none" w:sz="0" w:space="0" w:color="auto"/>
            <w:left w:val="none" w:sz="0" w:space="0" w:color="auto"/>
            <w:bottom w:val="none" w:sz="0" w:space="0" w:color="auto"/>
            <w:right w:val="none" w:sz="0" w:space="0" w:color="auto"/>
          </w:divBdr>
        </w:div>
        <w:div w:id="669059673">
          <w:marLeft w:val="640"/>
          <w:marRight w:val="0"/>
          <w:marTop w:val="0"/>
          <w:marBottom w:val="0"/>
          <w:divBdr>
            <w:top w:val="none" w:sz="0" w:space="0" w:color="auto"/>
            <w:left w:val="none" w:sz="0" w:space="0" w:color="auto"/>
            <w:bottom w:val="none" w:sz="0" w:space="0" w:color="auto"/>
            <w:right w:val="none" w:sz="0" w:space="0" w:color="auto"/>
          </w:divBdr>
        </w:div>
        <w:div w:id="272981017">
          <w:marLeft w:val="640"/>
          <w:marRight w:val="0"/>
          <w:marTop w:val="0"/>
          <w:marBottom w:val="0"/>
          <w:divBdr>
            <w:top w:val="none" w:sz="0" w:space="0" w:color="auto"/>
            <w:left w:val="none" w:sz="0" w:space="0" w:color="auto"/>
            <w:bottom w:val="none" w:sz="0" w:space="0" w:color="auto"/>
            <w:right w:val="none" w:sz="0" w:space="0" w:color="auto"/>
          </w:divBdr>
        </w:div>
        <w:div w:id="2144955797">
          <w:marLeft w:val="640"/>
          <w:marRight w:val="0"/>
          <w:marTop w:val="0"/>
          <w:marBottom w:val="0"/>
          <w:divBdr>
            <w:top w:val="none" w:sz="0" w:space="0" w:color="auto"/>
            <w:left w:val="none" w:sz="0" w:space="0" w:color="auto"/>
            <w:bottom w:val="none" w:sz="0" w:space="0" w:color="auto"/>
            <w:right w:val="none" w:sz="0" w:space="0" w:color="auto"/>
          </w:divBdr>
        </w:div>
        <w:div w:id="337390186">
          <w:marLeft w:val="640"/>
          <w:marRight w:val="0"/>
          <w:marTop w:val="0"/>
          <w:marBottom w:val="0"/>
          <w:divBdr>
            <w:top w:val="none" w:sz="0" w:space="0" w:color="auto"/>
            <w:left w:val="none" w:sz="0" w:space="0" w:color="auto"/>
            <w:bottom w:val="none" w:sz="0" w:space="0" w:color="auto"/>
            <w:right w:val="none" w:sz="0" w:space="0" w:color="auto"/>
          </w:divBdr>
        </w:div>
        <w:div w:id="1322393367">
          <w:marLeft w:val="640"/>
          <w:marRight w:val="0"/>
          <w:marTop w:val="0"/>
          <w:marBottom w:val="0"/>
          <w:divBdr>
            <w:top w:val="none" w:sz="0" w:space="0" w:color="auto"/>
            <w:left w:val="none" w:sz="0" w:space="0" w:color="auto"/>
            <w:bottom w:val="none" w:sz="0" w:space="0" w:color="auto"/>
            <w:right w:val="none" w:sz="0" w:space="0" w:color="auto"/>
          </w:divBdr>
        </w:div>
        <w:div w:id="1191845849">
          <w:marLeft w:val="640"/>
          <w:marRight w:val="0"/>
          <w:marTop w:val="0"/>
          <w:marBottom w:val="0"/>
          <w:divBdr>
            <w:top w:val="none" w:sz="0" w:space="0" w:color="auto"/>
            <w:left w:val="none" w:sz="0" w:space="0" w:color="auto"/>
            <w:bottom w:val="none" w:sz="0" w:space="0" w:color="auto"/>
            <w:right w:val="none" w:sz="0" w:space="0" w:color="auto"/>
          </w:divBdr>
        </w:div>
        <w:div w:id="1887451610">
          <w:marLeft w:val="640"/>
          <w:marRight w:val="0"/>
          <w:marTop w:val="0"/>
          <w:marBottom w:val="0"/>
          <w:divBdr>
            <w:top w:val="none" w:sz="0" w:space="0" w:color="auto"/>
            <w:left w:val="none" w:sz="0" w:space="0" w:color="auto"/>
            <w:bottom w:val="none" w:sz="0" w:space="0" w:color="auto"/>
            <w:right w:val="none" w:sz="0" w:space="0" w:color="auto"/>
          </w:divBdr>
        </w:div>
        <w:div w:id="1903565818">
          <w:marLeft w:val="640"/>
          <w:marRight w:val="0"/>
          <w:marTop w:val="0"/>
          <w:marBottom w:val="0"/>
          <w:divBdr>
            <w:top w:val="none" w:sz="0" w:space="0" w:color="auto"/>
            <w:left w:val="none" w:sz="0" w:space="0" w:color="auto"/>
            <w:bottom w:val="none" w:sz="0" w:space="0" w:color="auto"/>
            <w:right w:val="none" w:sz="0" w:space="0" w:color="auto"/>
          </w:divBdr>
        </w:div>
        <w:div w:id="75326601">
          <w:marLeft w:val="640"/>
          <w:marRight w:val="0"/>
          <w:marTop w:val="0"/>
          <w:marBottom w:val="0"/>
          <w:divBdr>
            <w:top w:val="none" w:sz="0" w:space="0" w:color="auto"/>
            <w:left w:val="none" w:sz="0" w:space="0" w:color="auto"/>
            <w:bottom w:val="none" w:sz="0" w:space="0" w:color="auto"/>
            <w:right w:val="none" w:sz="0" w:space="0" w:color="auto"/>
          </w:divBdr>
        </w:div>
        <w:div w:id="2043095213">
          <w:marLeft w:val="640"/>
          <w:marRight w:val="0"/>
          <w:marTop w:val="0"/>
          <w:marBottom w:val="0"/>
          <w:divBdr>
            <w:top w:val="none" w:sz="0" w:space="0" w:color="auto"/>
            <w:left w:val="none" w:sz="0" w:space="0" w:color="auto"/>
            <w:bottom w:val="none" w:sz="0" w:space="0" w:color="auto"/>
            <w:right w:val="none" w:sz="0" w:space="0" w:color="auto"/>
          </w:divBdr>
        </w:div>
        <w:div w:id="1063678507">
          <w:marLeft w:val="640"/>
          <w:marRight w:val="0"/>
          <w:marTop w:val="0"/>
          <w:marBottom w:val="0"/>
          <w:divBdr>
            <w:top w:val="none" w:sz="0" w:space="0" w:color="auto"/>
            <w:left w:val="none" w:sz="0" w:space="0" w:color="auto"/>
            <w:bottom w:val="none" w:sz="0" w:space="0" w:color="auto"/>
            <w:right w:val="none" w:sz="0" w:space="0" w:color="auto"/>
          </w:divBdr>
        </w:div>
        <w:div w:id="177427664">
          <w:marLeft w:val="640"/>
          <w:marRight w:val="0"/>
          <w:marTop w:val="0"/>
          <w:marBottom w:val="0"/>
          <w:divBdr>
            <w:top w:val="none" w:sz="0" w:space="0" w:color="auto"/>
            <w:left w:val="none" w:sz="0" w:space="0" w:color="auto"/>
            <w:bottom w:val="none" w:sz="0" w:space="0" w:color="auto"/>
            <w:right w:val="none" w:sz="0" w:space="0" w:color="auto"/>
          </w:divBdr>
        </w:div>
        <w:div w:id="457265379">
          <w:marLeft w:val="640"/>
          <w:marRight w:val="0"/>
          <w:marTop w:val="0"/>
          <w:marBottom w:val="0"/>
          <w:divBdr>
            <w:top w:val="none" w:sz="0" w:space="0" w:color="auto"/>
            <w:left w:val="none" w:sz="0" w:space="0" w:color="auto"/>
            <w:bottom w:val="none" w:sz="0" w:space="0" w:color="auto"/>
            <w:right w:val="none" w:sz="0" w:space="0" w:color="auto"/>
          </w:divBdr>
        </w:div>
        <w:div w:id="1841196124">
          <w:marLeft w:val="640"/>
          <w:marRight w:val="0"/>
          <w:marTop w:val="0"/>
          <w:marBottom w:val="0"/>
          <w:divBdr>
            <w:top w:val="none" w:sz="0" w:space="0" w:color="auto"/>
            <w:left w:val="none" w:sz="0" w:space="0" w:color="auto"/>
            <w:bottom w:val="none" w:sz="0" w:space="0" w:color="auto"/>
            <w:right w:val="none" w:sz="0" w:space="0" w:color="auto"/>
          </w:divBdr>
        </w:div>
        <w:div w:id="1346323125">
          <w:marLeft w:val="640"/>
          <w:marRight w:val="0"/>
          <w:marTop w:val="0"/>
          <w:marBottom w:val="0"/>
          <w:divBdr>
            <w:top w:val="none" w:sz="0" w:space="0" w:color="auto"/>
            <w:left w:val="none" w:sz="0" w:space="0" w:color="auto"/>
            <w:bottom w:val="none" w:sz="0" w:space="0" w:color="auto"/>
            <w:right w:val="none" w:sz="0" w:space="0" w:color="auto"/>
          </w:divBdr>
        </w:div>
        <w:div w:id="653683102">
          <w:marLeft w:val="640"/>
          <w:marRight w:val="0"/>
          <w:marTop w:val="0"/>
          <w:marBottom w:val="0"/>
          <w:divBdr>
            <w:top w:val="none" w:sz="0" w:space="0" w:color="auto"/>
            <w:left w:val="none" w:sz="0" w:space="0" w:color="auto"/>
            <w:bottom w:val="none" w:sz="0" w:space="0" w:color="auto"/>
            <w:right w:val="none" w:sz="0" w:space="0" w:color="auto"/>
          </w:divBdr>
        </w:div>
        <w:div w:id="1419860746">
          <w:marLeft w:val="640"/>
          <w:marRight w:val="0"/>
          <w:marTop w:val="0"/>
          <w:marBottom w:val="0"/>
          <w:divBdr>
            <w:top w:val="none" w:sz="0" w:space="0" w:color="auto"/>
            <w:left w:val="none" w:sz="0" w:space="0" w:color="auto"/>
            <w:bottom w:val="none" w:sz="0" w:space="0" w:color="auto"/>
            <w:right w:val="none" w:sz="0" w:space="0" w:color="auto"/>
          </w:divBdr>
        </w:div>
        <w:div w:id="377553165">
          <w:marLeft w:val="640"/>
          <w:marRight w:val="0"/>
          <w:marTop w:val="0"/>
          <w:marBottom w:val="0"/>
          <w:divBdr>
            <w:top w:val="none" w:sz="0" w:space="0" w:color="auto"/>
            <w:left w:val="none" w:sz="0" w:space="0" w:color="auto"/>
            <w:bottom w:val="none" w:sz="0" w:space="0" w:color="auto"/>
            <w:right w:val="none" w:sz="0" w:space="0" w:color="auto"/>
          </w:divBdr>
        </w:div>
        <w:div w:id="755135373">
          <w:marLeft w:val="640"/>
          <w:marRight w:val="0"/>
          <w:marTop w:val="0"/>
          <w:marBottom w:val="0"/>
          <w:divBdr>
            <w:top w:val="none" w:sz="0" w:space="0" w:color="auto"/>
            <w:left w:val="none" w:sz="0" w:space="0" w:color="auto"/>
            <w:bottom w:val="none" w:sz="0" w:space="0" w:color="auto"/>
            <w:right w:val="none" w:sz="0" w:space="0" w:color="auto"/>
          </w:divBdr>
        </w:div>
        <w:div w:id="899708760">
          <w:marLeft w:val="640"/>
          <w:marRight w:val="0"/>
          <w:marTop w:val="0"/>
          <w:marBottom w:val="0"/>
          <w:divBdr>
            <w:top w:val="none" w:sz="0" w:space="0" w:color="auto"/>
            <w:left w:val="none" w:sz="0" w:space="0" w:color="auto"/>
            <w:bottom w:val="none" w:sz="0" w:space="0" w:color="auto"/>
            <w:right w:val="none" w:sz="0" w:space="0" w:color="auto"/>
          </w:divBdr>
        </w:div>
        <w:div w:id="549539961">
          <w:marLeft w:val="640"/>
          <w:marRight w:val="0"/>
          <w:marTop w:val="0"/>
          <w:marBottom w:val="0"/>
          <w:divBdr>
            <w:top w:val="none" w:sz="0" w:space="0" w:color="auto"/>
            <w:left w:val="none" w:sz="0" w:space="0" w:color="auto"/>
            <w:bottom w:val="none" w:sz="0" w:space="0" w:color="auto"/>
            <w:right w:val="none" w:sz="0" w:space="0" w:color="auto"/>
          </w:divBdr>
        </w:div>
        <w:div w:id="788672108">
          <w:marLeft w:val="640"/>
          <w:marRight w:val="0"/>
          <w:marTop w:val="0"/>
          <w:marBottom w:val="0"/>
          <w:divBdr>
            <w:top w:val="none" w:sz="0" w:space="0" w:color="auto"/>
            <w:left w:val="none" w:sz="0" w:space="0" w:color="auto"/>
            <w:bottom w:val="none" w:sz="0" w:space="0" w:color="auto"/>
            <w:right w:val="none" w:sz="0" w:space="0" w:color="auto"/>
          </w:divBdr>
        </w:div>
        <w:div w:id="1361516743">
          <w:marLeft w:val="640"/>
          <w:marRight w:val="0"/>
          <w:marTop w:val="0"/>
          <w:marBottom w:val="0"/>
          <w:divBdr>
            <w:top w:val="none" w:sz="0" w:space="0" w:color="auto"/>
            <w:left w:val="none" w:sz="0" w:space="0" w:color="auto"/>
            <w:bottom w:val="none" w:sz="0" w:space="0" w:color="auto"/>
            <w:right w:val="none" w:sz="0" w:space="0" w:color="auto"/>
          </w:divBdr>
        </w:div>
        <w:div w:id="2102337894">
          <w:marLeft w:val="640"/>
          <w:marRight w:val="0"/>
          <w:marTop w:val="0"/>
          <w:marBottom w:val="0"/>
          <w:divBdr>
            <w:top w:val="none" w:sz="0" w:space="0" w:color="auto"/>
            <w:left w:val="none" w:sz="0" w:space="0" w:color="auto"/>
            <w:bottom w:val="none" w:sz="0" w:space="0" w:color="auto"/>
            <w:right w:val="none" w:sz="0" w:space="0" w:color="auto"/>
          </w:divBdr>
        </w:div>
        <w:div w:id="149104349">
          <w:marLeft w:val="640"/>
          <w:marRight w:val="0"/>
          <w:marTop w:val="0"/>
          <w:marBottom w:val="0"/>
          <w:divBdr>
            <w:top w:val="none" w:sz="0" w:space="0" w:color="auto"/>
            <w:left w:val="none" w:sz="0" w:space="0" w:color="auto"/>
            <w:bottom w:val="none" w:sz="0" w:space="0" w:color="auto"/>
            <w:right w:val="none" w:sz="0" w:space="0" w:color="auto"/>
          </w:divBdr>
        </w:div>
        <w:div w:id="28648835">
          <w:marLeft w:val="640"/>
          <w:marRight w:val="0"/>
          <w:marTop w:val="0"/>
          <w:marBottom w:val="0"/>
          <w:divBdr>
            <w:top w:val="none" w:sz="0" w:space="0" w:color="auto"/>
            <w:left w:val="none" w:sz="0" w:space="0" w:color="auto"/>
            <w:bottom w:val="none" w:sz="0" w:space="0" w:color="auto"/>
            <w:right w:val="none" w:sz="0" w:space="0" w:color="auto"/>
          </w:divBdr>
        </w:div>
        <w:div w:id="916941811">
          <w:marLeft w:val="640"/>
          <w:marRight w:val="0"/>
          <w:marTop w:val="0"/>
          <w:marBottom w:val="0"/>
          <w:divBdr>
            <w:top w:val="none" w:sz="0" w:space="0" w:color="auto"/>
            <w:left w:val="none" w:sz="0" w:space="0" w:color="auto"/>
            <w:bottom w:val="none" w:sz="0" w:space="0" w:color="auto"/>
            <w:right w:val="none" w:sz="0" w:space="0" w:color="auto"/>
          </w:divBdr>
        </w:div>
        <w:div w:id="554659574">
          <w:marLeft w:val="640"/>
          <w:marRight w:val="0"/>
          <w:marTop w:val="0"/>
          <w:marBottom w:val="0"/>
          <w:divBdr>
            <w:top w:val="none" w:sz="0" w:space="0" w:color="auto"/>
            <w:left w:val="none" w:sz="0" w:space="0" w:color="auto"/>
            <w:bottom w:val="none" w:sz="0" w:space="0" w:color="auto"/>
            <w:right w:val="none" w:sz="0" w:space="0" w:color="auto"/>
          </w:divBdr>
        </w:div>
        <w:div w:id="1553879426">
          <w:marLeft w:val="640"/>
          <w:marRight w:val="0"/>
          <w:marTop w:val="0"/>
          <w:marBottom w:val="0"/>
          <w:divBdr>
            <w:top w:val="none" w:sz="0" w:space="0" w:color="auto"/>
            <w:left w:val="none" w:sz="0" w:space="0" w:color="auto"/>
            <w:bottom w:val="none" w:sz="0" w:space="0" w:color="auto"/>
            <w:right w:val="none" w:sz="0" w:space="0" w:color="auto"/>
          </w:divBdr>
        </w:div>
        <w:div w:id="1809711451">
          <w:marLeft w:val="640"/>
          <w:marRight w:val="0"/>
          <w:marTop w:val="0"/>
          <w:marBottom w:val="0"/>
          <w:divBdr>
            <w:top w:val="none" w:sz="0" w:space="0" w:color="auto"/>
            <w:left w:val="none" w:sz="0" w:space="0" w:color="auto"/>
            <w:bottom w:val="none" w:sz="0" w:space="0" w:color="auto"/>
            <w:right w:val="none" w:sz="0" w:space="0" w:color="auto"/>
          </w:divBdr>
        </w:div>
        <w:div w:id="705182413">
          <w:marLeft w:val="640"/>
          <w:marRight w:val="0"/>
          <w:marTop w:val="0"/>
          <w:marBottom w:val="0"/>
          <w:divBdr>
            <w:top w:val="none" w:sz="0" w:space="0" w:color="auto"/>
            <w:left w:val="none" w:sz="0" w:space="0" w:color="auto"/>
            <w:bottom w:val="none" w:sz="0" w:space="0" w:color="auto"/>
            <w:right w:val="none" w:sz="0" w:space="0" w:color="auto"/>
          </w:divBdr>
        </w:div>
        <w:div w:id="267471595">
          <w:marLeft w:val="640"/>
          <w:marRight w:val="0"/>
          <w:marTop w:val="0"/>
          <w:marBottom w:val="0"/>
          <w:divBdr>
            <w:top w:val="none" w:sz="0" w:space="0" w:color="auto"/>
            <w:left w:val="none" w:sz="0" w:space="0" w:color="auto"/>
            <w:bottom w:val="none" w:sz="0" w:space="0" w:color="auto"/>
            <w:right w:val="none" w:sz="0" w:space="0" w:color="auto"/>
          </w:divBdr>
        </w:div>
        <w:div w:id="1995528294">
          <w:marLeft w:val="640"/>
          <w:marRight w:val="0"/>
          <w:marTop w:val="0"/>
          <w:marBottom w:val="0"/>
          <w:divBdr>
            <w:top w:val="none" w:sz="0" w:space="0" w:color="auto"/>
            <w:left w:val="none" w:sz="0" w:space="0" w:color="auto"/>
            <w:bottom w:val="none" w:sz="0" w:space="0" w:color="auto"/>
            <w:right w:val="none" w:sz="0" w:space="0" w:color="auto"/>
          </w:divBdr>
        </w:div>
        <w:div w:id="109520710">
          <w:marLeft w:val="640"/>
          <w:marRight w:val="0"/>
          <w:marTop w:val="0"/>
          <w:marBottom w:val="0"/>
          <w:divBdr>
            <w:top w:val="none" w:sz="0" w:space="0" w:color="auto"/>
            <w:left w:val="none" w:sz="0" w:space="0" w:color="auto"/>
            <w:bottom w:val="none" w:sz="0" w:space="0" w:color="auto"/>
            <w:right w:val="none" w:sz="0" w:space="0" w:color="auto"/>
          </w:divBdr>
        </w:div>
        <w:div w:id="885263047">
          <w:marLeft w:val="640"/>
          <w:marRight w:val="0"/>
          <w:marTop w:val="0"/>
          <w:marBottom w:val="0"/>
          <w:divBdr>
            <w:top w:val="none" w:sz="0" w:space="0" w:color="auto"/>
            <w:left w:val="none" w:sz="0" w:space="0" w:color="auto"/>
            <w:bottom w:val="none" w:sz="0" w:space="0" w:color="auto"/>
            <w:right w:val="none" w:sz="0" w:space="0" w:color="auto"/>
          </w:divBdr>
        </w:div>
        <w:div w:id="215161532">
          <w:marLeft w:val="640"/>
          <w:marRight w:val="0"/>
          <w:marTop w:val="0"/>
          <w:marBottom w:val="0"/>
          <w:divBdr>
            <w:top w:val="none" w:sz="0" w:space="0" w:color="auto"/>
            <w:left w:val="none" w:sz="0" w:space="0" w:color="auto"/>
            <w:bottom w:val="none" w:sz="0" w:space="0" w:color="auto"/>
            <w:right w:val="none" w:sz="0" w:space="0" w:color="auto"/>
          </w:divBdr>
        </w:div>
        <w:div w:id="1088308627">
          <w:marLeft w:val="640"/>
          <w:marRight w:val="0"/>
          <w:marTop w:val="0"/>
          <w:marBottom w:val="0"/>
          <w:divBdr>
            <w:top w:val="none" w:sz="0" w:space="0" w:color="auto"/>
            <w:left w:val="none" w:sz="0" w:space="0" w:color="auto"/>
            <w:bottom w:val="none" w:sz="0" w:space="0" w:color="auto"/>
            <w:right w:val="none" w:sz="0" w:space="0" w:color="auto"/>
          </w:divBdr>
        </w:div>
        <w:div w:id="1246259234">
          <w:marLeft w:val="640"/>
          <w:marRight w:val="0"/>
          <w:marTop w:val="0"/>
          <w:marBottom w:val="0"/>
          <w:divBdr>
            <w:top w:val="none" w:sz="0" w:space="0" w:color="auto"/>
            <w:left w:val="none" w:sz="0" w:space="0" w:color="auto"/>
            <w:bottom w:val="none" w:sz="0" w:space="0" w:color="auto"/>
            <w:right w:val="none" w:sz="0" w:space="0" w:color="auto"/>
          </w:divBdr>
        </w:div>
        <w:div w:id="788284175">
          <w:marLeft w:val="640"/>
          <w:marRight w:val="0"/>
          <w:marTop w:val="0"/>
          <w:marBottom w:val="0"/>
          <w:divBdr>
            <w:top w:val="none" w:sz="0" w:space="0" w:color="auto"/>
            <w:left w:val="none" w:sz="0" w:space="0" w:color="auto"/>
            <w:bottom w:val="none" w:sz="0" w:space="0" w:color="auto"/>
            <w:right w:val="none" w:sz="0" w:space="0" w:color="auto"/>
          </w:divBdr>
        </w:div>
        <w:div w:id="1096823280">
          <w:marLeft w:val="640"/>
          <w:marRight w:val="0"/>
          <w:marTop w:val="0"/>
          <w:marBottom w:val="0"/>
          <w:divBdr>
            <w:top w:val="none" w:sz="0" w:space="0" w:color="auto"/>
            <w:left w:val="none" w:sz="0" w:space="0" w:color="auto"/>
            <w:bottom w:val="none" w:sz="0" w:space="0" w:color="auto"/>
            <w:right w:val="none" w:sz="0" w:space="0" w:color="auto"/>
          </w:divBdr>
        </w:div>
        <w:div w:id="633557544">
          <w:marLeft w:val="640"/>
          <w:marRight w:val="0"/>
          <w:marTop w:val="0"/>
          <w:marBottom w:val="0"/>
          <w:divBdr>
            <w:top w:val="none" w:sz="0" w:space="0" w:color="auto"/>
            <w:left w:val="none" w:sz="0" w:space="0" w:color="auto"/>
            <w:bottom w:val="none" w:sz="0" w:space="0" w:color="auto"/>
            <w:right w:val="none" w:sz="0" w:space="0" w:color="auto"/>
          </w:divBdr>
        </w:div>
        <w:div w:id="525631239">
          <w:marLeft w:val="640"/>
          <w:marRight w:val="0"/>
          <w:marTop w:val="0"/>
          <w:marBottom w:val="0"/>
          <w:divBdr>
            <w:top w:val="none" w:sz="0" w:space="0" w:color="auto"/>
            <w:left w:val="none" w:sz="0" w:space="0" w:color="auto"/>
            <w:bottom w:val="none" w:sz="0" w:space="0" w:color="auto"/>
            <w:right w:val="none" w:sz="0" w:space="0" w:color="auto"/>
          </w:divBdr>
        </w:div>
        <w:div w:id="1912230610">
          <w:marLeft w:val="640"/>
          <w:marRight w:val="0"/>
          <w:marTop w:val="0"/>
          <w:marBottom w:val="0"/>
          <w:divBdr>
            <w:top w:val="none" w:sz="0" w:space="0" w:color="auto"/>
            <w:left w:val="none" w:sz="0" w:space="0" w:color="auto"/>
            <w:bottom w:val="none" w:sz="0" w:space="0" w:color="auto"/>
            <w:right w:val="none" w:sz="0" w:space="0" w:color="auto"/>
          </w:divBdr>
        </w:div>
        <w:div w:id="1926262003">
          <w:marLeft w:val="640"/>
          <w:marRight w:val="0"/>
          <w:marTop w:val="0"/>
          <w:marBottom w:val="0"/>
          <w:divBdr>
            <w:top w:val="none" w:sz="0" w:space="0" w:color="auto"/>
            <w:left w:val="none" w:sz="0" w:space="0" w:color="auto"/>
            <w:bottom w:val="none" w:sz="0" w:space="0" w:color="auto"/>
            <w:right w:val="none" w:sz="0" w:space="0" w:color="auto"/>
          </w:divBdr>
        </w:div>
        <w:div w:id="1833831196">
          <w:marLeft w:val="640"/>
          <w:marRight w:val="0"/>
          <w:marTop w:val="0"/>
          <w:marBottom w:val="0"/>
          <w:divBdr>
            <w:top w:val="none" w:sz="0" w:space="0" w:color="auto"/>
            <w:left w:val="none" w:sz="0" w:space="0" w:color="auto"/>
            <w:bottom w:val="none" w:sz="0" w:space="0" w:color="auto"/>
            <w:right w:val="none" w:sz="0" w:space="0" w:color="auto"/>
          </w:divBdr>
        </w:div>
        <w:div w:id="560673414">
          <w:marLeft w:val="640"/>
          <w:marRight w:val="0"/>
          <w:marTop w:val="0"/>
          <w:marBottom w:val="0"/>
          <w:divBdr>
            <w:top w:val="none" w:sz="0" w:space="0" w:color="auto"/>
            <w:left w:val="none" w:sz="0" w:space="0" w:color="auto"/>
            <w:bottom w:val="none" w:sz="0" w:space="0" w:color="auto"/>
            <w:right w:val="none" w:sz="0" w:space="0" w:color="auto"/>
          </w:divBdr>
        </w:div>
        <w:div w:id="643699678">
          <w:marLeft w:val="640"/>
          <w:marRight w:val="0"/>
          <w:marTop w:val="0"/>
          <w:marBottom w:val="0"/>
          <w:divBdr>
            <w:top w:val="none" w:sz="0" w:space="0" w:color="auto"/>
            <w:left w:val="none" w:sz="0" w:space="0" w:color="auto"/>
            <w:bottom w:val="none" w:sz="0" w:space="0" w:color="auto"/>
            <w:right w:val="none" w:sz="0" w:space="0" w:color="auto"/>
          </w:divBdr>
        </w:div>
      </w:divsChild>
    </w:div>
    <w:div w:id="698626666">
      <w:bodyDiv w:val="1"/>
      <w:marLeft w:val="0"/>
      <w:marRight w:val="0"/>
      <w:marTop w:val="0"/>
      <w:marBottom w:val="0"/>
      <w:divBdr>
        <w:top w:val="none" w:sz="0" w:space="0" w:color="auto"/>
        <w:left w:val="none" w:sz="0" w:space="0" w:color="auto"/>
        <w:bottom w:val="none" w:sz="0" w:space="0" w:color="auto"/>
        <w:right w:val="none" w:sz="0" w:space="0" w:color="auto"/>
      </w:divBdr>
      <w:divsChild>
        <w:div w:id="1381829578">
          <w:marLeft w:val="640"/>
          <w:marRight w:val="0"/>
          <w:marTop w:val="0"/>
          <w:marBottom w:val="0"/>
          <w:divBdr>
            <w:top w:val="none" w:sz="0" w:space="0" w:color="auto"/>
            <w:left w:val="none" w:sz="0" w:space="0" w:color="auto"/>
            <w:bottom w:val="none" w:sz="0" w:space="0" w:color="auto"/>
            <w:right w:val="none" w:sz="0" w:space="0" w:color="auto"/>
          </w:divBdr>
        </w:div>
        <w:div w:id="2051756224">
          <w:marLeft w:val="640"/>
          <w:marRight w:val="0"/>
          <w:marTop w:val="0"/>
          <w:marBottom w:val="0"/>
          <w:divBdr>
            <w:top w:val="none" w:sz="0" w:space="0" w:color="auto"/>
            <w:left w:val="none" w:sz="0" w:space="0" w:color="auto"/>
            <w:bottom w:val="none" w:sz="0" w:space="0" w:color="auto"/>
            <w:right w:val="none" w:sz="0" w:space="0" w:color="auto"/>
          </w:divBdr>
        </w:div>
        <w:div w:id="1363822390">
          <w:marLeft w:val="640"/>
          <w:marRight w:val="0"/>
          <w:marTop w:val="0"/>
          <w:marBottom w:val="0"/>
          <w:divBdr>
            <w:top w:val="none" w:sz="0" w:space="0" w:color="auto"/>
            <w:left w:val="none" w:sz="0" w:space="0" w:color="auto"/>
            <w:bottom w:val="none" w:sz="0" w:space="0" w:color="auto"/>
            <w:right w:val="none" w:sz="0" w:space="0" w:color="auto"/>
          </w:divBdr>
        </w:div>
        <w:div w:id="534584124">
          <w:marLeft w:val="640"/>
          <w:marRight w:val="0"/>
          <w:marTop w:val="0"/>
          <w:marBottom w:val="0"/>
          <w:divBdr>
            <w:top w:val="none" w:sz="0" w:space="0" w:color="auto"/>
            <w:left w:val="none" w:sz="0" w:space="0" w:color="auto"/>
            <w:bottom w:val="none" w:sz="0" w:space="0" w:color="auto"/>
            <w:right w:val="none" w:sz="0" w:space="0" w:color="auto"/>
          </w:divBdr>
        </w:div>
        <w:div w:id="1878590322">
          <w:marLeft w:val="640"/>
          <w:marRight w:val="0"/>
          <w:marTop w:val="0"/>
          <w:marBottom w:val="0"/>
          <w:divBdr>
            <w:top w:val="none" w:sz="0" w:space="0" w:color="auto"/>
            <w:left w:val="none" w:sz="0" w:space="0" w:color="auto"/>
            <w:bottom w:val="none" w:sz="0" w:space="0" w:color="auto"/>
            <w:right w:val="none" w:sz="0" w:space="0" w:color="auto"/>
          </w:divBdr>
        </w:div>
        <w:div w:id="540675218">
          <w:marLeft w:val="640"/>
          <w:marRight w:val="0"/>
          <w:marTop w:val="0"/>
          <w:marBottom w:val="0"/>
          <w:divBdr>
            <w:top w:val="none" w:sz="0" w:space="0" w:color="auto"/>
            <w:left w:val="none" w:sz="0" w:space="0" w:color="auto"/>
            <w:bottom w:val="none" w:sz="0" w:space="0" w:color="auto"/>
            <w:right w:val="none" w:sz="0" w:space="0" w:color="auto"/>
          </w:divBdr>
        </w:div>
        <w:div w:id="1768886326">
          <w:marLeft w:val="640"/>
          <w:marRight w:val="0"/>
          <w:marTop w:val="0"/>
          <w:marBottom w:val="0"/>
          <w:divBdr>
            <w:top w:val="none" w:sz="0" w:space="0" w:color="auto"/>
            <w:left w:val="none" w:sz="0" w:space="0" w:color="auto"/>
            <w:bottom w:val="none" w:sz="0" w:space="0" w:color="auto"/>
            <w:right w:val="none" w:sz="0" w:space="0" w:color="auto"/>
          </w:divBdr>
        </w:div>
        <w:div w:id="1779637782">
          <w:marLeft w:val="640"/>
          <w:marRight w:val="0"/>
          <w:marTop w:val="0"/>
          <w:marBottom w:val="0"/>
          <w:divBdr>
            <w:top w:val="none" w:sz="0" w:space="0" w:color="auto"/>
            <w:left w:val="none" w:sz="0" w:space="0" w:color="auto"/>
            <w:bottom w:val="none" w:sz="0" w:space="0" w:color="auto"/>
            <w:right w:val="none" w:sz="0" w:space="0" w:color="auto"/>
          </w:divBdr>
        </w:div>
        <w:div w:id="201292410">
          <w:marLeft w:val="640"/>
          <w:marRight w:val="0"/>
          <w:marTop w:val="0"/>
          <w:marBottom w:val="0"/>
          <w:divBdr>
            <w:top w:val="none" w:sz="0" w:space="0" w:color="auto"/>
            <w:left w:val="none" w:sz="0" w:space="0" w:color="auto"/>
            <w:bottom w:val="none" w:sz="0" w:space="0" w:color="auto"/>
            <w:right w:val="none" w:sz="0" w:space="0" w:color="auto"/>
          </w:divBdr>
        </w:div>
        <w:div w:id="723791705">
          <w:marLeft w:val="640"/>
          <w:marRight w:val="0"/>
          <w:marTop w:val="0"/>
          <w:marBottom w:val="0"/>
          <w:divBdr>
            <w:top w:val="none" w:sz="0" w:space="0" w:color="auto"/>
            <w:left w:val="none" w:sz="0" w:space="0" w:color="auto"/>
            <w:bottom w:val="none" w:sz="0" w:space="0" w:color="auto"/>
            <w:right w:val="none" w:sz="0" w:space="0" w:color="auto"/>
          </w:divBdr>
        </w:div>
        <w:div w:id="982079647">
          <w:marLeft w:val="640"/>
          <w:marRight w:val="0"/>
          <w:marTop w:val="0"/>
          <w:marBottom w:val="0"/>
          <w:divBdr>
            <w:top w:val="none" w:sz="0" w:space="0" w:color="auto"/>
            <w:left w:val="none" w:sz="0" w:space="0" w:color="auto"/>
            <w:bottom w:val="none" w:sz="0" w:space="0" w:color="auto"/>
            <w:right w:val="none" w:sz="0" w:space="0" w:color="auto"/>
          </w:divBdr>
        </w:div>
        <w:div w:id="755785756">
          <w:marLeft w:val="640"/>
          <w:marRight w:val="0"/>
          <w:marTop w:val="0"/>
          <w:marBottom w:val="0"/>
          <w:divBdr>
            <w:top w:val="none" w:sz="0" w:space="0" w:color="auto"/>
            <w:left w:val="none" w:sz="0" w:space="0" w:color="auto"/>
            <w:bottom w:val="none" w:sz="0" w:space="0" w:color="auto"/>
            <w:right w:val="none" w:sz="0" w:space="0" w:color="auto"/>
          </w:divBdr>
        </w:div>
        <w:div w:id="538976084">
          <w:marLeft w:val="640"/>
          <w:marRight w:val="0"/>
          <w:marTop w:val="0"/>
          <w:marBottom w:val="0"/>
          <w:divBdr>
            <w:top w:val="none" w:sz="0" w:space="0" w:color="auto"/>
            <w:left w:val="none" w:sz="0" w:space="0" w:color="auto"/>
            <w:bottom w:val="none" w:sz="0" w:space="0" w:color="auto"/>
            <w:right w:val="none" w:sz="0" w:space="0" w:color="auto"/>
          </w:divBdr>
        </w:div>
        <w:div w:id="1982689401">
          <w:marLeft w:val="640"/>
          <w:marRight w:val="0"/>
          <w:marTop w:val="0"/>
          <w:marBottom w:val="0"/>
          <w:divBdr>
            <w:top w:val="none" w:sz="0" w:space="0" w:color="auto"/>
            <w:left w:val="none" w:sz="0" w:space="0" w:color="auto"/>
            <w:bottom w:val="none" w:sz="0" w:space="0" w:color="auto"/>
            <w:right w:val="none" w:sz="0" w:space="0" w:color="auto"/>
          </w:divBdr>
        </w:div>
        <w:div w:id="1472601491">
          <w:marLeft w:val="640"/>
          <w:marRight w:val="0"/>
          <w:marTop w:val="0"/>
          <w:marBottom w:val="0"/>
          <w:divBdr>
            <w:top w:val="none" w:sz="0" w:space="0" w:color="auto"/>
            <w:left w:val="none" w:sz="0" w:space="0" w:color="auto"/>
            <w:bottom w:val="none" w:sz="0" w:space="0" w:color="auto"/>
            <w:right w:val="none" w:sz="0" w:space="0" w:color="auto"/>
          </w:divBdr>
        </w:div>
        <w:div w:id="528104979">
          <w:marLeft w:val="640"/>
          <w:marRight w:val="0"/>
          <w:marTop w:val="0"/>
          <w:marBottom w:val="0"/>
          <w:divBdr>
            <w:top w:val="none" w:sz="0" w:space="0" w:color="auto"/>
            <w:left w:val="none" w:sz="0" w:space="0" w:color="auto"/>
            <w:bottom w:val="none" w:sz="0" w:space="0" w:color="auto"/>
            <w:right w:val="none" w:sz="0" w:space="0" w:color="auto"/>
          </w:divBdr>
        </w:div>
        <w:div w:id="1612586189">
          <w:marLeft w:val="640"/>
          <w:marRight w:val="0"/>
          <w:marTop w:val="0"/>
          <w:marBottom w:val="0"/>
          <w:divBdr>
            <w:top w:val="none" w:sz="0" w:space="0" w:color="auto"/>
            <w:left w:val="none" w:sz="0" w:space="0" w:color="auto"/>
            <w:bottom w:val="none" w:sz="0" w:space="0" w:color="auto"/>
            <w:right w:val="none" w:sz="0" w:space="0" w:color="auto"/>
          </w:divBdr>
        </w:div>
        <w:div w:id="455831604">
          <w:marLeft w:val="640"/>
          <w:marRight w:val="0"/>
          <w:marTop w:val="0"/>
          <w:marBottom w:val="0"/>
          <w:divBdr>
            <w:top w:val="none" w:sz="0" w:space="0" w:color="auto"/>
            <w:left w:val="none" w:sz="0" w:space="0" w:color="auto"/>
            <w:bottom w:val="none" w:sz="0" w:space="0" w:color="auto"/>
            <w:right w:val="none" w:sz="0" w:space="0" w:color="auto"/>
          </w:divBdr>
        </w:div>
        <w:div w:id="348144272">
          <w:marLeft w:val="640"/>
          <w:marRight w:val="0"/>
          <w:marTop w:val="0"/>
          <w:marBottom w:val="0"/>
          <w:divBdr>
            <w:top w:val="none" w:sz="0" w:space="0" w:color="auto"/>
            <w:left w:val="none" w:sz="0" w:space="0" w:color="auto"/>
            <w:bottom w:val="none" w:sz="0" w:space="0" w:color="auto"/>
            <w:right w:val="none" w:sz="0" w:space="0" w:color="auto"/>
          </w:divBdr>
        </w:div>
        <w:div w:id="772671739">
          <w:marLeft w:val="640"/>
          <w:marRight w:val="0"/>
          <w:marTop w:val="0"/>
          <w:marBottom w:val="0"/>
          <w:divBdr>
            <w:top w:val="none" w:sz="0" w:space="0" w:color="auto"/>
            <w:left w:val="none" w:sz="0" w:space="0" w:color="auto"/>
            <w:bottom w:val="none" w:sz="0" w:space="0" w:color="auto"/>
            <w:right w:val="none" w:sz="0" w:space="0" w:color="auto"/>
          </w:divBdr>
        </w:div>
        <w:div w:id="439031561">
          <w:marLeft w:val="640"/>
          <w:marRight w:val="0"/>
          <w:marTop w:val="0"/>
          <w:marBottom w:val="0"/>
          <w:divBdr>
            <w:top w:val="none" w:sz="0" w:space="0" w:color="auto"/>
            <w:left w:val="none" w:sz="0" w:space="0" w:color="auto"/>
            <w:bottom w:val="none" w:sz="0" w:space="0" w:color="auto"/>
            <w:right w:val="none" w:sz="0" w:space="0" w:color="auto"/>
          </w:divBdr>
        </w:div>
        <w:div w:id="1760757827">
          <w:marLeft w:val="640"/>
          <w:marRight w:val="0"/>
          <w:marTop w:val="0"/>
          <w:marBottom w:val="0"/>
          <w:divBdr>
            <w:top w:val="none" w:sz="0" w:space="0" w:color="auto"/>
            <w:left w:val="none" w:sz="0" w:space="0" w:color="auto"/>
            <w:bottom w:val="none" w:sz="0" w:space="0" w:color="auto"/>
            <w:right w:val="none" w:sz="0" w:space="0" w:color="auto"/>
          </w:divBdr>
        </w:div>
        <w:div w:id="922299655">
          <w:marLeft w:val="640"/>
          <w:marRight w:val="0"/>
          <w:marTop w:val="0"/>
          <w:marBottom w:val="0"/>
          <w:divBdr>
            <w:top w:val="none" w:sz="0" w:space="0" w:color="auto"/>
            <w:left w:val="none" w:sz="0" w:space="0" w:color="auto"/>
            <w:bottom w:val="none" w:sz="0" w:space="0" w:color="auto"/>
            <w:right w:val="none" w:sz="0" w:space="0" w:color="auto"/>
          </w:divBdr>
        </w:div>
        <w:div w:id="1726681577">
          <w:marLeft w:val="640"/>
          <w:marRight w:val="0"/>
          <w:marTop w:val="0"/>
          <w:marBottom w:val="0"/>
          <w:divBdr>
            <w:top w:val="none" w:sz="0" w:space="0" w:color="auto"/>
            <w:left w:val="none" w:sz="0" w:space="0" w:color="auto"/>
            <w:bottom w:val="none" w:sz="0" w:space="0" w:color="auto"/>
            <w:right w:val="none" w:sz="0" w:space="0" w:color="auto"/>
          </w:divBdr>
        </w:div>
        <w:div w:id="1710718683">
          <w:marLeft w:val="640"/>
          <w:marRight w:val="0"/>
          <w:marTop w:val="0"/>
          <w:marBottom w:val="0"/>
          <w:divBdr>
            <w:top w:val="none" w:sz="0" w:space="0" w:color="auto"/>
            <w:left w:val="none" w:sz="0" w:space="0" w:color="auto"/>
            <w:bottom w:val="none" w:sz="0" w:space="0" w:color="auto"/>
            <w:right w:val="none" w:sz="0" w:space="0" w:color="auto"/>
          </w:divBdr>
        </w:div>
        <w:div w:id="1078598704">
          <w:marLeft w:val="640"/>
          <w:marRight w:val="0"/>
          <w:marTop w:val="0"/>
          <w:marBottom w:val="0"/>
          <w:divBdr>
            <w:top w:val="none" w:sz="0" w:space="0" w:color="auto"/>
            <w:left w:val="none" w:sz="0" w:space="0" w:color="auto"/>
            <w:bottom w:val="none" w:sz="0" w:space="0" w:color="auto"/>
            <w:right w:val="none" w:sz="0" w:space="0" w:color="auto"/>
          </w:divBdr>
        </w:div>
        <w:div w:id="1549106475">
          <w:marLeft w:val="640"/>
          <w:marRight w:val="0"/>
          <w:marTop w:val="0"/>
          <w:marBottom w:val="0"/>
          <w:divBdr>
            <w:top w:val="none" w:sz="0" w:space="0" w:color="auto"/>
            <w:left w:val="none" w:sz="0" w:space="0" w:color="auto"/>
            <w:bottom w:val="none" w:sz="0" w:space="0" w:color="auto"/>
            <w:right w:val="none" w:sz="0" w:space="0" w:color="auto"/>
          </w:divBdr>
        </w:div>
        <w:div w:id="1120370071">
          <w:marLeft w:val="640"/>
          <w:marRight w:val="0"/>
          <w:marTop w:val="0"/>
          <w:marBottom w:val="0"/>
          <w:divBdr>
            <w:top w:val="none" w:sz="0" w:space="0" w:color="auto"/>
            <w:left w:val="none" w:sz="0" w:space="0" w:color="auto"/>
            <w:bottom w:val="none" w:sz="0" w:space="0" w:color="auto"/>
            <w:right w:val="none" w:sz="0" w:space="0" w:color="auto"/>
          </w:divBdr>
        </w:div>
        <w:div w:id="643121141">
          <w:marLeft w:val="640"/>
          <w:marRight w:val="0"/>
          <w:marTop w:val="0"/>
          <w:marBottom w:val="0"/>
          <w:divBdr>
            <w:top w:val="none" w:sz="0" w:space="0" w:color="auto"/>
            <w:left w:val="none" w:sz="0" w:space="0" w:color="auto"/>
            <w:bottom w:val="none" w:sz="0" w:space="0" w:color="auto"/>
            <w:right w:val="none" w:sz="0" w:space="0" w:color="auto"/>
          </w:divBdr>
        </w:div>
        <w:div w:id="1129738763">
          <w:marLeft w:val="640"/>
          <w:marRight w:val="0"/>
          <w:marTop w:val="0"/>
          <w:marBottom w:val="0"/>
          <w:divBdr>
            <w:top w:val="none" w:sz="0" w:space="0" w:color="auto"/>
            <w:left w:val="none" w:sz="0" w:space="0" w:color="auto"/>
            <w:bottom w:val="none" w:sz="0" w:space="0" w:color="auto"/>
            <w:right w:val="none" w:sz="0" w:space="0" w:color="auto"/>
          </w:divBdr>
        </w:div>
        <w:div w:id="1473787156">
          <w:marLeft w:val="640"/>
          <w:marRight w:val="0"/>
          <w:marTop w:val="0"/>
          <w:marBottom w:val="0"/>
          <w:divBdr>
            <w:top w:val="none" w:sz="0" w:space="0" w:color="auto"/>
            <w:left w:val="none" w:sz="0" w:space="0" w:color="auto"/>
            <w:bottom w:val="none" w:sz="0" w:space="0" w:color="auto"/>
            <w:right w:val="none" w:sz="0" w:space="0" w:color="auto"/>
          </w:divBdr>
        </w:div>
        <w:div w:id="925261250">
          <w:marLeft w:val="640"/>
          <w:marRight w:val="0"/>
          <w:marTop w:val="0"/>
          <w:marBottom w:val="0"/>
          <w:divBdr>
            <w:top w:val="none" w:sz="0" w:space="0" w:color="auto"/>
            <w:left w:val="none" w:sz="0" w:space="0" w:color="auto"/>
            <w:bottom w:val="none" w:sz="0" w:space="0" w:color="auto"/>
            <w:right w:val="none" w:sz="0" w:space="0" w:color="auto"/>
          </w:divBdr>
        </w:div>
        <w:div w:id="592593852">
          <w:marLeft w:val="640"/>
          <w:marRight w:val="0"/>
          <w:marTop w:val="0"/>
          <w:marBottom w:val="0"/>
          <w:divBdr>
            <w:top w:val="none" w:sz="0" w:space="0" w:color="auto"/>
            <w:left w:val="none" w:sz="0" w:space="0" w:color="auto"/>
            <w:bottom w:val="none" w:sz="0" w:space="0" w:color="auto"/>
            <w:right w:val="none" w:sz="0" w:space="0" w:color="auto"/>
          </w:divBdr>
        </w:div>
        <w:div w:id="1550266314">
          <w:marLeft w:val="640"/>
          <w:marRight w:val="0"/>
          <w:marTop w:val="0"/>
          <w:marBottom w:val="0"/>
          <w:divBdr>
            <w:top w:val="none" w:sz="0" w:space="0" w:color="auto"/>
            <w:left w:val="none" w:sz="0" w:space="0" w:color="auto"/>
            <w:bottom w:val="none" w:sz="0" w:space="0" w:color="auto"/>
            <w:right w:val="none" w:sz="0" w:space="0" w:color="auto"/>
          </w:divBdr>
        </w:div>
        <w:div w:id="794130848">
          <w:marLeft w:val="640"/>
          <w:marRight w:val="0"/>
          <w:marTop w:val="0"/>
          <w:marBottom w:val="0"/>
          <w:divBdr>
            <w:top w:val="none" w:sz="0" w:space="0" w:color="auto"/>
            <w:left w:val="none" w:sz="0" w:space="0" w:color="auto"/>
            <w:bottom w:val="none" w:sz="0" w:space="0" w:color="auto"/>
            <w:right w:val="none" w:sz="0" w:space="0" w:color="auto"/>
          </w:divBdr>
        </w:div>
        <w:div w:id="1032654188">
          <w:marLeft w:val="640"/>
          <w:marRight w:val="0"/>
          <w:marTop w:val="0"/>
          <w:marBottom w:val="0"/>
          <w:divBdr>
            <w:top w:val="none" w:sz="0" w:space="0" w:color="auto"/>
            <w:left w:val="none" w:sz="0" w:space="0" w:color="auto"/>
            <w:bottom w:val="none" w:sz="0" w:space="0" w:color="auto"/>
            <w:right w:val="none" w:sz="0" w:space="0" w:color="auto"/>
          </w:divBdr>
        </w:div>
        <w:div w:id="937761805">
          <w:marLeft w:val="640"/>
          <w:marRight w:val="0"/>
          <w:marTop w:val="0"/>
          <w:marBottom w:val="0"/>
          <w:divBdr>
            <w:top w:val="none" w:sz="0" w:space="0" w:color="auto"/>
            <w:left w:val="none" w:sz="0" w:space="0" w:color="auto"/>
            <w:bottom w:val="none" w:sz="0" w:space="0" w:color="auto"/>
            <w:right w:val="none" w:sz="0" w:space="0" w:color="auto"/>
          </w:divBdr>
        </w:div>
        <w:div w:id="119614379">
          <w:marLeft w:val="640"/>
          <w:marRight w:val="0"/>
          <w:marTop w:val="0"/>
          <w:marBottom w:val="0"/>
          <w:divBdr>
            <w:top w:val="none" w:sz="0" w:space="0" w:color="auto"/>
            <w:left w:val="none" w:sz="0" w:space="0" w:color="auto"/>
            <w:bottom w:val="none" w:sz="0" w:space="0" w:color="auto"/>
            <w:right w:val="none" w:sz="0" w:space="0" w:color="auto"/>
          </w:divBdr>
        </w:div>
        <w:div w:id="1811633696">
          <w:marLeft w:val="640"/>
          <w:marRight w:val="0"/>
          <w:marTop w:val="0"/>
          <w:marBottom w:val="0"/>
          <w:divBdr>
            <w:top w:val="none" w:sz="0" w:space="0" w:color="auto"/>
            <w:left w:val="none" w:sz="0" w:space="0" w:color="auto"/>
            <w:bottom w:val="none" w:sz="0" w:space="0" w:color="auto"/>
            <w:right w:val="none" w:sz="0" w:space="0" w:color="auto"/>
          </w:divBdr>
        </w:div>
        <w:div w:id="2133354776">
          <w:marLeft w:val="640"/>
          <w:marRight w:val="0"/>
          <w:marTop w:val="0"/>
          <w:marBottom w:val="0"/>
          <w:divBdr>
            <w:top w:val="none" w:sz="0" w:space="0" w:color="auto"/>
            <w:left w:val="none" w:sz="0" w:space="0" w:color="auto"/>
            <w:bottom w:val="none" w:sz="0" w:space="0" w:color="auto"/>
            <w:right w:val="none" w:sz="0" w:space="0" w:color="auto"/>
          </w:divBdr>
        </w:div>
        <w:div w:id="1733649667">
          <w:marLeft w:val="640"/>
          <w:marRight w:val="0"/>
          <w:marTop w:val="0"/>
          <w:marBottom w:val="0"/>
          <w:divBdr>
            <w:top w:val="none" w:sz="0" w:space="0" w:color="auto"/>
            <w:left w:val="none" w:sz="0" w:space="0" w:color="auto"/>
            <w:bottom w:val="none" w:sz="0" w:space="0" w:color="auto"/>
            <w:right w:val="none" w:sz="0" w:space="0" w:color="auto"/>
          </w:divBdr>
        </w:div>
        <w:div w:id="193226322">
          <w:marLeft w:val="640"/>
          <w:marRight w:val="0"/>
          <w:marTop w:val="0"/>
          <w:marBottom w:val="0"/>
          <w:divBdr>
            <w:top w:val="none" w:sz="0" w:space="0" w:color="auto"/>
            <w:left w:val="none" w:sz="0" w:space="0" w:color="auto"/>
            <w:bottom w:val="none" w:sz="0" w:space="0" w:color="auto"/>
            <w:right w:val="none" w:sz="0" w:space="0" w:color="auto"/>
          </w:divBdr>
        </w:div>
        <w:div w:id="304165096">
          <w:marLeft w:val="640"/>
          <w:marRight w:val="0"/>
          <w:marTop w:val="0"/>
          <w:marBottom w:val="0"/>
          <w:divBdr>
            <w:top w:val="none" w:sz="0" w:space="0" w:color="auto"/>
            <w:left w:val="none" w:sz="0" w:space="0" w:color="auto"/>
            <w:bottom w:val="none" w:sz="0" w:space="0" w:color="auto"/>
            <w:right w:val="none" w:sz="0" w:space="0" w:color="auto"/>
          </w:divBdr>
        </w:div>
        <w:div w:id="1465462570">
          <w:marLeft w:val="640"/>
          <w:marRight w:val="0"/>
          <w:marTop w:val="0"/>
          <w:marBottom w:val="0"/>
          <w:divBdr>
            <w:top w:val="none" w:sz="0" w:space="0" w:color="auto"/>
            <w:left w:val="none" w:sz="0" w:space="0" w:color="auto"/>
            <w:bottom w:val="none" w:sz="0" w:space="0" w:color="auto"/>
            <w:right w:val="none" w:sz="0" w:space="0" w:color="auto"/>
          </w:divBdr>
        </w:div>
        <w:div w:id="651131549">
          <w:marLeft w:val="640"/>
          <w:marRight w:val="0"/>
          <w:marTop w:val="0"/>
          <w:marBottom w:val="0"/>
          <w:divBdr>
            <w:top w:val="none" w:sz="0" w:space="0" w:color="auto"/>
            <w:left w:val="none" w:sz="0" w:space="0" w:color="auto"/>
            <w:bottom w:val="none" w:sz="0" w:space="0" w:color="auto"/>
            <w:right w:val="none" w:sz="0" w:space="0" w:color="auto"/>
          </w:divBdr>
        </w:div>
        <w:div w:id="805657182">
          <w:marLeft w:val="640"/>
          <w:marRight w:val="0"/>
          <w:marTop w:val="0"/>
          <w:marBottom w:val="0"/>
          <w:divBdr>
            <w:top w:val="none" w:sz="0" w:space="0" w:color="auto"/>
            <w:left w:val="none" w:sz="0" w:space="0" w:color="auto"/>
            <w:bottom w:val="none" w:sz="0" w:space="0" w:color="auto"/>
            <w:right w:val="none" w:sz="0" w:space="0" w:color="auto"/>
          </w:divBdr>
        </w:div>
      </w:divsChild>
    </w:div>
    <w:div w:id="736439073">
      <w:bodyDiv w:val="1"/>
      <w:marLeft w:val="0"/>
      <w:marRight w:val="0"/>
      <w:marTop w:val="0"/>
      <w:marBottom w:val="0"/>
      <w:divBdr>
        <w:top w:val="none" w:sz="0" w:space="0" w:color="auto"/>
        <w:left w:val="none" w:sz="0" w:space="0" w:color="auto"/>
        <w:bottom w:val="none" w:sz="0" w:space="0" w:color="auto"/>
        <w:right w:val="none" w:sz="0" w:space="0" w:color="auto"/>
      </w:divBdr>
      <w:divsChild>
        <w:div w:id="2037465055">
          <w:marLeft w:val="640"/>
          <w:marRight w:val="0"/>
          <w:marTop w:val="0"/>
          <w:marBottom w:val="0"/>
          <w:divBdr>
            <w:top w:val="none" w:sz="0" w:space="0" w:color="auto"/>
            <w:left w:val="none" w:sz="0" w:space="0" w:color="auto"/>
            <w:bottom w:val="none" w:sz="0" w:space="0" w:color="auto"/>
            <w:right w:val="none" w:sz="0" w:space="0" w:color="auto"/>
          </w:divBdr>
        </w:div>
        <w:div w:id="913271806">
          <w:marLeft w:val="640"/>
          <w:marRight w:val="0"/>
          <w:marTop w:val="0"/>
          <w:marBottom w:val="0"/>
          <w:divBdr>
            <w:top w:val="none" w:sz="0" w:space="0" w:color="auto"/>
            <w:left w:val="none" w:sz="0" w:space="0" w:color="auto"/>
            <w:bottom w:val="none" w:sz="0" w:space="0" w:color="auto"/>
            <w:right w:val="none" w:sz="0" w:space="0" w:color="auto"/>
          </w:divBdr>
        </w:div>
        <w:div w:id="265890886">
          <w:marLeft w:val="640"/>
          <w:marRight w:val="0"/>
          <w:marTop w:val="0"/>
          <w:marBottom w:val="0"/>
          <w:divBdr>
            <w:top w:val="none" w:sz="0" w:space="0" w:color="auto"/>
            <w:left w:val="none" w:sz="0" w:space="0" w:color="auto"/>
            <w:bottom w:val="none" w:sz="0" w:space="0" w:color="auto"/>
            <w:right w:val="none" w:sz="0" w:space="0" w:color="auto"/>
          </w:divBdr>
        </w:div>
        <w:div w:id="722489155">
          <w:marLeft w:val="640"/>
          <w:marRight w:val="0"/>
          <w:marTop w:val="0"/>
          <w:marBottom w:val="0"/>
          <w:divBdr>
            <w:top w:val="none" w:sz="0" w:space="0" w:color="auto"/>
            <w:left w:val="none" w:sz="0" w:space="0" w:color="auto"/>
            <w:bottom w:val="none" w:sz="0" w:space="0" w:color="auto"/>
            <w:right w:val="none" w:sz="0" w:space="0" w:color="auto"/>
          </w:divBdr>
        </w:div>
        <w:div w:id="1785534746">
          <w:marLeft w:val="640"/>
          <w:marRight w:val="0"/>
          <w:marTop w:val="0"/>
          <w:marBottom w:val="0"/>
          <w:divBdr>
            <w:top w:val="none" w:sz="0" w:space="0" w:color="auto"/>
            <w:left w:val="none" w:sz="0" w:space="0" w:color="auto"/>
            <w:bottom w:val="none" w:sz="0" w:space="0" w:color="auto"/>
            <w:right w:val="none" w:sz="0" w:space="0" w:color="auto"/>
          </w:divBdr>
        </w:div>
        <w:div w:id="1960447600">
          <w:marLeft w:val="640"/>
          <w:marRight w:val="0"/>
          <w:marTop w:val="0"/>
          <w:marBottom w:val="0"/>
          <w:divBdr>
            <w:top w:val="none" w:sz="0" w:space="0" w:color="auto"/>
            <w:left w:val="none" w:sz="0" w:space="0" w:color="auto"/>
            <w:bottom w:val="none" w:sz="0" w:space="0" w:color="auto"/>
            <w:right w:val="none" w:sz="0" w:space="0" w:color="auto"/>
          </w:divBdr>
        </w:div>
        <w:div w:id="669211944">
          <w:marLeft w:val="640"/>
          <w:marRight w:val="0"/>
          <w:marTop w:val="0"/>
          <w:marBottom w:val="0"/>
          <w:divBdr>
            <w:top w:val="none" w:sz="0" w:space="0" w:color="auto"/>
            <w:left w:val="none" w:sz="0" w:space="0" w:color="auto"/>
            <w:bottom w:val="none" w:sz="0" w:space="0" w:color="auto"/>
            <w:right w:val="none" w:sz="0" w:space="0" w:color="auto"/>
          </w:divBdr>
        </w:div>
        <w:div w:id="699402083">
          <w:marLeft w:val="640"/>
          <w:marRight w:val="0"/>
          <w:marTop w:val="0"/>
          <w:marBottom w:val="0"/>
          <w:divBdr>
            <w:top w:val="none" w:sz="0" w:space="0" w:color="auto"/>
            <w:left w:val="none" w:sz="0" w:space="0" w:color="auto"/>
            <w:bottom w:val="none" w:sz="0" w:space="0" w:color="auto"/>
            <w:right w:val="none" w:sz="0" w:space="0" w:color="auto"/>
          </w:divBdr>
        </w:div>
        <w:div w:id="640503156">
          <w:marLeft w:val="640"/>
          <w:marRight w:val="0"/>
          <w:marTop w:val="0"/>
          <w:marBottom w:val="0"/>
          <w:divBdr>
            <w:top w:val="none" w:sz="0" w:space="0" w:color="auto"/>
            <w:left w:val="none" w:sz="0" w:space="0" w:color="auto"/>
            <w:bottom w:val="none" w:sz="0" w:space="0" w:color="auto"/>
            <w:right w:val="none" w:sz="0" w:space="0" w:color="auto"/>
          </w:divBdr>
        </w:div>
        <w:div w:id="236477329">
          <w:marLeft w:val="640"/>
          <w:marRight w:val="0"/>
          <w:marTop w:val="0"/>
          <w:marBottom w:val="0"/>
          <w:divBdr>
            <w:top w:val="none" w:sz="0" w:space="0" w:color="auto"/>
            <w:left w:val="none" w:sz="0" w:space="0" w:color="auto"/>
            <w:bottom w:val="none" w:sz="0" w:space="0" w:color="auto"/>
            <w:right w:val="none" w:sz="0" w:space="0" w:color="auto"/>
          </w:divBdr>
        </w:div>
        <w:div w:id="396897860">
          <w:marLeft w:val="640"/>
          <w:marRight w:val="0"/>
          <w:marTop w:val="0"/>
          <w:marBottom w:val="0"/>
          <w:divBdr>
            <w:top w:val="none" w:sz="0" w:space="0" w:color="auto"/>
            <w:left w:val="none" w:sz="0" w:space="0" w:color="auto"/>
            <w:bottom w:val="none" w:sz="0" w:space="0" w:color="auto"/>
            <w:right w:val="none" w:sz="0" w:space="0" w:color="auto"/>
          </w:divBdr>
        </w:div>
        <w:div w:id="796608719">
          <w:marLeft w:val="640"/>
          <w:marRight w:val="0"/>
          <w:marTop w:val="0"/>
          <w:marBottom w:val="0"/>
          <w:divBdr>
            <w:top w:val="none" w:sz="0" w:space="0" w:color="auto"/>
            <w:left w:val="none" w:sz="0" w:space="0" w:color="auto"/>
            <w:bottom w:val="none" w:sz="0" w:space="0" w:color="auto"/>
            <w:right w:val="none" w:sz="0" w:space="0" w:color="auto"/>
          </w:divBdr>
        </w:div>
        <w:div w:id="191575236">
          <w:marLeft w:val="640"/>
          <w:marRight w:val="0"/>
          <w:marTop w:val="0"/>
          <w:marBottom w:val="0"/>
          <w:divBdr>
            <w:top w:val="none" w:sz="0" w:space="0" w:color="auto"/>
            <w:left w:val="none" w:sz="0" w:space="0" w:color="auto"/>
            <w:bottom w:val="none" w:sz="0" w:space="0" w:color="auto"/>
            <w:right w:val="none" w:sz="0" w:space="0" w:color="auto"/>
          </w:divBdr>
        </w:div>
        <w:div w:id="1117143688">
          <w:marLeft w:val="640"/>
          <w:marRight w:val="0"/>
          <w:marTop w:val="0"/>
          <w:marBottom w:val="0"/>
          <w:divBdr>
            <w:top w:val="none" w:sz="0" w:space="0" w:color="auto"/>
            <w:left w:val="none" w:sz="0" w:space="0" w:color="auto"/>
            <w:bottom w:val="none" w:sz="0" w:space="0" w:color="auto"/>
            <w:right w:val="none" w:sz="0" w:space="0" w:color="auto"/>
          </w:divBdr>
        </w:div>
        <w:div w:id="976959322">
          <w:marLeft w:val="640"/>
          <w:marRight w:val="0"/>
          <w:marTop w:val="0"/>
          <w:marBottom w:val="0"/>
          <w:divBdr>
            <w:top w:val="none" w:sz="0" w:space="0" w:color="auto"/>
            <w:left w:val="none" w:sz="0" w:space="0" w:color="auto"/>
            <w:bottom w:val="none" w:sz="0" w:space="0" w:color="auto"/>
            <w:right w:val="none" w:sz="0" w:space="0" w:color="auto"/>
          </w:divBdr>
        </w:div>
        <w:div w:id="698973430">
          <w:marLeft w:val="640"/>
          <w:marRight w:val="0"/>
          <w:marTop w:val="0"/>
          <w:marBottom w:val="0"/>
          <w:divBdr>
            <w:top w:val="none" w:sz="0" w:space="0" w:color="auto"/>
            <w:left w:val="none" w:sz="0" w:space="0" w:color="auto"/>
            <w:bottom w:val="none" w:sz="0" w:space="0" w:color="auto"/>
            <w:right w:val="none" w:sz="0" w:space="0" w:color="auto"/>
          </w:divBdr>
        </w:div>
        <w:div w:id="810750441">
          <w:marLeft w:val="640"/>
          <w:marRight w:val="0"/>
          <w:marTop w:val="0"/>
          <w:marBottom w:val="0"/>
          <w:divBdr>
            <w:top w:val="none" w:sz="0" w:space="0" w:color="auto"/>
            <w:left w:val="none" w:sz="0" w:space="0" w:color="auto"/>
            <w:bottom w:val="none" w:sz="0" w:space="0" w:color="auto"/>
            <w:right w:val="none" w:sz="0" w:space="0" w:color="auto"/>
          </w:divBdr>
        </w:div>
        <w:div w:id="978192142">
          <w:marLeft w:val="640"/>
          <w:marRight w:val="0"/>
          <w:marTop w:val="0"/>
          <w:marBottom w:val="0"/>
          <w:divBdr>
            <w:top w:val="none" w:sz="0" w:space="0" w:color="auto"/>
            <w:left w:val="none" w:sz="0" w:space="0" w:color="auto"/>
            <w:bottom w:val="none" w:sz="0" w:space="0" w:color="auto"/>
            <w:right w:val="none" w:sz="0" w:space="0" w:color="auto"/>
          </w:divBdr>
        </w:div>
        <w:div w:id="1667707027">
          <w:marLeft w:val="640"/>
          <w:marRight w:val="0"/>
          <w:marTop w:val="0"/>
          <w:marBottom w:val="0"/>
          <w:divBdr>
            <w:top w:val="none" w:sz="0" w:space="0" w:color="auto"/>
            <w:left w:val="none" w:sz="0" w:space="0" w:color="auto"/>
            <w:bottom w:val="none" w:sz="0" w:space="0" w:color="auto"/>
            <w:right w:val="none" w:sz="0" w:space="0" w:color="auto"/>
          </w:divBdr>
        </w:div>
        <w:div w:id="1307511321">
          <w:marLeft w:val="640"/>
          <w:marRight w:val="0"/>
          <w:marTop w:val="0"/>
          <w:marBottom w:val="0"/>
          <w:divBdr>
            <w:top w:val="none" w:sz="0" w:space="0" w:color="auto"/>
            <w:left w:val="none" w:sz="0" w:space="0" w:color="auto"/>
            <w:bottom w:val="none" w:sz="0" w:space="0" w:color="auto"/>
            <w:right w:val="none" w:sz="0" w:space="0" w:color="auto"/>
          </w:divBdr>
        </w:div>
        <w:div w:id="424768258">
          <w:marLeft w:val="640"/>
          <w:marRight w:val="0"/>
          <w:marTop w:val="0"/>
          <w:marBottom w:val="0"/>
          <w:divBdr>
            <w:top w:val="none" w:sz="0" w:space="0" w:color="auto"/>
            <w:left w:val="none" w:sz="0" w:space="0" w:color="auto"/>
            <w:bottom w:val="none" w:sz="0" w:space="0" w:color="auto"/>
            <w:right w:val="none" w:sz="0" w:space="0" w:color="auto"/>
          </w:divBdr>
        </w:div>
        <w:div w:id="1226528474">
          <w:marLeft w:val="640"/>
          <w:marRight w:val="0"/>
          <w:marTop w:val="0"/>
          <w:marBottom w:val="0"/>
          <w:divBdr>
            <w:top w:val="none" w:sz="0" w:space="0" w:color="auto"/>
            <w:left w:val="none" w:sz="0" w:space="0" w:color="auto"/>
            <w:bottom w:val="none" w:sz="0" w:space="0" w:color="auto"/>
            <w:right w:val="none" w:sz="0" w:space="0" w:color="auto"/>
          </w:divBdr>
        </w:div>
        <w:div w:id="800266574">
          <w:marLeft w:val="640"/>
          <w:marRight w:val="0"/>
          <w:marTop w:val="0"/>
          <w:marBottom w:val="0"/>
          <w:divBdr>
            <w:top w:val="none" w:sz="0" w:space="0" w:color="auto"/>
            <w:left w:val="none" w:sz="0" w:space="0" w:color="auto"/>
            <w:bottom w:val="none" w:sz="0" w:space="0" w:color="auto"/>
            <w:right w:val="none" w:sz="0" w:space="0" w:color="auto"/>
          </w:divBdr>
        </w:div>
        <w:div w:id="839614097">
          <w:marLeft w:val="640"/>
          <w:marRight w:val="0"/>
          <w:marTop w:val="0"/>
          <w:marBottom w:val="0"/>
          <w:divBdr>
            <w:top w:val="none" w:sz="0" w:space="0" w:color="auto"/>
            <w:left w:val="none" w:sz="0" w:space="0" w:color="auto"/>
            <w:bottom w:val="none" w:sz="0" w:space="0" w:color="auto"/>
            <w:right w:val="none" w:sz="0" w:space="0" w:color="auto"/>
          </w:divBdr>
        </w:div>
        <w:div w:id="1538540723">
          <w:marLeft w:val="640"/>
          <w:marRight w:val="0"/>
          <w:marTop w:val="0"/>
          <w:marBottom w:val="0"/>
          <w:divBdr>
            <w:top w:val="none" w:sz="0" w:space="0" w:color="auto"/>
            <w:left w:val="none" w:sz="0" w:space="0" w:color="auto"/>
            <w:bottom w:val="none" w:sz="0" w:space="0" w:color="auto"/>
            <w:right w:val="none" w:sz="0" w:space="0" w:color="auto"/>
          </w:divBdr>
        </w:div>
        <w:div w:id="1552767119">
          <w:marLeft w:val="640"/>
          <w:marRight w:val="0"/>
          <w:marTop w:val="0"/>
          <w:marBottom w:val="0"/>
          <w:divBdr>
            <w:top w:val="none" w:sz="0" w:space="0" w:color="auto"/>
            <w:left w:val="none" w:sz="0" w:space="0" w:color="auto"/>
            <w:bottom w:val="none" w:sz="0" w:space="0" w:color="auto"/>
            <w:right w:val="none" w:sz="0" w:space="0" w:color="auto"/>
          </w:divBdr>
        </w:div>
        <w:div w:id="349719134">
          <w:marLeft w:val="640"/>
          <w:marRight w:val="0"/>
          <w:marTop w:val="0"/>
          <w:marBottom w:val="0"/>
          <w:divBdr>
            <w:top w:val="none" w:sz="0" w:space="0" w:color="auto"/>
            <w:left w:val="none" w:sz="0" w:space="0" w:color="auto"/>
            <w:bottom w:val="none" w:sz="0" w:space="0" w:color="auto"/>
            <w:right w:val="none" w:sz="0" w:space="0" w:color="auto"/>
          </w:divBdr>
        </w:div>
        <w:div w:id="1413550252">
          <w:marLeft w:val="640"/>
          <w:marRight w:val="0"/>
          <w:marTop w:val="0"/>
          <w:marBottom w:val="0"/>
          <w:divBdr>
            <w:top w:val="none" w:sz="0" w:space="0" w:color="auto"/>
            <w:left w:val="none" w:sz="0" w:space="0" w:color="auto"/>
            <w:bottom w:val="none" w:sz="0" w:space="0" w:color="auto"/>
            <w:right w:val="none" w:sz="0" w:space="0" w:color="auto"/>
          </w:divBdr>
        </w:div>
        <w:div w:id="704448795">
          <w:marLeft w:val="640"/>
          <w:marRight w:val="0"/>
          <w:marTop w:val="0"/>
          <w:marBottom w:val="0"/>
          <w:divBdr>
            <w:top w:val="none" w:sz="0" w:space="0" w:color="auto"/>
            <w:left w:val="none" w:sz="0" w:space="0" w:color="auto"/>
            <w:bottom w:val="none" w:sz="0" w:space="0" w:color="auto"/>
            <w:right w:val="none" w:sz="0" w:space="0" w:color="auto"/>
          </w:divBdr>
        </w:div>
        <w:div w:id="1430739185">
          <w:marLeft w:val="640"/>
          <w:marRight w:val="0"/>
          <w:marTop w:val="0"/>
          <w:marBottom w:val="0"/>
          <w:divBdr>
            <w:top w:val="none" w:sz="0" w:space="0" w:color="auto"/>
            <w:left w:val="none" w:sz="0" w:space="0" w:color="auto"/>
            <w:bottom w:val="none" w:sz="0" w:space="0" w:color="auto"/>
            <w:right w:val="none" w:sz="0" w:space="0" w:color="auto"/>
          </w:divBdr>
        </w:div>
        <w:div w:id="2053310715">
          <w:marLeft w:val="640"/>
          <w:marRight w:val="0"/>
          <w:marTop w:val="0"/>
          <w:marBottom w:val="0"/>
          <w:divBdr>
            <w:top w:val="none" w:sz="0" w:space="0" w:color="auto"/>
            <w:left w:val="none" w:sz="0" w:space="0" w:color="auto"/>
            <w:bottom w:val="none" w:sz="0" w:space="0" w:color="auto"/>
            <w:right w:val="none" w:sz="0" w:space="0" w:color="auto"/>
          </w:divBdr>
        </w:div>
        <w:div w:id="2000694771">
          <w:marLeft w:val="640"/>
          <w:marRight w:val="0"/>
          <w:marTop w:val="0"/>
          <w:marBottom w:val="0"/>
          <w:divBdr>
            <w:top w:val="none" w:sz="0" w:space="0" w:color="auto"/>
            <w:left w:val="none" w:sz="0" w:space="0" w:color="auto"/>
            <w:bottom w:val="none" w:sz="0" w:space="0" w:color="auto"/>
            <w:right w:val="none" w:sz="0" w:space="0" w:color="auto"/>
          </w:divBdr>
        </w:div>
        <w:div w:id="1408458327">
          <w:marLeft w:val="640"/>
          <w:marRight w:val="0"/>
          <w:marTop w:val="0"/>
          <w:marBottom w:val="0"/>
          <w:divBdr>
            <w:top w:val="none" w:sz="0" w:space="0" w:color="auto"/>
            <w:left w:val="none" w:sz="0" w:space="0" w:color="auto"/>
            <w:bottom w:val="none" w:sz="0" w:space="0" w:color="auto"/>
            <w:right w:val="none" w:sz="0" w:space="0" w:color="auto"/>
          </w:divBdr>
        </w:div>
        <w:div w:id="1836334398">
          <w:marLeft w:val="640"/>
          <w:marRight w:val="0"/>
          <w:marTop w:val="0"/>
          <w:marBottom w:val="0"/>
          <w:divBdr>
            <w:top w:val="none" w:sz="0" w:space="0" w:color="auto"/>
            <w:left w:val="none" w:sz="0" w:space="0" w:color="auto"/>
            <w:bottom w:val="none" w:sz="0" w:space="0" w:color="auto"/>
            <w:right w:val="none" w:sz="0" w:space="0" w:color="auto"/>
          </w:divBdr>
        </w:div>
        <w:div w:id="733165168">
          <w:marLeft w:val="640"/>
          <w:marRight w:val="0"/>
          <w:marTop w:val="0"/>
          <w:marBottom w:val="0"/>
          <w:divBdr>
            <w:top w:val="none" w:sz="0" w:space="0" w:color="auto"/>
            <w:left w:val="none" w:sz="0" w:space="0" w:color="auto"/>
            <w:bottom w:val="none" w:sz="0" w:space="0" w:color="auto"/>
            <w:right w:val="none" w:sz="0" w:space="0" w:color="auto"/>
          </w:divBdr>
        </w:div>
        <w:div w:id="874003756">
          <w:marLeft w:val="640"/>
          <w:marRight w:val="0"/>
          <w:marTop w:val="0"/>
          <w:marBottom w:val="0"/>
          <w:divBdr>
            <w:top w:val="none" w:sz="0" w:space="0" w:color="auto"/>
            <w:left w:val="none" w:sz="0" w:space="0" w:color="auto"/>
            <w:bottom w:val="none" w:sz="0" w:space="0" w:color="auto"/>
            <w:right w:val="none" w:sz="0" w:space="0" w:color="auto"/>
          </w:divBdr>
        </w:div>
        <w:div w:id="2071035167">
          <w:marLeft w:val="640"/>
          <w:marRight w:val="0"/>
          <w:marTop w:val="0"/>
          <w:marBottom w:val="0"/>
          <w:divBdr>
            <w:top w:val="none" w:sz="0" w:space="0" w:color="auto"/>
            <w:left w:val="none" w:sz="0" w:space="0" w:color="auto"/>
            <w:bottom w:val="none" w:sz="0" w:space="0" w:color="auto"/>
            <w:right w:val="none" w:sz="0" w:space="0" w:color="auto"/>
          </w:divBdr>
        </w:div>
        <w:div w:id="940573026">
          <w:marLeft w:val="640"/>
          <w:marRight w:val="0"/>
          <w:marTop w:val="0"/>
          <w:marBottom w:val="0"/>
          <w:divBdr>
            <w:top w:val="none" w:sz="0" w:space="0" w:color="auto"/>
            <w:left w:val="none" w:sz="0" w:space="0" w:color="auto"/>
            <w:bottom w:val="none" w:sz="0" w:space="0" w:color="auto"/>
            <w:right w:val="none" w:sz="0" w:space="0" w:color="auto"/>
          </w:divBdr>
        </w:div>
        <w:div w:id="1051152411">
          <w:marLeft w:val="640"/>
          <w:marRight w:val="0"/>
          <w:marTop w:val="0"/>
          <w:marBottom w:val="0"/>
          <w:divBdr>
            <w:top w:val="none" w:sz="0" w:space="0" w:color="auto"/>
            <w:left w:val="none" w:sz="0" w:space="0" w:color="auto"/>
            <w:bottom w:val="none" w:sz="0" w:space="0" w:color="auto"/>
            <w:right w:val="none" w:sz="0" w:space="0" w:color="auto"/>
          </w:divBdr>
        </w:div>
        <w:div w:id="2069500248">
          <w:marLeft w:val="640"/>
          <w:marRight w:val="0"/>
          <w:marTop w:val="0"/>
          <w:marBottom w:val="0"/>
          <w:divBdr>
            <w:top w:val="none" w:sz="0" w:space="0" w:color="auto"/>
            <w:left w:val="none" w:sz="0" w:space="0" w:color="auto"/>
            <w:bottom w:val="none" w:sz="0" w:space="0" w:color="auto"/>
            <w:right w:val="none" w:sz="0" w:space="0" w:color="auto"/>
          </w:divBdr>
        </w:div>
        <w:div w:id="1484546524">
          <w:marLeft w:val="640"/>
          <w:marRight w:val="0"/>
          <w:marTop w:val="0"/>
          <w:marBottom w:val="0"/>
          <w:divBdr>
            <w:top w:val="none" w:sz="0" w:space="0" w:color="auto"/>
            <w:left w:val="none" w:sz="0" w:space="0" w:color="auto"/>
            <w:bottom w:val="none" w:sz="0" w:space="0" w:color="auto"/>
            <w:right w:val="none" w:sz="0" w:space="0" w:color="auto"/>
          </w:divBdr>
        </w:div>
        <w:div w:id="1433473451">
          <w:marLeft w:val="640"/>
          <w:marRight w:val="0"/>
          <w:marTop w:val="0"/>
          <w:marBottom w:val="0"/>
          <w:divBdr>
            <w:top w:val="none" w:sz="0" w:space="0" w:color="auto"/>
            <w:left w:val="none" w:sz="0" w:space="0" w:color="auto"/>
            <w:bottom w:val="none" w:sz="0" w:space="0" w:color="auto"/>
            <w:right w:val="none" w:sz="0" w:space="0" w:color="auto"/>
          </w:divBdr>
        </w:div>
        <w:div w:id="375012472">
          <w:marLeft w:val="640"/>
          <w:marRight w:val="0"/>
          <w:marTop w:val="0"/>
          <w:marBottom w:val="0"/>
          <w:divBdr>
            <w:top w:val="none" w:sz="0" w:space="0" w:color="auto"/>
            <w:left w:val="none" w:sz="0" w:space="0" w:color="auto"/>
            <w:bottom w:val="none" w:sz="0" w:space="0" w:color="auto"/>
            <w:right w:val="none" w:sz="0" w:space="0" w:color="auto"/>
          </w:divBdr>
        </w:div>
        <w:div w:id="1792555020">
          <w:marLeft w:val="640"/>
          <w:marRight w:val="0"/>
          <w:marTop w:val="0"/>
          <w:marBottom w:val="0"/>
          <w:divBdr>
            <w:top w:val="none" w:sz="0" w:space="0" w:color="auto"/>
            <w:left w:val="none" w:sz="0" w:space="0" w:color="auto"/>
            <w:bottom w:val="none" w:sz="0" w:space="0" w:color="auto"/>
            <w:right w:val="none" w:sz="0" w:space="0" w:color="auto"/>
          </w:divBdr>
        </w:div>
        <w:div w:id="1899782287">
          <w:marLeft w:val="640"/>
          <w:marRight w:val="0"/>
          <w:marTop w:val="0"/>
          <w:marBottom w:val="0"/>
          <w:divBdr>
            <w:top w:val="none" w:sz="0" w:space="0" w:color="auto"/>
            <w:left w:val="none" w:sz="0" w:space="0" w:color="auto"/>
            <w:bottom w:val="none" w:sz="0" w:space="0" w:color="auto"/>
            <w:right w:val="none" w:sz="0" w:space="0" w:color="auto"/>
          </w:divBdr>
        </w:div>
        <w:div w:id="1703706163">
          <w:marLeft w:val="640"/>
          <w:marRight w:val="0"/>
          <w:marTop w:val="0"/>
          <w:marBottom w:val="0"/>
          <w:divBdr>
            <w:top w:val="none" w:sz="0" w:space="0" w:color="auto"/>
            <w:left w:val="none" w:sz="0" w:space="0" w:color="auto"/>
            <w:bottom w:val="none" w:sz="0" w:space="0" w:color="auto"/>
            <w:right w:val="none" w:sz="0" w:space="0" w:color="auto"/>
          </w:divBdr>
        </w:div>
        <w:div w:id="107354434">
          <w:marLeft w:val="640"/>
          <w:marRight w:val="0"/>
          <w:marTop w:val="0"/>
          <w:marBottom w:val="0"/>
          <w:divBdr>
            <w:top w:val="none" w:sz="0" w:space="0" w:color="auto"/>
            <w:left w:val="none" w:sz="0" w:space="0" w:color="auto"/>
            <w:bottom w:val="none" w:sz="0" w:space="0" w:color="auto"/>
            <w:right w:val="none" w:sz="0" w:space="0" w:color="auto"/>
          </w:divBdr>
        </w:div>
        <w:div w:id="566838337">
          <w:marLeft w:val="640"/>
          <w:marRight w:val="0"/>
          <w:marTop w:val="0"/>
          <w:marBottom w:val="0"/>
          <w:divBdr>
            <w:top w:val="none" w:sz="0" w:space="0" w:color="auto"/>
            <w:left w:val="none" w:sz="0" w:space="0" w:color="auto"/>
            <w:bottom w:val="none" w:sz="0" w:space="0" w:color="auto"/>
            <w:right w:val="none" w:sz="0" w:space="0" w:color="auto"/>
          </w:divBdr>
        </w:div>
        <w:div w:id="858154274">
          <w:marLeft w:val="640"/>
          <w:marRight w:val="0"/>
          <w:marTop w:val="0"/>
          <w:marBottom w:val="0"/>
          <w:divBdr>
            <w:top w:val="none" w:sz="0" w:space="0" w:color="auto"/>
            <w:left w:val="none" w:sz="0" w:space="0" w:color="auto"/>
            <w:bottom w:val="none" w:sz="0" w:space="0" w:color="auto"/>
            <w:right w:val="none" w:sz="0" w:space="0" w:color="auto"/>
          </w:divBdr>
        </w:div>
        <w:div w:id="1988970381">
          <w:marLeft w:val="640"/>
          <w:marRight w:val="0"/>
          <w:marTop w:val="0"/>
          <w:marBottom w:val="0"/>
          <w:divBdr>
            <w:top w:val="none" w:sz="0" w:space="0" w:color="auto"/>
            <w:left w:val="none" w:sz="0" w:space="0" w:color="auto"/>
            <w:bottom w:val="none" w:sz="0" w:space="0" w:color="auto"/>
            <w:right w:val="none" w:sz="0" w:space="0" w:color="auto"/>
          </w:divBdr>
        </w:div>
        <w:div w:id="549994085">
          <w:marLeft w:val="640"/>
          <w:marRight w:val="0"/>
          <w:marTop w:val="0"/>
          <w:marBottom w:val="0"/>
          <w:divBdr>
            <w:top w:val="none" w:sz="0" w:space="0" w:color="auto"/>
            <w:left w:val="none" w:sz="0" w:space="0" w:color="auto"/>
            <w:bottom w:val="none" w:sz="0" w:space="0" w:color="auto"/>
            <w:right w:val="none" w:sz="0" w:space="0" w:color="auto"/>
          </w:divBdr>
        </w:div>
        <w:div w:id="1171868944">
          <w:marLeft w:val="640"/>
          <w:marRight w:val="0"/>
          <w:marTop w:val="0"/>
          <w:marBottom w:val="0"/>
          <w:divBdr>
            <w:top w:val="none" w:sz="0" w:space="0" w:color="auto"/>
            <w:left w:val="none" w:sz="0" w:space="0" w:color="auto"/>
            <w:bottom w:val="none" w:sz="0" w:space="0" w:color="auto"/>
            <w:right w:val="none" w:sz="0" w:space="0" w:color="auto"/>
          </w:divBdr>
        </w:div>
        <w:div w:id="1227759250">
          <w:marLeft w:val="640"/>
          <w:marRight w:val="0"/>
          <w:marTop w:val="0"/>
          <w:marBottom w:val="0"/>
          <w:divBdr>
            <w:top w:val="none" w:sz="0" w:space="0" w:color="auto"/>
            <w:left w:val="none" w:sz="0" w:space="0" w:color="auto"/>
            <w:bottom w:val="none" w:sz="0" w:space="0" w:color="auto"/>
            <w:right w:val="none" w:sz="0" w:space="0" w:color="auto"/>
          </w:divBdr>
        </w:div>
        <w:div w:id="733625019">
          <w:marLeft w:val="640"/>
          <w:marRight w:val="0"/>
          <w:marTop w:val="0"/>
          <w:marBottom w:val="0"/>
          <w:divBdr>
            <w:top w:val="none" w:sz="0" w:space="0" w:color="auto"/>
            <w:left w:val="none" w:sz="0" w:space="0" w:color="auto"/>
            <w:bottom w:val="none" w:sz="0" w:space="0" w:color="auto"/>
            <w:right w:val="none" w:sz="0" w:space="0" w:color="auto"/>
          </w:divBdr>
        </w:div>
        <w:div w:id="321813997">
          <w:marLeft w:val="640"/>
          <w:marRight w:val="0"/>
          <w:marTop w:val="0"/>
          <w:marBottom w:val="0"/>
          <w:divBdr>
            <w:top w:val="none" w:sz="0" w:space="0" w:color="auto"/>
            <w:left w:val="none" w:sz="0" w:space="0" w:color="auto"/>
            <w:bottom w:val="none" w:sz="0" w:space="0" w:color="auto"/>
            <w:right w:val="none" w:sz="0" w:space="0" w:color="auto"/>
          </w:divBdr>
        </w:div>
        <w:div w:id="759642364">
          <w:marLeft w:val="640"/>
          <w:marRight w:val="0"/>
          <w:marTop w:val="0"/>
          <w:marBottom w:val="0"/>
          <w:divBdr>
            <w:top w:val="none" w:sz="0" w:space="0" w:color="auto"/>
            <w:left w:val="none" w:sz="0" w:space="0" w:color="auto"/>
            <w:bottom w:val="none" w:sz="0" w:space="0" w:color="auto"/>
            <w:right w:val="none" w:sz="0" w:space="0" w:color="auto"/>
          </w:divBdr>
        </w:div>
        <w:div w:id="270819202">
          <w:marLeft w:val="640"/>
          <w:marRight w:val="0"/>
          <w:marTop w:val="0"/>
          <w:marBottom w:val="0"/>
          <w:divBdr>
            <w:top w:val="none" w:sz="0" w:space="0" w:color="auto"/>
            <w:left w:val="none" w:sz="0" w:space="0" w:color="auto"/>
            <w:bottom w:val="none" w:sz="0" w:space="0" w:color="auto"/>
            <w:right w:val="none" w:sz="0" w:space="0" w:color="auto"/>
          </w:divBdr>
        </w:div>
        <w:div w:id="786898228">
          <w:marLeft w:val="640"/>
          <w:marRight w:val="0"/>
          <w:marTop w:val="0"/>
          <w:marBottom w:val="0"/>
          <w:divBdr>
            <w:top w:val="none" w:sz="0" w:space="0" w:color="auto"/>
            <w:left w:val="none" w:sz="0" w:space="0" w:color="auto"/>
            <w:bottom w:val="none" w:sz="0" w:space="0" w:color="auto"/>
            <w:right w:val="none" w:sz="0" w:space="0" w:color="auto"/>
          </w:divBdr>
        </w:div>
        <w:div w:id="1635718495">
          <w:marLeft w:val="640"/>
          <w:marRight w:val="0"/>
          <w:marTop w:val="0"/>
          <w:marBottom w:val="0"/>
          <w:divBdr>
            <w:top w:val="none" w:sz="0" w:space="0" w:color="auto"/>
            <w:left w:val="none" w:sz="0" w:space="0" w:color="auto"/>
            <w:bottom w:val="none" w:sz="0" w:space="0" w:color="auto"/>
            <w:right w:val="none" w:sz="0" w:space="0" w:color="auto"/>
          </w:divBdr>
        </w:div>
        <w:div w:id="1848711644">
          <w:marLeft w:val="640"/>
          <w:marRight w:val="0"/>
          <w:marTop w:val="0"/>
          <w:marBottom w:val="0"/>
          <w:divBdr>
            <w:top w:val="none" w:sz="0" w:space="0" w:color="auto"/>
            <w:left w:val="none" w:sz="0" w:space="0" w:color="auto"/>
            <w:bottom w:val="none" w:sz="0" w:space="0" w:color="auto"/>
            <w:right w:val="none" w:sz="0" w:space="0" w:color="auto"/>
          </w:divBdr>
        </w:div>
        <w:div w:id="579104026">
          <w:marLeft w:val="640"/>
          <w:marRight w:val="0"/>
          <w:marTop w:val="0"/>
          <w:marBottom w:val="0"/>
          <w:divBdr>
            <w:top w:val="none" w:sz="0" w:space="0" w:color="auto"/>
            <w:left w:val="none" w:sz="0" w:space="0" w:color="auto"/>
            <w:bottom w:val="none" w:sz="0" w:space="0" w:color="auto"/>
            <w:right w:val="none" w:sz="0" w:space="0" w:color="auto"/>
          </w:divBdr>
        </w:div>
        <w:div w:id="1422293965">
          <w:marLeft w:val="640"/>
          <w:marRight w:val="0"/>
          <w:marTop w:val="0"/>
          <w:marBottom w:val="0"/>
          <w:divBdr>
            <w:top w:val="none" w:sz="0" w:space="0" w:color="auto"/>
            <w:left w:val="none" w:sz="0" w:space="0" w:color="auto"/>
            <w:bottom w:val="none" w:sz="0" w:space="0" w:color="auto"/>
            <w:right w:val="none" w:sz="0" w:space="0" w:color="auto"/>
          </w:divBdr>
        </w:div>
      </w:divsChild>
    </w:div>
    <w:div w:id="804741302">
      <w:bodyDiv w:val="1"/>
      <w:marLeft w:val="0"/>
      <w:marRight w:val="0"/>
      <w:marTop w:val="0"/>
      <w:marBottom w:val="0"/>
      <w:divBdr>
        <w:top w:val="none" w:sz="0" w:space="0" w:color="auto"/>
        <w:left w:val="none" w:sz="0" w:space="0" w:color="auto"/>
        <w:bottom w:val="none" w:sz="0" w:space="0" w:color="auto"/>
        <w:right w:val="none" w:sz="0" w:space="0" w:color="auto"/>
      </w:divBdr>
      <w:divsChild>
        <w:div w:id="332221419">
          <w:marLeft w:val="640"/>
          <w:marRight w:val="0"/>
          <w:marTop w:val="0"/>
          <w:marBottom w:val="0"/>
          <w:divBdr>
            <w:top w:val="none" w:sz="0" w:space="0" w:color="auto"/>
            <w:left w:val="none" w:sz="0" w:space="0" w:color="auto"/>
            <w:bottom w:val="none" w:sz="0" w:space="0" w:color="auto"/>
            <w:right w:val="none" w:sz="0" w:space="0" w:color="auto"/>
          </w:divBdr>
        </w:div>
        <w:div w:id="703137129">
          <w:marLeft w:val="640"/>
          <w:marRight w:val="0"/>
          <w:marTop w:val="0"/>
          <w:marBottom w:val="0"/>
          <w:divBdr>
            <w:top w:val="none" w:sz="0" w:space="0" w:color="auto"/>
            <w:left w:val="none" w:sz="0" w:space="0" w:color="auto"/>
            <w:bottom w:val="none" w:sz="0" w:space="0" w:color="auto"/>
            <w:right w:val="none" w:sz="0" w:space="0" w:color="auto"/>
          </w:divBdr>
        </w:div>
        <w:div w:id="773549593">
          <w:marLeft w:val="640"/>
          <w:marRight w:val="0"/>
          <w:marTop w:val="0"/>
          <w:marBottom w:val="0"/>
          <w:divBdr>
            <w:top w:val="none" w:sz="0" w:space="0" w:color="auto"/>
            <w:left w:val="none" w:sz="0" w:space="0" w:color="auto"/>
            <w:bottom w:val="none" w:sz="0" w:space="0" w:color="auto"/>
            <w:right w:val="none" w:sz="0" w:space="0" w:color="auto"/>
          </w:divBdr>
        </w:div>
        <w:div w:id="652754564">
          <w:marLeft w:val="640"/>
          <w:marRight w:val="0"/>
          <w:marTop w:val="0"/>
          <w:marBottom w:val="0"/>
          <w:divBdr>
            <w:top w:val="none" w:sz="0" w:space="0" w:color="auto"/>
            <w:left w:val="none" w:sz="0" w:space="0" w:color="auto"/>
            <w:bottom w:val="none" w:sz="0" w:space="0" w:color="auto"/>
            <w:right w:val="none" w:sz="0" w:space="0" w:color="auto"/>
          </w:divBdr>
        </w:div>
        <w:div w:id="1401517771">
          <w:marLeft w:val="640"/>
          <w:marRight w:val="0"/>
          <w:marTop w:val="0"/>
          <w:marBottom w:val="0"/>
          <w:divBdr>
            <w:top w:val="none" w:sz="0" w:space="0" w:color="auto"/>
            <w:left w:val="none" w:sz="0" w:space="0" w:color="auto"/>
            <w:bottom w:val="none" w:sz="0" w:space="0" w:color="auto"/>
            <w:right w:val="none" w:sz="0" w:space="0" w:color="auto"/>
          </w:divBdr>
        </w:div>
        <w:div w:id="386534486">
          <w:marLeft w:val="640"/>
          <w:marRight w:val="0"/>
          <w:marTop w:val="0"/>
          <w:marBottom w:val="0"/>
          <w:divBdr>
            <w:top w:val="none" w:sz="0" w:space="0" w:color="auto"/>
            <w:left w:val="none" w:sz="0" w:space="0" w:color="auto"/>
            <w:bottom w:val="none" w:sz="0" w:space="0" w:color="auto"/>
            <w:right w:val="none" w:sz="0" w:space="0" w:color="auto"/>
          </w:divBdr>
        </w:div>
        <w:div w:id="1884824680">
          <w:marLeft w:val="640"/>
          <w:marRight w:val="0"/>
          <w:marTop w:val="0"/>
          <w:marBottom w:val="0"/>
          <w:divBdr>
            <w:top w:val="none" w:sz="0" w:space="0" w:color="auto"/>
            <w:left w:val="none" w:sz="0" w:space="0" w:color="auto"/>
            <w:bottom w:val="none" w:sz="0" w:space="0" w:color="auto"/>
            <w:right w:val="none" w:sz="0" w:space="0" w:color="auto"/>
          </w:divBdr>
        </w:div>
        <w:div w:id="1093941480">
          <w:marLeft w:val="640"/>
          <w:marRight w:val="0"/>
          <w:marTop w:val="0"/>
          <w:marBottom w:val="0"/>
          <w:divBdr>
            <w:top w:val="none" w:sz="0" w:space="0" w:color="auto"/>
            <w:left w:val="none" w:sz="0" w:space="0" w:color="auto"/>
            <w:bottom w:val="none" w:sz="0" w:space="0" w:color="auto"/>
            <w:right w:val="none" w:sz="0" w:space="0" w:color="auto"/>
          </w:divBdr>
        </w:div>
        <w:div w:id="1923252092">
          <w:marLeft w:val="640"/>
          <w:marRight w:val="0"/>
          <w:marTop w:val="0"/>
          <w:marBottom w:val="0"/>
          <w:divBdr>
            <w:top w:val="none" w:sz="0" w:space="0" w:color="auto"/>
            <w:left w:val="none" w:sz="0" w:space="0" w:color="auto"/>
            <w:bottom w:val="none" w:sz="0" w:space="0" w:color="auto"/>
            <w:right w:val="none" w:sz="0" w:space="0" w:color="auto"/>
          </w:divBdr>
        </w:div>
        <w:div w:id="210965484">
          <w:marLeft w:val="640"/>
          <w:marRight w:val="0"/>
          <w:marTop w:val="0"/>
          <w:marBottom w:val="0"/>
          <w:divBdr>
            <w:top w:val="none" w:sz="0" w:space="0" w:color="auto"/>
            <w:left w:val="none" w:sz="0" w:space="0" w:color="auto"/>
            <w:bottom w:val="none" w:sz="0" w:space="0" w:color="auto"/>
            <w:right w:val="none" w:sz="0" w:space="0" w:color="auto"/>
          </w:divBdr>
        </w:div>
        <w:div w:id="594292000">
          <w:marLeft w:val="640"/>
          <w:marRight w:val="0"/>
          <w:marTop w:val="0"/>
          <w:marBottom w:val="0"/>
          <w:divBdr>
            <w:top w:val="none" w:sz="0" w:space="0" w:color="auto"/>
            <w:left w:val="none" w:sz="0" w:space="0" w:color="auto"/>
            <w:bottom w:val="none" w:sz="0" w:space="0" w:color="auto"/>
            <w:right w:val="none" w:sz="0" w:space="0" w:color="auto"/>
          </w:divBdr>
        </w:div>
        <w:div w:id="770584116">
          <w:marLeft w:val="640"/>
          <w:marRight w:val="0"/>
          <w:marTop w:val="0"/>
          <w:marBottom w:val="0"/>
          <w:divBdr>
            <w:top w:val="none" w:sz="0" w:space="0" w:color="auto"/>
            <w:left w:val="none" w:sz="0" w:space="0" w:color="auto"/>
            <w:bottom w:val="none" w:sz="0" w:space="0" w:color="auto"/>
            <w:right w:val="none" w:sz="0" w:space="0" w:color="auto"/>
          </w:divBdr>
        </w:div>
        <w:div w:id="1740636973">
          <w:marLeft w:val="640"/>
          <w:marRight w:val="0"/>
          <w:marTop w:val="0"/>
          <w:marBottom w:val="0"/>
          <w:divBdr>
            <w:top w:val="none" w:sz="0" w:space="0" w:color="auto"/>
            <w:left w:val="none" w:sz="0" w:space="0" w:color="auto"/>
            <w:bottom w:val="none" w:sz="0" w:space="0" w:color="auto"/>
            <w:right w:val="none" w:sz="0" w:space="0" w:color="auto"/>
          </w:divBdr>
        </w:div>
        <w:div w:id="270211888">
          <w:marLeft w:val="640"/>
          <w:marRight w:val="0"/>
          <w:marTop w:val="0"/>
          <w:marBottom w:val="0"/>
          <w:divBdr>
            <w:top w:val="none" w:sz="0" w:space="0" w:color="auto"/>
            <w:left w:val="none" w:sz="0" w:space="0" w:color="auto"/>
            <w:bottom w:val="none" w:sz="0" w:space="0" w:color="auto"/>
            <w:right w:val="none" w:sz="0" w:space="0" w:color="auto"/>
          </w:divBdr>
        </w:div>
        <w:div w:id="1686246882">
          <w:marLeft w:val="640"/>
          <w:marRight w:val="0"/>
          <w:marTop w:val="0"/>
          <w:marBottom w:val="0"/>
          <w:divBdr>
            <w:top w:val="none" w:sz="0" w:space="0" w:color="auto"/>
            <w:left w:val="none" w:sz="0" w:space="0" w:color="auto"/>
            <w:bottom w:val="none" w:sz="0" w:space="0" w:color="auto"/>
            <w:right w:val="none" w:sz="0" w:space="0" w:color="auto"/>
          </w:divBdr>
        </w:div>
        <w:div w:id="842553890">
          <w:marLeft w:val="640"/>
          <w:marRight w:val="0"/>
          <w:marTop w:val="0"/>
          <w:marBottom w:val="0"/>
          <w:divBdr>
            <w:top w:val="none" w:sz="0" w:space="0" w:color="auto"/>
            <w:left w:val="none" w:sz="0" w:space="0" w:color="auto"/>
            <w:bottom w:val="none" w:sz="0" w:space="0" w:color="auto"/>
            <w:right w:val="none" w:sz="0" w:space="0" w:color="auto"/>
          </w:divBdr>
        </w:div>
        <w:div w:id="2127698512">
          <w:marLeft w:val="640"/>
          <w:marRight w:val="0"/>
          <w:marTop w:val="0"/>
          <w:marBottom w:val="0"/>
          <w:divBdr>
            <w:top w:val="none" w:sz="0" w:space="0" w:color="auto"/>
            <w:left w:val="none" w:sz="0" w:space="0" w:color="auto"/>
            <w:bottom w:val="none" w:sz="0" w:space="0" w:color="auto"/>
            <w:right w:val="none" w:sz="0" w:space="0" w:color="auto"/>
          </w:divBdr>
        </w:div>
        <w:div w:id="975404732">
          <w:marLeft w:val="640"/>
          <w:marRight w:val="0"/>
          <w:marTop w:val="0"/>
          <w:marBottom w:val="0"/>
          <w:divBdr>
            <w:top w:val="none" w:sz="0" w:space="0" w:color="auto"/>
            <w:left w:val="none" w:sz="0" w:space="0" w:color="auto"/>
            <w:bottom w:val="none" w:sz="0" w:space="0" w:color="auto"/>
            <w:right w:val="none" w:sz="0" w:space="0" w:color="auto"/>
          </w:divBdr>
        </w:div>
        <w:div w:id="1403721286">
          <w:marLeft w:val="640"/>
          <w:marRight w:val="0"/>
          <w:marTop w:val="0"/>
          <w:marBottom w:val="0"/>
          <w:divBdr>
            <w:top w:val="none" w:sz="0" w:space="0" w:color="auto"/>
            <w:left w:val="none" w:sz="0" w:space="0" w:color="auto"/>
            <w:bottom w:val="none" w:sz="0" w:space="0" w:color="auto"/>
            <w:right w:val="none" w:sz="0" w:space="0" w:color="auto"/>
          </w:divBdr>
        </w:div>
        <w:div w:id="428544899">
          <w:marLeft w:val="640"/>
          <w:marRight w:val="0"/>
          <w:marTop w:val="0"/>
          <w:marBottom w:val="0"/>
          <w:divBdr>
            <w:top w:val="none" w:sz="0" w:space="0" w:color="auto"/>
            <w:left w:val="none" w:sz="0" w:space="0" w:color="auto"/>
            <w:bottom w:val="none" w:sz="0" w:space="0" w:color="auto"/>
            <w:right w:val="none" w:sz="0" w:space="0" w:color="auto"/>
          </w:divBdr>
        </w:div>
        <w:div w:id="1866479033">
          <w:marLeft w:val="640"/>
          <w:marRight w:val="0"/>
          <w:marTop w:val="0"/>
          <w:marBottom w:val="0"/>
          <w:divBdr>
            <w:top w:val="none" w:sz="0" w:space="0" w:color="auto"/>
            <w:left w:val="none" w:sz="0" w:space="0" w:color="auto"/>
            <w:bottom w:val="none" w:sz="0" w:space="0" w:color="auto"/>
            <w:right w:val="none" w:sz="0" w:space="0" w:color="auto"/>
          </w:divBdr>
        </w:div>
        <w:div w:id="780956229">
          <w:marLeft w:val="640"/>
          <w:marRight w:val="0"/>
          <w:marTop w:val="0"/>
          <w:marBottom w:val="0"/>
          <w:divBdr>
            <w:top w:val="none" w:sz="0" w:space="0" w:color="auto"/>
            <w:left w:val="none" w:sz="0" w:space="0" w:color="auto"/>
            <w:bottom w:val="none" w:sz="0" w:space="0" w:color="auto"/>
            <w:right w:val="none" w:sz="0" w:space="0" w:color="auto"/>
          </w:divBdr>
        </w:div>
        <w:div w:id="113642038">
          <w:marLeft w:val="640"/>
          <w:marRight w:val="0"/>
          <w:marTop w:val="0"/>
          <w:marBottom w:val="0"/>
          <w:divBdr>
            <w:top w:val="none" w:sz="0" w:space="0" w:color="auto"/>
            <w:left w:val="none" w:sz="0" w:space="0" w:color="auto"/>
            <w:bottom w:val="none" w:sz="0" w:space="0" w:color="auto"/>
            <w:right w:val="none" w:sz="0" w:space="0" w:color="auto"/>
          </w:divBdr>
        </w:div>
        <w:div w:id="193159841">
          <w:marLeft w:val="640"/>
          <w:marRight w:val="0"/>
          <w:marTop w:val="0"/>
          <w:marBottom w:val="0"/>
          <w:divBdr>
            <w:top w:val="none" w:sz="0" w:space="0" w:color="auto"/>
            <w:left w:val="none" w:sz="0" w:space="0" w:color="auto"/>
            <w:bottom w:val="none" w:sz="0" w:space="0" w:color="auto"/>
            <w:right w:val="none" w:sz="0" w:space="0" w:color="auto"/>
          </w:divBdr>
        </w:div>
        <w:div w:id="1056196973">
          <w:marLeft w:val="640"/>
          <w:marRight w:val="0"/>
          <w:marTop w:val="0"/>
          <w:marBottom w:val="0"/>
          <w:divBdr>
            <w:top w:val="none" w:sz="0" w:space="0" w:color="auto"/>
            <w:left w:val="none" w:sz="0" w:space="0" w:color="auto"/>
            <w:bottom w:val="none" w:sz="0" w:space="0" w:color="auto"/>
            <w:right w:val="none" w:sz="0" w:space="0" w:color="auto"/>
          </w:divBdr>
        </w:div>
        <w:div w:id="2091080559">
          <w:marLeft w:val="640"/>
          <w:marRight w:val="0"/>
          <w:marTop w:val="0"/>
          <w:marBottom w:val="0"/>
          <w:divBdr>
            <w:top w:val="none" w:sz="0" w:space="0" w:color="auto"/>
            <w:left w:val="none" w:sz="0" w:space="0" w:color="auto"/>
            <w:bottom w:val="none" w:sz="0" w:space="0" w:color="auto"/>
            <w:right w:val="none" w:sz="0" w:space="0" w:color="auto"/>
          </w:divBdr>
        </w:div>
        <w:div w:id="2117748416">
          <w:marLeft w:val="640"/>
          <w:marRight w:val="0"/>
          <w:marTop w:val="0"/>
          <w:marBottom w:val="0"/>
          <w:divBdr>
            <w:top w:val="none" w:sz="0" w:space="0" w:color="auto"/>
            <w:left w:val="none" w:sz="0" w:space="0" w:color="auto"/>
            <w:bottom w:val="none" w:sz="0" w:space="0" w:color="auto"/>
            <w:right w:val="none" w:sz="0" w:space="0" w:color="auto"/>
          </w:divBdr>
        </w:div>
        <w:div w:id="584611302">
          <w:marLeft w:val="640"/>
          <w:marRight w:val="0"/>
          <w:marTop w:val="0"/>
          <w:marBottom w:val="0"/>
          <w:divBdr>
            <w:top w:val="none" w:sz="0" w:space="0" w:color="auto"/>
            <w:left w:val="none" w:sz="0" w:space="0" w:color="auto"/>
            <w:bottom w:val="none" w:sz="0" w:space="0" w:color="auto"/>
            <w:right w:val="none" w:sz="0" w:space="0" w:color="auto"/>
          </w:divBdr>
        </w:div>
        <w:div w:id="257755209">
          <w:marLeft w:val="640"/>
          <w:marRight w:val="0"/>
          <w:marTop w:val="0"/>
          <w:marBottom w:val="0"/>
          <w:divBdr>
            <w:top w:val="none" w:sz="0" w:space="0" w:color="auto"/>
            <w:left w:val="none" w:sz="0" w:space="0" w:color="auto"/>
            <w:bottom w:val="none" w:sz="0" w:space="0" w:color="auto"/>
            <w:right w:val="none" w:sz="0" w:space="0" w:color="auto"/>
          </w:divBdr>
        </w:div>
        <w:div w:id="111680185">
          <w:marLeft w:val="640"/>
          <w:marRight w:val="0"/>
          <w:marTop w:val="0"/>
          <w:marBottom w:val="0"/>
          <w:divBdr>
            <w:top w:val="none" w:sz="0" w:space="0" w:color="auto"/>
            <w:left w:val="none" w:sz="0" w:space="0" w:color="auto"/>
            <w:bottom w:val="none" w:sz="0" w:space="0" w:color="auto"/>
            <w:right w:val="none" w:sz="0" w:space="0" w:color="auto"/>
          </w:divBdr>
        </w:div>
        <w:div w:id="758596243">
          <w:marLeft w:val="640"/>
          <w:marRight w:val="0"/>
          <w:marTop w:val="0"/>
          <w:marBottom w:val="0"/>
          <w:divBdr>
            <w:top w:val="none" w:sz="0" w:space="0" w:color="auto"/>
            <w:left w:val="none" w:sz="0" w:space="0" w:color="auto"/>
            <w:bottom w:val="none" w:sz="0" w:space="0" w:color="auto"/>
            <w:right w:val="none" w:sz="0" w:space="0" w:color="auto"/>
          </w:divBdr>
        </w:div>
        <w:div w:id="799764526">
          <w:marLeft w:val="640"/>
          <w:marRight w:val="0"/>
          <w:marTop w:val="0"/>
          <w:marBottom w:val="0"/>
          <w:divBdr>
            <w:top w:val="none" w:sz="0" w:space="0" w:color="auto"/>
            <w:left w:val="none" w:sz="0" w:space="0" w:color="auto"/>
            <w:bottom w:val="none" w:sz="0" w:space="0" w:color="auto"/>
            <w:right w:val="none" w:sz="0" w:space="0" w:color="auto"/>
          </w:divBdr>
        </w:div>
        <w:div w:id="410736253">
          <w:marLeft w:val="640"/>
          <w:marRight w:val="0"/>
          <w:marTop w:val="0"/>
          <w:marBottom w:val="0"/>
          <w:divBdr>
            <w:top w:val="none" w:sz="0" w:space="0" w:color="auto"/>
            <w:left w:val="none" w:sz="0" w:space="0" w:color="auto"/>
            <w:bottom w:val="none" w:sz="0" w:space="0" w:color="auto"/>
            <w:right w:val="none" w:sz="0" w:space="0" w:color="auto"/>
          </w:divBdr>
        </w:div>
        <w:div w:id="2024937330">
          <w:marLeft w:val="640"/>
          <w:marRight w:val="0"/>
          <w:marTop w:val="0"/>
          <w:marBottom w:val="0"/>
          <w:divBdr>
            <w:top w:val="none" w:sz="0" w:space="0" w:color="auto"/>
            <w:left w:val="none" w:sz="0" w:space="0" w:color="auto"/>
            <w:bottom w:val="none" w:sz="0" w:space="0" w:color="auto"/>
            <w:right w:val="none" w:sz="0" w:space="0" w:color="auto"/>
          </w:divBdr>
        </w:div>
        <w:div w:id="1817410352">
          <w:marLeft w:val="640"/>
          <w:marRight w:val="0"/>
          <w:marTop w:val="0"/>
          <w:marBottom w:val="0"/>
          <w:divBdr>
            <w:top w:val="none" w:sz="0" w:space="0" w:color="auto"/>
            <w:left w:val="none" w:sz="0" w:space="0" w:color="auto"/>
            <w:bottom w:val="none" w:sz="0" w:space="0" w:color="auto"/>
            <w:right w:val="none" w:sz="0" w:space="0" w:color="auto"/>
          </w:divBdr>
        </w:div>
        <w:div w:id="1577670035">
          <w:marLeft w:val="640"/>
          <w:marRight w:val="0"/>
          <w:marTop w:val="0"/>
          <w:marBottom w:val="0"/>
          <w:divBdr>
            <w:top w:val="none" w:sz="0" w:space="0" w:color="auto"/>
            <w:left w:val="none" w:sz="0" w:space="0" w:color="auto"/>
            <w:bottom w:val="none" w:sz="0" w:space="0" w:color="auto"/>
            <w:right w:val="none" w:sz="0" w:space="0" w:color="auto"/>
          </w:divBdr>
        </w:div>
        <w:div w:id="473302957">
          <w:marLeft w:val="640"/>
          <w:marRight w:val="0"/>
          <w:marTop w:val="0"/>
          <w:marBottom w:val="0"/>
          <w:divBdr>
            <w:top w:val="none" w:sz="0" w:space="0" w:color="auto"/>
            <w:left w:val="none" w:sz="0" w:space="0" w:color="auto"/>
            <w:bottom w:val="none" w:sz="0" w:space="0" w:color="auto"/>
            <w:right w:val="none" w:sz="0" w:space="0" w:color="auto"/>
          </w:divBdr>
        </w:div>
        <w:div w:id="1837574201">
          <w:marLeft w:val="640"/>
          <w:marRight w:val="0"/>
          <w:marTop w:val="0"/>
          <w:marBottom w:val="0"/>
          <w:divBdr>
            <w:top w:val="none" w:sz="0" w:space="0" w:color="auto"/>
            <w:left w:val="none" w:sz="0" w:space="0" w:color="auto"/>
            <w:bottom w:val="none" w:sz="0" w:space="0" w:color="auto"/>
            <w:right w:val="none" w:sz="0" w:space="0" w:color="auto"/>
          </w:divBdr>
        </w:div>
        <w:div w:id="1153258135">
          <w:marLeft w:val="640"/>
          <w:marRight w:val="0"/>
          <w:marTop w:val="0"/>
          <w:marBottom w:val="0"/>
          <w:divBdr>
            <w:top w:val="none" w:sz="0" w:space="0" w:color="auto"/>
            <w:left w:val="none" w:sz="0" w:space="0" w:color="auto"/>
            <w:bottom w:val="none" w:sz="0" w:space="0" w:color="auto"/>
            <w:right w:val="none" w:sz="0" w:space="0" w:color="auto"/>
          </w:divBdr>
        </w:div>
        <w:div w:id="1462839960">
          <w:marLeft w:val="640"/>
          <w:marRight w:val="0"/>
          <w:marTop w:val="0"/>
          <w:marBottom w:val="0"/>
          <w:divBdr>
            <w:top w:val="none" w:sz="0" w:space="0" w:color="auto"/>
            <w:left w:val="none" w:sz="0" w:space="0" w:color="auto"/>
            <w:bottom w:val="none" w:sz="0" w:space="0" w:color="auto"/>
            <w:right w:val="none" w:sz="0" w:space="0" w:color="auto"/>
          </w:divBdr>
        </w:div>
        <w:div w:id="1951891140">
          <w:marLeft w:val="640"/>
          <w:marRight w:val="0"/>
          <w:marTop w:val="0"/>
          <w:marBottom w:val="0"/>
          <w:divBdr>
            <w:top w:val="none" w:sz="0" w:space="0" w:color="auto"/>
            <w:left w:val="none" w:sz="0" w:space="0" w:color="auto"/>
            <w:bottom w:val="none" w:sz="0" w:space="0" w:color="auto"/>
            <w:right w:val="none" w:sz="0" w:space="0" w:color="auto"/>
          </w:divBdr>
        </w:div>
        <w:div w:id="75523277">
          <w:marLeft w:val="640"/>
          <w:marRight w:val="0"/>
          <w:marTop w:val="0"/>
          <w:marBottom w:val="0"/>
          <w:divBdr>
            <w:top w:val="none" w:sz="0" w:space="0" w:color="auto"/>
            <w:left w:val="none" w:sz="0" w:space="0" w:color="auto"/>
            <w:bottom w:val="none" w:sz="0" w:space="0" w:color="auto"/>
            <w:right w:val="none" w:sz="0" w:space="0" w:color="auto"/>
          </w:divBdr>
        </w:div>
        <w:div w:id="615872510">
          <w:marLeft w:val="640"/>
          <w:marRight w:val="0"/>
          <w:marTop w:val="0"/>
          <w:marBottom w:val="0"/>
          <w:divBdr>
            <w:top w:val="none" w:sz="0" w:space="0" w:color="auto"/>
            <w:left w:val="none" w:sz="0" w:space="0" w:color="auto"/>
            <w:bottom w:val="none" w:sz="0" w:space="0" w:color="auto"/>
            <w:right w:val="none" w:sz="0" w:space="0" w:color="auto"/>
          </w:divBdr>
        </w:div>
        <w:div w:id="1760832383">
          <w:marLeft w:val="640"/>
          <w:marRight w:val="0"/>
          <w:marTop w:val="0"/>
          <w:marBottom w:val="0"/>
          <w:divBdr>
            <w:top w:val="none" w:sz="0" w:space="0" w:color="auto"/>
            <w:left w:val="none" w:sz="0" w:space="0" w:color="auto"/>
            <w:bottom w:val="none" w:sz="0" w:space="0" w:color="auto"/>
            <w:right w:val="none" w:sz="0" w:space="0" w:color="auto"/>
          </w:divBdr>
        </w:div>
        <w:div w:id="124277766">
          <w:marLeft w:val="640"/>
          <w:marRight w:val="0"/>
          <w:marTop w:val="0"/>
          <w:marBottom w:val="0"/>
          <w:divBdr>
            <w:top w:val="none" w:sz="0" w:space="0" w:color="auto"/>
            <w:left w:val="none" w:sz="0" w:space="0" w:color="auto"/>
            <w:bottom w:val="none" w:sz="0" w:space="0" w:color="auto"/>
            <w:right w:val="none" w:sz="0" w:space="0" w:color="auto"/>
          </w:divBdr>
        </w:div>
        <w:div w:id="1272515373">
          <w:marLeft w:val="640"/>
          <w:marRight w:val="0"/>
          <w:marTop w:val="0"/>
          <w:marBottom w:val="0"/>
          <w:divBdr>
            <w:top w:val="none" w:sz="0" w:space="0" w:color="auto"/>
            <w:left w:val="none" w:sz="0" w:space="0" w:color="auto"/>
            <w:bottom w:val="none" w:sz="0" w:space="0" w:color="auto"/>
            <w:right w:val="none" w:sz="0" w:space="0" w:color="auto"/>
          </w:divBdr>
        </w:div>
      </w:divsChild>
    </w:div>
    <w:div w:id="809178716">
      <w:bodyDiv w:val="1"/>
      <w:marLeft w:val="0"/>
      <w:marRight w:val="0"/>
      <w:marTop w:val="0"/>
      <w:marBottom w:val="0"/>
      <w:divBdr>
        <w:top w:val="none" w:sz="0" w:space="0" w:color="auto"/>
        <w:left w:val="none" w:sz="0" w:space="0" w:color="auto"/>
        <w:bottom w:val="none" w:sz="0" w:space="0" w:color="auto"/>
        <w:right w:val="none" w:sz="0" w:space="0" w:color="auto"/>
      </w:divBdr>
    </w:div>
    <w:div w:id="815074269">
      <w:bodyDiv w:val="1"/>
      <w:marLeft w:val="0"/>
      <w:marRight w:val="0"/>
      <w:marTop w:val="0"/>
      <w:marBottom w:val="0"/>
      <w:divBdr>
        <w:top w:val="none" w:sz="0" w:space="0" w:color="auto"/>
        <w:left w:val="none" w:sz="0" w:space="0" w:color="auto"/>
        <w:bottom w:val="none" w:sz="0" w:space="0" w:color="auto"/>
        <w:right w:val="none" w:sz="0" w:space="0" w:color="auto"/>
      </w:divBdr>
      <w:divsChild>
        <w:div w:id="165946992">
          <w:marLeft w:val="640"/>
          <w:marRight w:val="0"/>
          <w:marTop w:val="0"/>
          <w:marBottom w:val="0"/>
          <w:divBdr>
            <w:top w:val="none" w:sz="0" w:space="0" w:color="auto"/>
            <w:left w:val="none" w:sz="0" w:space="0" w:color="auto"/>
            <w:bottom w:val="none" w:sz="0" w:space="0" w:color="auto"/>
            <w:right w:val="none" w:sz="0" w:space="0" w:color="auto"/>
          </w:divBdr>
        </w:div>
        <w:div w:id="1012031094">
          <w:marLeft w:val="640"/>
          <w:marRight w:val="0"/>
          <w:marTop w:val="0"/>
          <w:marBottom w:val="0"/>
          <w:divBdr>
            <w:top w:val="none" w:sz="0" w:space="0" w:color="auto"/>
            <w:left w:val="none" w:sz="0" w:space="0" w:color="auto"/>
            <w:bottom w:val="none" w:sz="0" w:space="0" w:color="auto"/>
            <w:right w:val="none" w:sz="0" w:space="0" w:color="auto"/>
          </w:divBdr>
        </w:div>
        <w:div w:id="1811746088">
          <w:marLeft w:val="640"/>
          <w:marRight w:val="0"/>
          <w:marTop w:val="0"/>
          <w:marBottom w:val="0"/>
          <w:divBdr>
            <w:top w:val="none" w:sz="0" w:space="0" w:color="auto"/>
            <w:left w:val="none" w:sz="0" w:space="0" w:color="auto"/>
            <w:bottom w:val="none" w:sz="0" w:space="0" w:color="auto"/>
            <w:right w:val="none" w:sz="0" w:space="0" w:color="auto"/>
          </w:divBdr>
        </w:div>
        <w:div w:id="988095505">
          <w:marLeft w:val="640"/>
          <w:marRight w:val="0"/>
          <w:marTop w:val="0"/>
          <w:marBottom w:val="0"/>
          <w:divBdr>
            <w:top w:val="none" w:sz="0" w:space="0" w:color="auto"/>
            <w:left w:val="none" w:sz="0" w:space="0" w:color="auto"/>
            <w:bottom w:val="none" w:sz="0" w:space="0" w:color="auto"/>
            <w:right w:val="none" w:sz="0" w:space="0" w:color="auto"/>
          </w:divBdr>
        </w:div>
        <w:div w:id="1544174921">
          <w:marLeft w:val="640"/>
          <w:marRight w:val="0"/>
          <w:marTop w:val="0"/>
          <w:marBottom w:val="0"/>
          <w:divBdr>
            <w:top w:val="none" w:sz="0" w:space="0" w:color="auto"/>
            <w:left w:val="none" w:sz="0" w:space="0" w:color="auto"/>
            <w:bottom w:val="none" w:sz="0" w:space="0" w:color="auto"/>
            <w:right w:val="none" w:sz="0" w:space="0" w:color="auto"/>
          </w:divBdr>
        </w:div>
        <w:div w:id="1318459479">
          <w:marLeft w:val="640"/>
          <w:marRight w:val="0"/>
          <w:marTop w:val="0"/>
          <w:marBottom w:val="0"/>
          <w:divBdr>
            <w:top w:val="none" w:sz="0" w:space="0" w:color="auto"/>
            <w:left w:val="none" w:sz="0" w:space="0" w:color="auto"/>
            <w:bottom w:val="none" w:sz="0" w:space="0" w:color="auto"/>
            <w:right w:val="none" w:sz="0" w:space="0" w:color="auto"/>
          </w:divBdr>
        </w:div>
        <w:div w:id="1289319567">
          <w:marLeft w:val="640"/>
          <w:marRight w:val="0"/>
          <w:marTop w:val="0"/>
          <w:marBottom w:val="0"/>
          <w:divBdr>
            <w:top w:val="none" w:sz="0" w:space="0" w:color="auto"/>
            <w:left w:val="none" w:sz="0" w:space="0" w:color="auto"/>
            <w:bottom w:val="none" w:sz="0" w:space="0" w:color="auto"/>
            <w:right w:val="none" w:sz="0" w:space="0" w:color="auto"/>
          </w:divBdr>
        </w:div>
        <w:div w:id="1327439044">
          <w:marLeft w:val="640"/>
          <w:marRight w:val="0"/>
          <w:marTop w:val="0"/>
          <w:marBottom w:val="0"/>
          <w:divBdr>
            <w:top w:val="none" w:sz="0" w:space="0" w:color="auto"/>
            <w:left w:val="none" w:sz="0" w:space="0" w:color="auto"/>
            <w:bottom w:val="none" w:sz="0" w:space="0" w:color="auto"/>
            <w:right w:val="none" w:sz="0" w:space="0" w:color="auto"/>
          </w:divBdr>
        </w:div>
        <w:div w:id="1301769973">
          <w:marLeft w:val="640"/>
          <w:marRight w:val="0"/>
          <w:marTop w:val="0"/>
          <w:marBottom w:val="0"/>
          <w:divBdr>
            <w:top w:val="none" w:sz="0" w:space="0" w:color="auto"/>
            <w:left w:val="none" w:sz="0" w:space="0" w:color="auto"/>
            <w:bottom w:val="none" w:sz="0" w:space="0" w:color="auto"/>
            <w:right w:val="none" w:sz="0" w:space="0" w:color="auto"/>
          </w:divBdr>
        </w:div>
        <w:div w:id="537400731">
          <w:marLeft w:val="640"/>
          <w:marRight w:val="0"/>
          <w:marTop w:val="0"/>
          <w:marBottom w:val="0"/>
          <w:divBdr>
            <w:top w:val="none" w:sz="0" w:space="0" w:color="auto"/>
            <w:left w:val="none" w:sz="0" w:space="0" w:color="auto"/>
            <w:bottom w:val="none" w:sz="0" w:space="0" w:color="auto"/>
            <w:right w:val="none" w:sz="0" w:space="0" w:color="auto"/>
          </w:divBdr>
        </w:div>
        <w:div w:id="1857423772">
          <w:marLeft w:val="640"/>
          <w:marRight w:val="0"/>
          <w:marTop w:val="0"/>
          <w:marBottom w:val="0"/>
          <w:divBdr>
            <w:top w:val="none" w:sz="0" w:space="0" w:color="auto"/>
            <w:left w:val="none" w:sz="0" w:space="0" w:color="auto"/>
            <w:bottom w:val="none" w:sz="0" w:space="0" w:color="auto"/>
            <w:right w:val="none" w:sz="0" w:space="0" w:color="auto"/>
          </w:divBdr>
        </w:div>
        <w:div w:id="2083260430">
          <w:marLeft w:val="640"/>
          <w:marRight w:val="0"/>
          <w:marTop w:val="0"/>
          <w:marBottom w:val="0"/>
          <w:divBdr>
            <w:top w:val="none" w:sz="0" w:space="0" w:color="auto"/>
            <w:left w:val="none" w:sz="0" w:space="0" w:color="auto"/>
            <w:bottom w:val="none" w:sz="0" w:space="0" w:color="auto"/>
            <w:right w:val="none" w:sz="0" w:space="0" w:color="auto"/>
          </w:divBdr>
        </w:div>
        <w:div w:id="1731272385">
          <w:marLeft w:val="640"/>
          <w:marRight w:val="0"/>
          <w:marTop w:val="0"/>
          <w:marBottom w:val="0"/>
          <w:divBdr>
            <w:top w:val="none" w:sz="0" w:space="0" w:color="auto"/>
            <w:left w:val="none" w:sz="0" w:space="0" w:color="auto"/>
            <w:bottom w:val="none" w:sz="0" w:space="0" w:color="auto"/>
            <w:right w:val="none" w:sz="0" w:space="0" w:color="auto"/>
          </w:divBdr>
        </w:div>
        <w:div w:id="2049450583">
          <w:marLeft w:val="640"/>
          <w:marRight w:val="0"/>
          <w:marTop w:val="0"/>
          <w:marBottom w:val="0"/>
          <w:divBdr>
            <w:top w:val="none" w:sz="0" w:space="0" w:color="auto"/>
            <w:left w:val="none" w:sz="0" w:space="0" w:color="auto"/>
            <w:bottom w:val="none" w:sz="0" w:space="0" w:color="auto"/>
            <w:right w:val="none" w:sz="0" w:space="0" w:color="auto"/>
          </w:divBdr>
        </w:div>
        <w:div w:id="1849901301">
          <w:marLeft w:val="640"/>
          <w:marRight w:val="0"/>
          <w:marTop w:val="0"/>
          <w:marBottom w:val="0"/>
          <w:divBdr>
            <w:top w:val="none" w:sz="0" w:space="0" w:color="auto"/>
            <w:left w:val="none" w:sz="0" w:space="0" w:color="auto"/>
            <w:bottom w:val="none" w:sz="0" w:space="0" w:color="auto"/>
            <w:right w:val="none" w:sz="0" w:space="0" w:color="auto"/>
          </w:divBdr>
        </w:div>
        <w:div w:id="538787728">
          <w:marLeft w:val="640"/>
          <w:marRight w:val="0"/>
          <w:marTop w:val="0"/>
          <w:marBottom w:val="0"/>
          <w:divBdr>
            <w:top w:val="none" w:sz="0" w:space="0" w:color="auto"/>
            <w:left w:val="none" w:sz="0" w:space="0" w:color="auto"/>
            <w:bottom w:val="none" w:sz="0" w:space="0" w:color="auto"/>
            <w:right w:val="none" w:sz="0" w:space="0" w:color="auto"/>
          </w:divBdr>
        </w:div>
        <w:div w:id="719134238">
          <w:marLeft w:val="640"/>
          <w:marRight w:val="0"/>
          <w:marTop w:val="0"/>
          <w:marBottom w:val="0"/>
          <w:divBdr>
            <w:top w:val="none" w:sz="0" w:space="0" w:color="auto"/>
            <w:left w:val="none" w:sz="0" w:space="0" w:color="auto"/>
            <w:bottom w:val="none" w:sz="0" w:space="0" w:color="auto"/>
            <w:right w:val="none" w:sz="0" w:space="0" w:color="auto"/>
          </w:divBdr>
        </w:div>
        <w:div w:id="86578709">
          <w:marLeft w:val="640"/>
          <w:marRight w:val="0"/>
          <w:marTop w:val="0"/>
          <w:marBottom w:val="0"/>
          <w:divBdr>
            <w:top w:val="none" w:sz="0" w:space="0" w:color="auto"/>
            <w:left w:val="none" w:sz="0" w:space="0" w:color="auto"/>
            <w:bottom w:val="none" w:sz="0" w:space="0" w:color="auto"/>
            <w:right w:val="none" w:sz="0" w:space="0" w:color="auto"/>
          </w:divBdr>
        </w:div>
        <w:div w:id="1697541846">
          <w:marLeft w:val="640"/>
          <w:marRight w:val="0"/>
          <w:marTop w:val="0"/>
          <w:marBottom w:val="0"/>
          <w:divBdr>
            <w:top w:val="none" w:sz="0" w:space="0" w:color="auto"/>
            <w:left w:val="none" w:sz="0" w:space="0" w:color="auto"/>
            <w:bottom w:val="none" w:sz="0" w:space="0" w:color="auto"/>
            <w:right w:val="none" w:sz="0" w:space="0" w:color="auto"/>
          </w:divBdr>
        </w:div>
        <w:div w:id="1075473187">
          <w:marLeft w:val="640"/>
          <w:marRight w:val="0"/>
          <w:marTop w:val="0"/>
          <w:marBottom w:val="0"/>
          <w:divBdr>
            <w:top w:val="none" w:sz="0" w:space="0" w:color="auto"/>
            <w:left w:val="none" w:sz="0" w:space="0" w:color="auto"/>
            <w:bottom w:val="none" w:sz="0" w:space="0" w:color="auto"/>
            <w:right w:val="none" w:sz="0" w:space="0" w:color="auto"/>
          </w:divBdr>
        </w:div>
        <w:div w:id="100340570">
          <w:marLeft w:val="640"/>
          <w:marRight w:val="0"/>
          <w:marTop w:val="0"/>
          <w:marBottom w:val="0"/>
          <w:divBdr>
            <w:top w:val="none" w:sz="0" w:space="0" w:color="auto"/>
            <w:left w:val="none" w:sz="0" w:space="0" w:color="auto"/>
            <w:bottom w:val="none" w:sz="0" w:space="0" w:color="auto"/>
            <w:right w:val="none" w:sz="0" w:space="0" w:color="auto"/>
          </w:divBdr>
        </w:div>
        <w:div w:id="1456944149">
          <w:marLeft w:val="640"/>
          <w:marRight w:val="0"/>
          <w:marTop w:val="0"/>
          <w:marBottom w:val="0"/>
          <w:divBdr>
            <w:top w:val="none" w:sz="0" w:space="0" w:color="auto"/>
            <w:left w:val="none" w:sz="0" w:space="0" w:color="auto"/>
            <w:bottom w:val="none" w:sz="0" w:space="0" w:color="auto"/>
            <w:right w:val="none" w:sz="0" w:space="0" w:color="auto"/>
          </w:divBdr>
        </w:div>
        <w:div w:id="1427918324">
          <w:marLeft w:val="640"/>
          <w:marRight w:val="0"/>
          <w:marTop w:val="0"/>
          <w:marBottom w:val="0"/>
          <w:divBdr>
            <w:top w:val="none" w:sz="0" w:space="0" w:color="auto"/>
            <w:left w:val="none" w:sz="0" w:space="0" w:color="auto"/>
            <w:bottom w:val="none" w:sz="0" w:space="0" w:color="auto"/>
            <w:right w:val="none" w:sz="0" w:space="0" w:color="auto"/>
          </w:divBdr>
        </w:div>
        <w:div w:id="2071608204">
          <w:marLeft w:val="640"/>
          <w:marRight w:val="0"/>
          <w:marTop w:val="0"/>
          <w:marBottom w:val="0"/>
          <w:divBdr>
            <w:top w:val="none" w:sz="0" w:space="0" w:color="auto"/>
            <w:left w:val="none" w:sz="0" w:space="0" w:color="auto"/>
            <w:bottom w:val="none" w:sz="0" w:space="0" w:color="auto"/>
            <w:right w:val="none" w:sz="0" w:space="0" w:color="auto"/>
          </w:divBdr>
        </w:div>
        <w:div w:id="1223563318">
          <w:marLeft w:val="640"/>
          <w:marRight w:val="0"/>
          <w:marTop w:val="0"/>
          <w:marBottom w:val="0"/>
          <w:divBdr>
            <w:top w:val="none" w:sz="0" w:space="0" w:color="auto"/>
            <w:left w:val="none" w:sz="0" w:space="0" w:color="auto"/>
            <w:bottom w:val="none" w:sz="0" w:space="0" w:color="auto"/>
            <w:right w:val="none" w:sz="0" w:space="0" w:color="auto"/>
          </w:divBdr>
        </w:div>
        <w:div w:id="1830293329">
          <w:marLeft w:val="640"/>
          <w:marRight w:val="0"/>
          <w:marTop w:val="0"/>
          <w:marBottom w:val="0"/>
          <w:divBdr>
            <w:top w:val="none" w:sz="0" w:space="0" w:color="auto"/>
            <w:left w:val="none" w:sz="0" w:space="0" w:color="auto"/>
            <w:bottom w:val="none" w:sz="0" w:space="0" w:color="auto"/>
            <w:right w:val="none" w:sz="0" w:space="0" w:color="auto"/>
          </w:divBdr>
        </w:div>
        <w:div w:id="1908032637">
          <w:marLeft w:val="640"/>
          <w:marRight w:val="0"/>
          <w:marTop w:val="0"/>
          <w:marBottom w:val="0"/>
          <w:divBdr>
            <w:top w:val="none" w:sz="0" w:space="0" w:color="auto"/>
            <w:left w:val="none" w:sz="0" w:space="0" w:color="auto"/>
            <w:bottom w:val="none" w:sz="0" w:space="0" w:color="auto"/>
            <w:right w:val="none" w:sz="0" w:space="0" w:color="auto"/>
          </w:divBdr>
        </w:div>
        <w:div w:id="365062574">
          <w:marLeft w:val="640"/>
          <w:marRight w:val="0"/>
          <w:marTop w:val="0"/>
          <w:marBottom w:val="0"/>
          <w:divBdr>
            <w:top w:val="none" w:sz="0" w:space="0" w:color="auto"/>
            <w:left w:val="none" w:sz="0" w:space="0" w:color="auto"/>
            <w:bottom w:val="none" w:sz="0" w:space="0" w:color="auto"/>
            <w:right w:val="none" w:sz="0" w:space="0" w:color="auto"/>
          </w:divBdr>
        </w:div>
        <w:div w:id="1875193198">
          <w:marLeft w:val="640"/>
          <w:marRight w:val="0"/>
          <w:marTop w:val="0"/>
          <w:marBottom w:val="0"/>
          <w:divBdr>
            <w:top w:val="none" w:sz="0" w:space="0" w:color="auto"/>
            <w:left w:val="none" w:sz="0" w:space="0" w:color="auto"/>
            <w:bottom w:val="none" w:sz="0" w:space="0" w:color="auto"/>
            <w:right w:val="none" w:sz="0" w:space="0" w:color="auto"/>
          </w:divBdr>
        </w:div>
        <w:div w:id="706610975">
          <w:marLeft w:val="640"/>
          <w:marRight w:val="0"/>
          <w:marTop w:val="0"/>
          <w:marBottom w:val="0"/>
          <w:divBdr>
            <w:top w:val="none" w:sz="0" w:space="0" w:color="auto"/>
            <w:left w:val="none" w:sz="0" w:space="0" w:color="auto"/>
            <w:bottom w:val="none" w:sz="0" w:space="0" w:color="auto"/>
            <w:right w:val="none" w:sz="0" w:space="0" w:color="auto"/>
          </w:divBdr>
        </w:div>
        <w:div w:id="402532056">
          <w:marLeft w:val="640"/>
          <w:marRight w:val="0"/>
          <w:marTop w:val="0"/>
          <w:marBottom w:val="0"/>
          <w:divBdr>
            <w:top w:val="none" w:sz="0" w:space="0" w:color="auto"/>
            <w:left w:val="none" w:sz="0" w:space="0" w:color="auto"/>
            <w:bottom w:val="none" w:sz="0" w:space="0" w:color="auto"/>
            <w:right w:val="none" w:sz="0" w:space="0" w:color="auto"/>
          </w:divBdr>
        </w:div>
        <w:div w:id="795683980">
          <w:marLeft w:val="640"/>
          <w:marRight w:val="0"/>
          <w:marTop w:val="0"/>
          <w:marBottom w:val="0"/>
          <w:divBdr>
            <w:top w:val="none" w:sz="0" w:space="0" w:color="auto"/>
            <w:left w:val="none" w:sz="0" w:space="0" w:color="auto"/>
            <w:bottom w:val="none" w:sz="0" w:space="0" w:color="auto"/>
            <w:right w:val="none" w:sz="0" w:space="0" w:color="auto"/>
          </w:divBdr>
        </w:div>
        <w:div w:id="1337612323">
          <w:marLeft w:val="640"/>
          <w:marRight w:val="0"/>
          <w:marTop w:val="0"/>
          <w:marBottom w:val="0"/>
          <w:divBdr>
            <w:top w:val="none" w:sz="0" w:space="0" w:color="auto"/>
            <w:left w:val="none" w:sz="0" w:space="0" w:color="auto"/>
            <w:bottom w:val="none" w:sz="0" w:space="0" w:color="auto"/>
            <w:right w:val="none" w:sz="0" w:space="0" w:color="auto"/>
          </w:divBdr>
        </w:div>
        <w:div w:id="167913058">
          <w:marLeft w:val="640"/>
          <w:marRight w:val="0"/>
          <w:marTop w:val="0"/>
          <w:marBottom w:val="0"/>
          <w:divBdr>
            <w:top w:val="none" w:sz="0" w:space="0" w:color="auto"/>
            <w:left w:val="none" w:sz="0" w:space="0" w:color="auto"/>
            <w:bottom w:val="none" w:sz="0" w:space="0" w:color="auto"/>
            <w:right w:val="none" w:sz="0" w:space="0" w:color="auto"/>
          </w:divBdr>
        </w:div>
        <w:div w:id="1775981650">
          <w:marLeft w:val="640"/>
          <w:marRight w:val="0"/>
          <w:marTop w:val="0"/>
          <w:marBottom w:val="0"/>
          <w:divBdr>
            <w:top w:val="none" w:sz="0" w:space="0" w:color="auto"/>
            <w:left w:val="none" w:sz="0" w:space="0" w:color="auto"/>
            <w:bottom w:val="none" w:sz="0" w:space="0" w:color="auto"/>
            <w:right w:val="none" w:sz="0" w:space="0" w:color="auto"/>
          </w:divBdr>
        </w:div>
        <w:div w:id="1647274679">
          <w:marLeft w:val="640"/>
          <w:marRight w:val="0"/>
          <w:marTop w:val="0"/>
          <w:marBottom w:val="0"/>
          <w:divBdr>
            <w:top w:val="none" w:sz="0" w:space="0" w:color="auto"/>
            <w:left w:val="none" w:sz="0" w:space="0" w:color="auto"/>
            <w:bottom w:val="none" w:sz="0" w:space="0" w:color="auto"/>
            <w:right w:val="none" w:sz="0" w:space="0" w:color="auto"/>
          </w:divBdr>
        </w:div>
        <w:div w:id="1046686039">
          <w:marLeft w:val="640"/>
          <w:marRight w:val="0"/>
          <w:marTop w:val="0"/>
          <w:marBottom w:val="0"/>
          <w:divBdr>
            <w:top w:val="none" w:sz="0" w:space="0" w:color="auto"/>
            <w:left w:val="none" w:sz="0" w:space="0" w:color="auto"/>
            <w:bottom w:val="none" w:sz="0" w:space="0" w:color="auto"/>
            <w:right w:val="none" w:sz="0" w:space="0" w:color="auto"/>
          </w:divBdr>
        </w:div>
        <w:div w:id="722292414">
          <w:marLeft w:val="640"/>
          <w:marRight w:val="0"/>
          <w:marTop w:val="0"/>
          <w:marBottom w:val="0"/>
          <w:divBdr>
            <w:top w:val="none" w:sz="0" w:space="0" w:color="auto"/>
            <w:left w:val="none" w:sz="0" w:space="0" w:color="auto"/>
            <w:bottom w:val="none" w:sz="0" w:space="0" w:color="auto"/>
            <w:right w:val="none" w:sz="0" w:space="0" w:color="auto"/>
          </w:divBdr>
        </w:div>
        <w:div w:id="2121492024">
          <w:marLeft w:val="640"/>
          <w:marRight w:val="0"/>
          <w:marTop w:val="0"/>
          <w:marBottom w:val="0"/>
          <w:divBdr>
            <w:top w:val="none" w:sz="0" w:space="0" w:color="auto"/>
            <w:left w:val="none" w:sz="0" w:space="0" w:color="auto"/>
            <w:bottom w:val="none" w:sz="0" w:space="0" w:color="auto"/>
            <w:right w:val="none" w:sz="0" w:space="0" w:color="auto"/>
          </w:divBdr>
        </w:div>
        <w:div w:id="70545184">
          <w:marLeft w:val="640"/>
          <w:marRight w:val="0"/>
          <w:marTop w:val="0"/>
          <w:marBottom w:val="0"/>
          <w:divBdr>
            <w:top w:val="none" w:sz="0" w:space="0" w:color="auto"/>
            <w:left w:val="none" w:sz="0" w:space="0" w:color="auto"/>
            <w:bottom w:val="none" w:sz="0" w:space="0" w:color="auto"/>
            <w:right w:val="none" w:sz="0" w:space="0" w:color="auto"/>
          </w:divBdr>
        </w:div>
        <w:div w:id="259336292">
          <w:marLeft w:val="640"/>
          <w:marRight w:val="0"/>
          <w:marTop w:val="0"/>
          <w:marBottom w:val="0"/>
          <w:divBdr>
            <w:top w:val="none" w:sz="0" w:space="0" w:color="auto"/>
            <w:left w:val="none" w:sz="0" w:space="0" w:color="auto"/>
            <w:bottom w:val="none" w:sz="0" w:space="0" w:color="auto"/>
            <w:right w:val="none" w:sz="0" w:space="0" w:color="auto"/>
          </w:divBdr>
        </w:div>
        <w:div w:id="1678582509">
          <w:marLeft w:val="640"/>
          <w:marRight w:val="0"/>
          <w:marTop w:val="0"/>
          <w:marBottom w:val="0"/>
          <w:divBdr>
            <w:top w:val="none" w:sz="0" w:space="0" w:color="auto"/>
            <w:left w:val="none" w:sz="0" w:space="0" w:color="auto"/>
            <w:bottom w:val="none" w:sz="0" w:space="0" w:color="auto"/>
            <w:right w:val="none" w:sz="0" w:space="0" w:color="auto"/>
          </w:divBdr>
        </w:div>
        <w:div w:id="1186751708">
          <w:marLeft w:val="640"/>
          <w:marRight w:val="0"/>
          <w:marTop w:val="0"/>
          <w:marBottom w:val="0"/>
          <w:divBdr>
            <w:top w:val="none" w:sz="0" w:space="0" w:color="auto"/>
            <w:left w:val="none" w:sz="0" w:space="0" w:color="auto"/>
            <w:bottom w:val="none" w:sz="0" w:space="0" w:color="auto"/>
            <w:right w:val="none" w:sz="0" w:space="0" w:color="auto"/>
          </w:divBdr>
        </w:div>
        <w:div w:id="658191589">
          <w:marLeft w:val="640"/>
          <w:marRight w:val="0"/>
          <w:marTop w:val="0"/>
          <w:marBottom w:val="0"/>
          <w:divBdr>
            <w:top w:val="none" w:sz="0" w:space="0" w:color="auto"/>
            <w:left w:val="none" w:sz="0" w:space="0" w:color="auto"/>
            <w:bottom w:val="none" w:sz="0" w:space="0" w:color="auto"/>
            <w:right w:val="none" w:sz="0" w:space="0" w:color="auto"/>
          </w:divBdr>
        </w:div>
        <w:div w:id="1887254138">
          <w:marLeft w:val="640"/>
          <w:marRight w:val="0"/>
          <w:marTop w:val="0"/>
          <w:marBottom w:val="0"/>
          <w:divBdr>
            <w:top w:val="none" w:sz="0" w:space="0" w:color="auto"/>
            <w:left w:val="none" w:sz="0" w:space="0" w:color="auto"/>
            <w:bottom w:val="none" w:sz="0" w:space="0" w:color="auto"/>
            <w:right w:val="none" w:sz="0" w:space="0" w:color="auto"/>
          </w:divBdr>
        </w:div>
        <w:div w:id="1159493743">
          <w:marLeft w:val="640"/>
          <w:marRight w:val="0"/>
          <w:marTop w:val="0"/>
          <w:marBottom w:val="0"/>
          <w:divBdr>
            <w:top w:val="none" w:sz="0" w:space="0" w:color="auto"/>
            <w:left w:val="none" w:sz="0" w:space="0" w:color="auto"/>
            <w:bottom w:val="none" w:sz="0" w:space="0" w:color="auto"/>
            <w:right w:val="none" w:sz="0" w:space="0" w:color="auto"/>
          </w:divBdr>
        </w:div>
        <w:div w:id="1786269179">
          <w:marLeft w:val="640"/>
          <w:marRight w:val="0"/>
          <w:marTop w:val="0"/>
          <w:marBottom w:val="0"/>
          <w:divBdr>
            <w:top w:val="none" w:sz="0" w:space="0" w:color="auto"/>
            <w:left w:val="none" w:sz="0" w:space="0" w:color="auto"/>
            <w:bottom w:val="none" w:sz="0" w:space="0" w:color="auto"/>
            <w:right w:val="none" w:sz="0" w:space="0" w:color="auto"/>
          </w:divBdr>
        </w:div>
        <w:div w:id="1546024560">
          <w:marLeft w:val="640"/>
          <w:marRight w:val="0"/>
          <w:marTop w:val="0"/>
          <w:marBottom w:val="0"/>
          <w:divBdr>
            <w:top w:val="none" w:sz="0" w:space="0" w:color="auto"/>
            <w:left w:val="none" w:sz="0" w:space="0" w:color="auto"/>
            <w:bottom w:val="none" w:sz="0" w:space="0" w:color="auto"/>
            <w:right w:val="none" w:sz="0" w:space="0" w:color="auto"/>
          </w:divBdr>
        </w:div>
        <w:div w:id="1263343144">
          <w:marLeft w:val="640"/>
          <w:marRight w:val="0"/>
          <w:marTop w:val="0"/>
          <w:marBottom w:val="0"/>
          <w:divBdr>
            <w:top w:val="none" w:sz="0" w:space="0" w:color="auto"/>
            <w:left w:val="none" w:sz="0" w:space="0" w:color="auto"/>
            <w:bottom w:val="none" w:sz="0" w:space="0" w:color="auto"/>
            <w:right w:val="none" w:sz="0" w:space="0" w:color="auto"/>
          </w:divBdr>
        </w:div>
        <w:div w:id="1943224142">
          <w:marLeft w:val="640"/>
          <w:marRight w:val="0"/>
          <w:marTop w:val="0"/>
          <w:marBottom w:val="0"/>
          <w:divBdr>
            <w:top w:val="none" w:sz="0" w:space="0" w:color="auto"/>
            <w:left w:val="none" w:sz="0" w:space="0" w:color="auto"/>
            <w:bottom w:val="none" w:sz="0" w:space="0" w:color="auto"/>
            <w:right w:val="none" w:sz="0" w:space="0" w:color="auto"/>
          </w:divBdr>
        </w:div>
        <w:div w:id="720128542">
          <w:marLeft w:val="640"/>
          <w:marRight w:val="0"/>
          <w:marTop w:val="0"/>
          <w:marBottom w:val="0"/>
          <w:divBdr>
            <w:top w:val="none" w:sz="0" w:space="0" w:color="auto"/>
            <w:left w:val="none" w:sz="0" w:space="0" w:color="auto"/>
            <w:bottom w:val="none" w:sz="0" w:space="0" w:color="auto"/>
            <w:right w:val="none" w:sz="0" w:space="0" w:color="auto"/>
          </w:divBdr>
        </w:div>
        <w:div w:id="816075022">
          <w:marLeft w:val="640"/>
          <w:marRight w:val="0"/>
          <w:marTop w:val="0"/>
          <w:marBottom w:val="0"/>
          <w:divBdr>
            <w:top w:val="none" w:sz="0" w:space="0" w:color="auto"/>
            <w:left w:val="none" w:sz="0" w:space="0" w:color="auto"/>
            <w:bottom w:val="none" w:sz="0" w:space="0" w:color="auto"/>
            <w:right w:val="none" w:sz="0" w:space="0" w:color="auto"/>
          </w:divBdr>
        </w:div>
        <w:div w:id="1354766112">
          <w:marLeft w:val="640"/>
          <w:marRight w:val="0"/>
          <w:marTop w:val="0"/>
          <w:marBottom w:val="0"/>
          <w:divBdr>
            <w:top w:val="none" w:sz="0" w:space="0" w:color="auto"/>
            <w:left w:val="none" w:sz="0" w:space="0" w:color="auto"/>
            <w:bottom w:val="none" w:sz="0" w:space="0" w:color="auto"/>
            <w:right w:val="none" w:sz="0" w:space="0" w:color="auto"/>
          </w:divBdr>
        </w:div>
        <w:div w:id="1312712789">
          <w:marLeft w:val="640"/>
          <w:marRight w:val="0"/>
          <w:marTop w:val="0"/>
          <w:marBottom w:val="0"/>
          <w:divBdr>
            <w:top w:val="none" w:sz="0" w:space="0" w:color="auto"/>
            <w:left w:val="none" w:sz="0" w:space="0" w:color="auto"/>
            <w:bottom w:val="none" w:sz="0" w:space="0" w:color="auto"/>
            <w:right w:val="none" w:sz="0" w:space="0" w:color="auto"/>
          </w:divBdr>
        </w:div>
        <w:div w:id="1109816129">
          <w:marLeft w:val="640"/>
          <w:marRight w:val="0"/>
          <w:marTop w:val="0"/>
          <w:marBottom w:val="0"/>
          <w:divBdr>
            <w:top w:val="none" w:sz="0" w:space="0" w:color="auto"/>
            <w:left w:val="none" w:sz="0" w:space="0" w:color="auto"/>
            <w:bottom w:val="none" w:sz="0" w:space="0" w:color="auto"/>
            <w:right w:val="none" w:sz="0" w:space="0" w:color="auto"/>
          </w:divBdr>
        </w:div>
        <w:div w:id="474838312">
          <w:marLeft w:val="640"/>
          <w:marRight w:val="0"/>
          <w:marTop w:val="0"/>
          <w:marBottom w:val="0"/>
          <w:divBdr>
            <w:top w:val="none" w:sz="0" w:space="0" w:color="auto"/>
            <w:left w:val="none" w:sz="0" w:space="0" w:color="auto"/>
            <w:bottom w:val="none" w:sz="0" w:space="0" w:color="auto"/>
            <w:right w:val="none" w:sz="0" w:space="0" w:color="auto"/>
          </w:divBdr>
        </w:div>
        <w:div w:id="1836649488">
          <w:marLeft w:val="640"/>
          <w:marRight w:val="0"/>
          <w:marTop w:val="0"/>
          <w:marBottom w:val="0"/>
          <w:divBdr>
            <w:top w:val="none" w:sz="0" w:space="0" w:color="auto"/>
            <w:left w:val="none" w:sz="0" w:space="0" w:color="auto"/>
            <w:bottom w:val="none" w:sz="0" w:space="0" w:color="auto"/>
            <w:right w:val="none" w:sz="0" w:space="0" w:color="auto"/>
          </w:divBdr>
        </w:div>
        <w:div w:id="195968149">
          <w:marLeft w:val="640"/>
          <w:marRight w:val="0"/>
          <w:marTop w:val="0"/>
          <w:marBottom w:val="0"/>
          <w:divBdr>
            <w:top w:val="none" w:sz="0" w:space="0" w:color="auto"/>
            <w:left w:val="none" w:sz="0" w:space="0" w:color="auto"/>
            <w:bottom w:val="none" w:sz="0" w:space="0" w:color="auto"/>
            <w:right w:val="none" w:sz="0" w:space="0" w:color="auto"/>
          </w:divBdr>
        </w:div>
        <w:div w:id="1888908402">
          <w:marLeft w:val="640"/>
          <w:marRight w:val="0"/>
          <w:marTop w:val="0"/>
          <w:marBottom w:val="0"/>
          <w:divBdr>
            <w:top w:val="none" w:sz="0" w:space="0" w:color="auto"/>
            <w:left w:val="none" w:sz="0" w:space="0" w:color="auto"/>
            <w:bottom w:val="none" w:sz="0" w:space="0" w:color="auto"/>
            <w:right w:val="none" w:sz="0" w:space="0" w:color="auto"/>
          </w:divBdr>
        </w:div>
        <w:div w:id="1446459698">
          <w:marLeft w:val="640"/>
          <w:marRight w:val="0"/>
          <w:marTop w:val="0"/>
          <w:marBottom w:val="0"/>
          <w:divBdr>
            <w:top w:val="none" w:sz="0" w:space="0" w:color="auto"/>
            <w:left w:val="none" w:sz="0" w:space="0" w:color="auto"/>
            <w:bottom w:val="none" w:sz="0" w:space="0" w:color="auto"/>
            <w:right w:val="none" w:sz="0" w:space="0" w:color="auto"/>
          </w:divBdr>
        </w:div>
        <w:div w:id="1222059184">
          <w:marLeft w:val="640"/>
          <w:marRight w:val="0"/>
          <w:marTop w:val="0"/>
          <w:marBottom w:val="0"/>
          <w:divBdr>
            <w:top w:val="none" w:sz="0" w:space="0" w:color="auto"/>
            <w:left w:val="none" w:sz="0" w:space="0" w:color="auto"/>
            <w:bottom w:val="none" w:sz="0" w:space="0" w:color="auto"/>
            <w:right w:val="none" w:sz="0" w:space="0" w:color="auto"/>
          </w:divBdr>
        </w:div>
        <w:div w:id="175923852">
          <w:marLeft w:val="640"/>
          <w:marRight w:val="0"/>
          <w:marTop w:val="0"/>
          <w:marBottom w:val="0"/>
          <w:divBdr>
            <w:top w:val="none" w:sz="0" w:space="0" w:color="auto"/>
            <w:left w:val="none" w:sz="0" w:space="0" w:color="auto"/>
            <w:bottom w:val="none" w:sz="0" w:space="0" w:color="auto"/>
            <w:right w:val="none" w:sz="0" w:space="0" w:color="auto"/>
          </w:divBdr>
        </w:div>
        <w:div w:id="551235288">
          <w:marLeft w:val="640"/>
          <w:marRight w:val="0"/>
          <w:marTop w:val="0"/>
          <w:marBottom w:val="0"/>
          <w:divBdr>
            <w:top w:val="none" w:sz="0" w:space="0" w:color="auto"/>
            <w:left w:val="none" w:sz="0" w:space="0" w:color="auto"/>
            <w:bottom w:val="none" w:sz="0" w:space="0" w:color="auto"/>
            <w:right w:val="none" w:sz="0" w:space="0" w:color="auto"/>
          </w:divBdr>
        </w:div>
        <w:div w:id="1498157447">
          <w:marLeft w:val="640"/>
          <w:marRight w:val="0"/>
          <w:marTop w:val="0"/>
          <w:marBottom w:val="0"/>
          <w:divBdr>
            <w:top w:val="none" w:sz="0" w:space="0" w:color="auto"/>
            <w:left w:val="none" w:sz="0" w:space="0" w:color="auto"/>
            <w:bottom w:val="none" w:sz="0" w:space="0" w:color="auto"/>
            <w:right w:val="none" w:sz="0" w:space="0" w:color="auto"/>
          </w:divBdr>
        </w:div>
        <w:div w:id="1894656620">
          <w:marLeft w:val="640"/>
          <w:marRight w:val="0"/>
          <w:marTop w:val="0"/>
          <w:marBottom w:val="0"/>
          <w:divBdr>
            <w:top w:val="none" w:sz="0" w:space="0" w:color="auto"/>
            <w:left w:val="none" w:sz="0" w:space="0" w:color="auto"/>
            <w:bottom w:val="none" w:sz="0" w:space="0" w:color="auto"/>
            <w:right w:val="none" w:sz="0" w:space="0" w:color="auto"/>
          </w:divBdr>
        </w:div>
      </w:divsChild>
    </w:div>
    <w:div w:id="874512448">
      <w:bodyDiv w:val="1"/>
      <w:marLeft w:val="0"/>
      <w:marRight w:val="0"/>
      <w:marTop w:val="0"/>
      <w:marBottom w:val="0"/>
      <w:divBdr>
        <w:top w:val="none" w:sz="0" w:space="0" w:color="auto"/>
        <w:left w:val="none" w:sz="0" w:space="0" w:color="auto"/>
        <w:bottom w:val="none" w:sz="0" w:space="0" w:color="auto"/>
        <w:right w:val="none" w:sz="0" w:space="0" w:color="auto"/>
      </w:divBdr>
      <w:divsChild>
        <w:div w:id="1787196495">
          <w:marLeft w:val="640"/>
          <w:marRight w:val="0"/>
          <w:marTop w:val="0"/>
          <w:marBottom w:val="0"/>
          <w:divBdr>
            <w:top w:val="none" w:sz="0" w:space="0" w:color="auto"/>
            <w:left w:val="none" w:sz="0" w:space="0" w:color="auto"/>
            <w:bottom w:val="none" w:sz="0" w:space="0" w:color="auto"/>
            <w:right w:val="none" w:sz="0" w:space="0" w:color="auto"/>
          </w:divBdr>
        </w:div>
        <w:div w:id="683215820">
          <w:marLeft w:val="640"/>
          <w:marRight w:val="0"/>
          <w:marTop w:val="0"/>
          <w:marBottom w:val="0"/>
          <w:divBdr>
            <w:top w:val="none" w:sz="0" w:space="0" w:color="auto"/>
            <w:left w:val="none" w:sz="0" w:space="0" w:color="auto"/>
            <w:bottom w:val="none" w:sz="0" w:space="0" w:color="auto"/>
            <w:right w:val="none" w:sz="0" w:space="0" w:color="auto"/>
          </w:divBdr>
        </w:div>
        <w:div w:id="803699101">
          <w:marLeft w:val="640"/>
          <w:marRight w:val="0"/>
          <w:marTop w:val="0"/>
          <w:marBottom w:val="0"/>
          <w:divBdr>
            <w:top w:val="none" w:sz="0" w:space="0" w:color="auto"/>
            <w:left w:val="none" w:sz="0" w:space="0" w:color="auto"/>
            <w:bottom w:val="none" w:sz="0" w:space="0" w:color="auto"/>
            <w:right w:val="none" w:sz="0" w:space="0" w:color="auto"/>
          </w:divBdr>
        </w:div>
        <w:div w:id="875435198">
          <w:marLeft w:val="640"/>
          <w:marRight w:val="0"/>
          <w:marTop w:val="0"/>
          <w:marBottom w:val="0"/>
          <w:divBdr>
            <w:top w:val="none" w:sz="0" w:space="0" w:color="auto"/>
            <w:left w:val="none" w:sz="0" w:space="0" w:color="auto"/>
            <w:bottom w:val="none" w:sz="0" w:space="0" w:color="auto"/>
            <w:right w:val="none" w:sz="0" w:space="0" w:color="auto"/>
          </w:divBdr>
        </w:div>
        <w:div w:id="1794979338">
          <w:marLeft w:val="640"/>
          <w:marRight w:val="0"/>
          <w:marTop w:val="0"/>
          <w:marBottom w:val="0"/>
          <w:divBdr>
            <w:top w:val="none" w:sz="0" w:space="0" w:color="auto"/>
            <w:left w:val="none" w:sz="0" w:space="0" w:color="auto"/>
            <w:bottom w:val="none" w:sz="0" w:space="0" w:color="auto"/>
            <w:right w:val="none" w:sz="0" w:space="0" w:color="auto"/>
          </w:divBdr>
        </w:div>
        <w:div w:id="311065289">
          <w:marLeft w:val="640"/>
          <w:marRight w:val="0"/>
          <w:marTop w:val="0"/>
          <w:marBottom w:val="0"/>
          <w:divBdr>
            <w:top w:val="none" w:sz="0" w:space="0" w:color="auto"/>
            <w:left w:val="none" w:sz="0" w:space="0" w:color="auto"/>
            <w:bottom w:val="none" w:sz="0" w:space="0" w:color="auto"/>
            <w:right w:val="none" w:sz="0" w:space="0" w:color="auto"/>
          </w:divBdr>
        </w:div>
        <w:div w:id="160125560">
          <w:marLeft w:val="640"/>
          <w:marRight w:val="0"/>
          <w:marTop w:val="0"/>
          <w:marBottom w:val="0"/>
          <w:divBdr>
            <w:top w:val="none" w:sz="0" w:space="0" w:color="auto"/>
            <w:left w:val="none" w:sz="0" w:space="0" w:color="auto"/>
            <w:bottom w:val="none" w:sz="0" w:space="0" w:color="auto"/>
            <w:right w:val="none" w:sz="0" w:space="0" w:color="auto"/>
          </w:divBdr>
        </w:div>
        <w:div w:id="203831185">
          <w:marLeft w:val="640"/>
          <w:marRight w:val="0"/>
          <w:marTop w:val="0"/>
          <w:marBottom w:val="0"/>
          <w:divBdr>
            <w:top w:val="none" w:sz="0" w:space="0" w:color="auto"/>
            <w:left w:val="none" w:sz="0" w:space="0" w:color="auto"/>
            <w:bottom w:val="none" w:sz="0" w:space="0" w:color="auto"/>
            <w:right w:val="none" w:sz="0" w:space="0" w:color="auto"/>
          </w:divBdr>
        </w:div>
        <w:div w:id="515192436">
          <w:marLeft w:val="640"/>
          <w:marRight w:val="0"/>
          <w:marTop w:val="0"/>
          <w:marBottom w:val="0"/>
          <w:divBdr>
            <w:top w:val="none" w:sz="0" w:space="0" w:color="auto"/>
            <w:left w:val="none" w:sz="0" w:space="0" w:color="auto"/>
            <w:bottom w:val="none" w:sz="0" w:space="0" w:color="auto"/>
            <w:right w:val="none" w:sz="0" w:space="0" w:color="auto"/>
          </w:divBdr>
        </w:div>
        <w:div w:id="217976588">
          <w:marLeft w:val="640"/>
          <w:marRight w:val="0"/>
          <w:marTop w:val="0"/>
          <w:marBottom w:val="0"/>
          <w:divBdr>
            <w:top w:val="none" w:sz="0" w:space="0" w:color="auto"/>
            <w:left w:val="none" w:sz="0" w:space="0" w:color="auto"/>
            <w:bottom w:val="none" w:sz="0" w:space="0" w:color="auto"/>
            <w:right w:val="none" w:sz="0" w:space="0" w:color="auto"/>
          </w:divBdr>
        </w:div>
        <w:div w:id="1027675876">
          <w:marLeft w:val="640"/>
          <w:marRight w:val="0"/>
          <w:marTop w:val="0"/>
          <w:marBottom w:val="0"/>
          <w:divBdr>
            <w:top w:val="none" w:sz="0" w:space="0" w:color="auto"/>
            <w:left w:val="none" w:sz="0" w:space="0" w:color="auto"/>
            <w:bottom w:val="none" w:sz="0" w:space="0" w:color="auto"/>
            <w:right w:val="none" w:sz="0" w:space="0" w:color="auto"/>
          </w:divBdr>
        </w:div>
        <w:div w:id="1325551486">
          <w:marLeft w:val="640"/>
          <w:marRight w:val="0"/>
          <w:marTop w:val="0"/>
          <w:marBottom w:val="0"/>
          <w:divBdr>
            <w:top w:val="none" w:sz="0" w:space="0" w:color="auto"/>
            <w:left w:val="none" w:sz="0" w:space="0" w:color="auto"/>
            <w:bottom w:val="none" w:sz="0" w:space="0" w:color="auto"/>
            <w:right w:val="none" w:sz="0" w:space="0" w:color="auto"/>
          </w:divBdr>
        </w:div>
        <w:div w:id="1807894709">
          <w:marLeft w:val="640"/>
          <w:marRight w:val="0"/>
          <w:marTop w:val="0"/>
          <w:marBottom w:val="0"/>
          <w:divBdr>
            <w:top w:val="none" w:sz="0" w:space="0" w:color="auto"/>
            <w:left w:val="none" w:sz="0" w:space="0" w:color="auto"/>
            <w:bottom w:val="none" w:sz="0" w:space="0" w:color="auto"/>
            <w:right w:val="none" w:sz="0" w:space="0" w:color="auto"/>
          </w:divBdr>
        </w:div>
        <w:div w:id="573248442">
          <w:marLeft w:val="640"/>
          <w:marRight w:val="0"/>
          <w:marTop w:val="0"/>
          <w:marBottom w:val="0"/>
          <w:divBdr>
            <w:top w:val="none" w:sz="0" w:space="0" w:color="auto"/>
            <w:left w:val="none" w:sz="0" w:space="0" w:color="auto"/>
            <w:bottom w:val="none" w:sz="0" w:space="0" w:color="auto"/>
            <w:right w:val="none" w:sz="0" w:space="0" w:color="auto"/>
          </w:divBdr>
        </w:div>
        <w:div w:id="404425328">
          <w:marLeft w:val="640"/>
          <w:marRight w:val="0"/>
          <w:marTop w:val="0"/>
          <w:marBottom w:val="0"/>
          <w:divBdr>
            <w:top w:val="none" w:sz="0" w:space="0" w:color="auto"/>
            <w:left w:val="none" w:sz="0" w:space="0" w:color="auto"/>
            <w:bottom w:val="none" w:sz="0" w:space="0" w:color="auto"/>
            <w:right w:val="none" w:sz="0" w:space="0" w:color="auto"/>
          </w:divBdr>
        </w:div>
        <w:div w:id="1770001820">
          <w:marLeft w:val="640"/>
          <w:marRight w:val="0"/>
          <w:marTop w:val="0"/>
          <w:marBottom w:val="0"/>
          <w:divBdr>
            <w:top w:val="none" w:sz="0" w:space="0" w:color="auto"/>
            <w:left w:val="none" w:sz="0" w:space="0" w:color="auto"/>
            <w:bottom w:val="none" w:sz="0" w:space="0" w:color="auto"/>
            <w:right w:val="none" w:sz="0" w:space="0" w:color="auto"/>
          </w:divBdr>
        </w:div>
        <w:div w:id="494960461">
          <w:marLeft w:val="640"/>
          <w:marRight w:val="0"/>
          <w:marTop w:val="0"/>
          <w:marBottom w:val="0"/>
          <w:divBdr>
            <w:top w:val="none" w:sz="0" w:space="0" w:color="auto"/>
            <w:left w:val="none" w:sz="0" w:space="0" w:color="auto"/>
            <w:bottom w:val="none" w:sz="0" w:space="0" w:color="auto"/>
            <w:right w:val="none" w:sz="0" w:space="0" w:color="auto"/>
          </w:divBdr>
        </w:div>
        <w:div w:id="763301387">
          <w:marLeft w:val="640"/>
          <w:marRight w:val="0"/>
          <w:marTop w:val="0"/>
          <w:marBottom w:val="0"/>
          <w:divBdr>
            <w:top w:val="none" w:sz="0" w:space="0" w:color="auto"/>
            <w:left w:val="none" w:sz="0" w:space="0" w:color="auto"/>
            <w:bottom w:val="none" w:sz="0" w:space="0" w:color="auto"/>
            <w:right w:val="none" w:sz="0" w:space="0" w:color="auto"/>
          </w:divBdr>
        </w:div>
        <w:div w:id="1085805438">
          <w:marLeft w:val="640"/>
          <w:marRight w:val="0"/>
          <w:marTop w:val="0"/>
          <w:marBottom w:val="0"/>
          <w:divBdr>
            <w:top w:val="none" w:sz="0" w:space="0" w:color="auto"/>
            <w:left w:val="none" w:sz="0" w:space="0" w:color="auto"/>
            <w:bottom w:val="none" w:sz="0" w:space="0" w:color="auto"/>
            <w:right w:val="none" w:sz="0" w:space="0" w:color="auto"/>
          </w:divBdr>
        </w:div>
        <w:div w:id="1695958961">
          <w:marLeft w:val="640"/>
          <w:marRight w:val="0"/>
          <w:marTop w:val="0"/>
          <w:marBottom w:val="0"/>
          <w:divBdr>
            <w:top w:val="none" w:sz="0" w:space="0" w:color="auto"/>
            <w:left w:val="none" w:sz="0" w:space="0" w:color="auto"/>
            <w:bottom w:val="none" w:sz="0" w:space="0" w:color="auto"/>
            <w:right w:val="none" w:sz="0" w:space="0" w:color="auto"/>
          </w:divBdr>
        </w:div>
        <w:div w:id="9067273">
          <w:marLeft w:val="640"/>
          <w:marRight w:val="0"/>
          <w:marTop w:val="0"/>
          <w:marBottom w:val="0"/>
          <w:divBdr>
            <w:top w:val="none" w:sz="0" w:space="0" w:color="auto"/>
            <w:left w:val="none" w:sz="0" w:space="0" w:color="auto"/>
            <w:bottom w:val="none" w:sz="0" w:space="0" w:color="auto"/>
            <w:right w:val="none" w:sz="0" w:space="0" w:color="auto"/>
          </w:divBdr>
        </w:div>
        <w:div w:id="2140804793">
          <w:marLeft w:val="640"/>
          <w:marRight w:val="0"/>
          <w:marTop w:val="0"/>
          <w:marBottom w:val="0"/>
          <w:divBdr>
            <w:top w:val="none" w:sz="0" w:space="0" w:color="auto"/>
            <w:left w:val="none" w:sz="0" w:space="0" w:color="auto"/>
            <w:bottom w:val="none" w:sz="0" w:space="0" w:color="auto"/>
            <w:right w:val="none" w:sz="0" w:space="0" w:color="auto"/>
          </w:divBdr>
        </w:div>
        <w:div w:id="1121803063">
          <w:marLeft w:val="640"/>
          <w:marRight w:val="0"/>
          <w:marTop w:val="0"/>
          <w:marBottom w:val="0"/>
          <w:divBdr>
            <w:top w:val="none" w:sz="0" w:space="0" w:color="auto"/>
            <w:left w:val="none" w:sz="0" w:space="0" w:color="auto"/>
            <w:bottom w:val="none" w:sz="0" w:space="0" w:color="auto"/>
            <w:right w:val="none" w:sz="0" w:space="0" w:color="auto"/>
          </w:divBdr>
        </w:div>
        <w:div w:id="1516965437">
          <w:marLeft w:val="640"/>
          <w:marRight w:val="0"/>
          <w:marTop w:val="0"/>
          <w:marBottom w:val="0"/>
          <w:divBdr>
            <w:top w:val="none" w:sz="0" w:space="0" w:color="auto"/>
            <w:left w:val="none" w:sz="0" w:space="0" w:color="auto"/>
            <w:bottom w:val="none" w:sz="0" w:space="0" w:color="auto"/>
            <w:right w:val="none" w:sz="0" w:space="0" w:color="auto"/>
          </w:divBdr>
        </w:div>
        <w:div w:id="854029293">
          <w:marLeft w:val="640"/>
          <w:marRight w:val="0"/>
          <w:marTop w:val="0"/>
          <w:marBottom w:val="0"/>
          <w:divBdr>
            <w:top w:val="none" w:sz="0" w:space="0" w:color="auto"/>
            <w:left w:val="none" w:sz="0" w:space="0" w:color="auto"/>
            <w:bottom w:val="none" w:sz="0" w:space="0" w:color="auto"/>
            <w:right w:val="none" w:sz="0" w:space="0" w:color="auto"/>
          </w:divBdr>
        </w:div>
        <w:div w:id="1843886894">
          <w:marLeft w:val="640"/>
          <w:marRight w:val="0"/>
          <w:marTop w:val="0"/>
          <w:marBottom w:val="0"/>
          <w:divBdr>
            <w:top w:val="none" w:sz="0" w:space="0" w:color="auto"/>
            <w:left w:val="none" w:sz="0" w:space="0" w:color="auto"/>
            <w:bottom w:val="none" w:sz="0" w:space="0" w:color="auto"/>
            <w:right w:val="none" w:sz="0" w:space="0" w:color="auto"/>
          </w:divBdr>
        </w:div>
        <w:div w:id="642392656">
          <w:marLeft w:val="640"/>
          <w:marRight w:val="0"/>
          <w:marTop w:val="0"/>
          <w:marBottom w:val="0"/>
          <w:divBdr>
            <w:top w:val="none" w:sz="0" w:space="0" w:color="auto"/>
            <w:left w:val="none" w:sz="0" w:space="0" w:color="auto"/>
            <w:bottom w:val="none" w:sz="0" w:space="0" w:color="auto"/>
            <w:right w:val="none" w:sz="0" w:space="0" w:color="auto"/>
          </w:divBdr>
        </w:div>
        <w:div w:id="889615134">
          <w:marLeft w:val="640"/>
          <w:marRight w:val="0"/>
          <w:marTop w:val="0"/>
          <w:marBottom w:val="0"/>
          <w:divBdr>
            <w:top w:val="none" w:sz="0" w:space="0" w:color="auto"/>
            <w:left w:val="none" w:sz="0" w:space="0" w:color="auto"/>
            <w:bottom w:val="none" w:sz="0" w:space="0" w:color="auto"/>
            <w:right w:val="none" w:sz="0" w:space="0" w:color="auto"/>
          </w:divBdr>
        </w:div>
        <w:div w:id="1976135270">
          <w:marLeft w:val="640"/>
          <w:marRight w:val="0"/>
          <w:marTop w:val="0"/>
          <w:marBottom w:val="0"/>
          <w:divBdr>
            <w:top w:val="none" w:sz="0" w:space="0" w:color="auto"/>
            <w:left w:val="none" w:sz="0" w:space="0" w:color="auto"/>
            <w:bottom w:val="none" w:sz="0" w:space="0" w:color="auto"/>
            <w:right w:val="none" w:sz="0" w:space="0" w:color="auto"/>
          </w:divBdr>
        </w:div>
        <w:div w:id="49693783">
          <w:marLeft w:val="640"/>
          <w:marRight w:val="0"/>
          <w:marTop w:val="0"/>
          <w:marBottom w:val="0"/>
          <w:divBdr>
            <w:top w:val="none" w:sz="0" w:space="0" w:color="auto"/>
            <w:left w:val="none" w:sz="0" w:space="0" w:color="auto"/>
            <w:bottom w:val="none" w:sz="0" w:space="0" w:color="auto"/>
            <w:right w:val="none" w:sz="0" w:space="0" w:color="auto"/>
          </w:divBdr>
        </w:div>
        <w:div w:id="529925425">
          <w:marLeft w:val="640"/>
          <w:marRight w:val="0"/>
          <w:marTop w:val="0"/>
          <w:marBottom w:val="0"/>
          <w:divBdr>
            <w:top w:val="none" w:sz="0" w:space="0" w:color="auto"/>
            <w:left w:val="none" w:sz="0" w:space="0" w:color="auto"/>
            <w:bottom w:val="none" w:sz="0" w:space="0" w:color="auto"/>
            <w:right w:val="none" w:sz="0" w:space="0" w:color="auto"/>
          </w:divBdr>
        </w:div>
        <w:div w:id="942418975">
          <w:marLeft w:val="640"/>
          <w:marRight w:val="0"/>
          <w:marTop w:val="0"/>
          <w:marBottom w:val="0"/>
          <w:divBdr>
            <w:top w:val="none" w:sz="0" w:space="0" w:color="auto"/>
            <w:left w:val="none" w:sz="0" w:space="0" w:color="auto"/>
            <w:bottom w:val="none" w:sz="0" w:space="0" w:color="auto"/>
            <w:right w:val="none" w:sz="0" w:space="0" w:color="auto"/>
          </w:divBdr>
        </w:div>
        <w:div w:id="1421833031">
          <w:marLeft w:val="640"/>
          <w:marRight w:val="0"/>
          <w:marTop w:val="0"/>
          <w:marBottom w:val="0"/>
          <w:divBdr>
            <w:top w:val="none" w:sz="0" w:space="0" w:color="auto"/>
            <w:left w:val="none" w:sz="0" w:space="0" w:color="auto"/>
            <w:bottom w:val="none" w:sz="0" w:space="0" w:color="auto"/>
            <w:right w:val="none" w:sz="0" w:space="0" w:color="auto"/>
          </w:divBdr>
        </w:div>
        <w:div w:id="980230314">
          <w:marLeft w:val="640"/>
          <w:marRight w:val="0"/>
          <w:marTop w:val="0"/>
          <w:marBottom w:val="0"/>
          <w:divBdr>
            <w:top w:val="none" w:sz="0" w:space="0" w:color="auto"/>
            <w:left w:val="none" w:sz="0" w:space="0" w:color="auto"/>
            <w:bottom w:val="none" w:sz="0" w:space="0" w:color="auto"/>
            <w:right w:val="none" w:sz="0" w:space="0" w:color="auto"/>
          </w:divBdr>
        </w:div>
        <w:div w:id="354621453">
          <w:marLeft w:val="640"/>
          <w:marRight w:val="0"/>
          <w:marTop w:val="0"/>
          <w:marBottom w:val="0"/>
          <w:divBdr>
            <w:top w:val="none" w:sz="0" w:space="0" w:color="auto"/>
            <w:left w:val="none" w:sz="0" w:space="0" w:color="auto"/>
            <w:bottom w:val="none" w:sz="0" w:space="0" w:color="auto"/>
            <w:right w:val="none" w:sz="0" w:space="0" w:color="auto"/>
          </w:divBdr>
        </w:div>
        <w:div w:id="135491770">
          <w:marLeft w:val="640"/>
          <w:marRight w:val="0"/>
          <w:marTop w:val="0"/>
          <w:marBottom w:val="0"/>
          <w:divBdr>
            <w:top w:val="none" w:sz="0" w:space="0" w:color="auto"/>
            <w:left w:val="none" w:sz="0" w:space="0" w:color="auto"/>
            <w:bottom w:val="none" w:sz="0" w:space="0" w:color="auto"/>
            <w:right w:val="none" w:sz="0" w:space="0" w:color="auto"/>
          </w:divBdr>
        </w:div>
        <w:div w:id="1161580298">
          <w:marLeft w:val="640"/>
          <w:marRight w:val="0"/>
          <w:marTop w:val="0"/>
          <w:marBottom w:val="0"/>
          <w:divBdr>
            <w:top w:val="none" w:sz="0" w:space="0" w:color="auto"/>
            <w:left w:val="none" w:sz="0" w:space="0" w:color="auto"/>
            <w:bottom w:val="none" w:sz="0" w:space="0" w:color="auto"/>
            <w:right w:val="none" w:sz="0" w:space="0" w:color="auto"/>
          </w:divBdr>
        </w:div>
        <w:div w:id="1707750686">
          <w:marLeft w:val="640"/>
          <w:marRight w:val="0"/>
          <w:marTop w:val="0"/>
          <w:marBottom w:val="0"/>
          <w:divBdr>
            <w:top w:val="none" w:sz="0" w:space="0" w:color="auto"/>
            <w:left w:val="none" w:sz="0" w:space="0" w:color="auto"/>
            <w:bottom w:val="none" w:sz="0" w:space="0" w:color="auto"/>
            <w:right w:val="none" w:sz="0" w:space="0" w:color="auto"/>
          </w:divBdr>
        </w:div>
        <w:div w:id="2126803786">
          <w:marLeft w:val="640"/>
          <w:marRight w:val="0"/>
          <w:marTop w:val="0"/>
          <w:marBottom w:val="0"/>
          <w:divBdr>
            <w:top w:val="none" w:sz="0" w:space="0" w:color="auto"/>
            <w:left w:val="none" w:sz="0" w:space="0" w:color="auto"/>
            <w:bottom w:val="none" w:sz="0" w:space="0" w:color="auto"/>
            <w:right w:val="none" w:sz="0" w:space="0" w:color="auto"/>
          </w:divBdr>
        </w:div>
        <w:div w:id="1719472864">
          <w:marLeft w:val="640"/>
          <w:marRight w:val="0"/>
          <w:marTop w:val="0"/>
          <w:marBottom w:val="0"/>
          <w:divBdr>
            <w:top w:val="none" w:sz="0" w:space="0" w:color="auto"/>
            <w:left w:val="none" w:sz="0" w:space="0" w:color="auto"/>
            <w:bottom w:val="none" w:sz="0" w:space="0" w:color="auto"/>
            <w:right w:val="none" w:sz="0" w:space="0" w:color="auto"/>
          </w:divBdr>
        </w:div>
        <w:div w:id="1085371893">
          <w:marLeft w:val="640"/>
          <w:marRight w:val="0"/>
          <w:marTop w:val="0"/>
          <w:marBottom w:val="0"/>
          <w:divBdr>
            <w:top w:val="none" w:sz="0" w:space="0" w:color="auto"/>
            <w:left w:val="none" w:sz="0" w:space="0" w:color="auto"/>
            <w:bottom w:val="none" w:sz="0" w:space="0" w:color="auto"/>
            <w:right w:val="none" w:sz="0" w:space="0" w:color="auto"/>
          </w:divBdr>
        </w:div>
        <w:div w:id="118450531">
          <w:marLeft w:val="640"/>
          <w:marRight w:val="0"/>
          <w:marTop w:val="0"/>
          <w:marBottom w:val="0"/>
          <w:divBdr>
            <w:top w:val="none" w:sz="0" w:space="0" w:color="auto"/>
            <w:left w:val="none" w:sz="0" w:space="0" w:color="auto"/>
            <w:bottom w:val="none" w:sz="0" w:space="0" w:color="auto"/>
            <w:right w:val="none" w:sz="0" w:space="0" w:color="auto"/>
          </w:divBdr>
        </w:div>
        <w:div w:id="811796314">
          <w:marLeft w:val="640"/>
          <w:marRight w:val="0"/>
          <w:marTop w:val="0"/>
          <w:marBottom w:val="0"/>
          <w:divBdr>
            <w:top w:val="none" w:sz="0" w:space="0" w:color="auto"/>
            <w:left w:val="none" w:sz="0" w:space="0" w:color="auto"/>
            <w:bottom w:val="none" w:sz="0" w:space="0" w:color="auto"/>
            <w:right w:val="none" w:sz="0" w:space="0" w:color="auto"/>
          </w:divBdr>
        </w:div>
        <w:div w:id="406996233">
          <w:marLeft w:val="640"/>
          <w:marRight w:val="0"/>
          <w:marTop w:val="0"/>
          <w:marBottom w:val="0"/>
          <w:divBdr>
            <w:top w:val="none" w:sz="0" w:space="0" w:color="auto"/>
            <w:left w:val="none" w:sz="0" w:space="0" w:color="auto"/>
            <w:bottom w:val="none" w:sz="0" w:space="0" w:color="auto"/>
            <w:right w:val="none" w:sz="0" w:space="0" w:color="auto"/>
          </w:divBdr>
        </w:div>
        <w:div w:id="1962957176">
          <w:marLeft w:val="640"/>
          <w:marRight w:val="0"/>
          <w:marTop w:val="0"/>
          <w:marBottom w:val="0"/>
          <w:divBdr>
            <w:top w:val="none" w:sz="0" w:space="0" w:color="auto"/>
            <w:left w:val="none" w:sz="0" w:space="0" w:color="auto"/>
            <w:bottom w:val="none" w:sz="0" w:space="0" w:color="auto"/>
            <w:right w:val="none" w:sz="0" w:space="0" w:color="auto"/>
          </w:divBdr>
        </w:div>
        <w:div w:id="839655792">
          <w:marLeft w:val="640"/>
          <w:marRight w:val="0"/>
          <w:marTop w:val="0"/>
          <w:marBottom w:val="0"/>
          <w:divBdr>
            <w:top w:val="none" w:sz="0" w:space="0" w:color="auto"/>
            <w:left w:val="none" w:sz="0" w:space="0" w:color="auto"/>
            <w:bottom w:val="none" w:sz="0" w:space="0" w:color="auto"/>
            <w:right w:val="none" w:sz="0" w:space="0" w:color="auto"/>
          </w:divBdr>
        </w:div>
        <w:div w:id="1610772870">
          <w:marLeft w:val="640"/>
          <w:marRight w:val="0"/>
          <w:marTop w:val="0"/>
          <w:marBottom w:val="0"/>
          <w:divBdr>
            <w:top w:val="none" w:sz="0" w:space="0" w:color="auto"/>
            <w:left w:val="none" w:sz="0" w:space="0" w:color="auto"/>
            <w:bottom w:val="none" w:sz="0" w:space="0" w:color="auto"/>
            <w:right w:val="none" w:sz="0" w:space="0" w:color="auto"/>
          </w:divBdr>
        </w:div>
        <w:div w:id="510486763">
          <w:marLeft w:val="640"/>
          <w:marRight w:val="0"/>
          <w:marTop w:val="0"/>
          <w:marBottom w:val="0"/>
          <w:divBdr>
            <w:top w:val="none" w:sz="0" w:space="0" w:color="auto"/>
            <w:left w:val="none" w:sz="0" w:space="0" w:color="auto"/>
            <w:bottom w:val="none" w:sz="0" w:space="0" w:color="auto"/>
            <w:right w:val="none" w:sz="0" w:space="0" w:color="auto"/>
          </w:divBdr>
        </w:div>
        <w:div w:id="1438283899">
          <w:marLeft w:val="640"/>
          <w:marRight w:val="0"/>
          <w:marTop w:val="0"/>
          <w:marBottom w:val="0"/>
          <w:divBdr>
            <w:top w:val="none" w:sz="0" w:space="0" w:color="auto"/>
            <w:left w:val="none" w:sz="0" w:space="0" w:color="auto"/>
            <w:bottom w:val="none" w:sz="0" w:space="0" w:color="auto"/>
            <w:right w:val="none" w:sz="0" w:space="0" w:color="auto"/>
          </w:divBdr>
        </w:div>
        <w:div w:id="866604985">
          <w:marLeft w:val="640"/>
          <w:marRight w:val="0"/>
          <w:marTop w:val="0"/>
          <w:marBottom w:val="0"/>
          <w:divBdr>
            <w:top w:val="none" w:sz="0" w:space="0" w:color="auto"/>
            <w:left w:val="none" w:sz="0" w:space="0" w:color="auto"/>
            <w:bottom w:val="none" w:sz="0" w:space="0" w:color="auto"/>
            <w:right w:val="none" w:sz="0" w:space="0" w:color="auto"/>
          </w:divBdr>
        </w:div>
        <w:div w:id="1339231252">
          <w:marLeft w:val="640"/>
          <w:marRight w:val="0"/>
          <w:marTop w:val="0"/>
          <w:marBottom w:val="0"/>
          <w:divBdr>
            <w:top w:val="none" w:sz="0" w:space="0" w:color="auto"/>
            <w:left w:val="none" w:sz="0" w:space="0" w:color="auto"/>
            <w:bottom w:val="none" w:sz="0" w:space="0" w:color="auto"/>
            <w:right w:val="none" w:sz="0" w:space="0" w:color="auto"/>
          </w:divBdr>
        </w:div>
        <w:div w:id="1745178329">
          <w:marLeft w:val="640"/>
          <w:marRight w:val="0"/>
          <w:marTop w:val="0"/>
          <w:marBottom w:val="0"/>
          <w:divBdr>
            <w:top w:val="none" w:sz="0" w:space="0" w:color="auto"/>
            <w:left w:val="none" w:sz="0" w:space="0" w:color="auto"/>
            <w:bottom w:val="none" w:sz="0" w:space="0" w:color="auto"/>
            <w:right w:val="none" w:sz="0" w:space="0" w:color="auto"/>
          </w:divBdr>
        </w:div>
        <w:div w:id="860750776">
          <w:marLeft w:val="640"/>
          <w:marRight w:val="0"/>
          <w:marTop w:val="0"/>
          <w:marBottom w:val="0"/>
          <w:divBdr>
            <w:top w:val="none" w:sz="0" w:space="0" w:color="auto"/>
            <w:left w:val="none" w:sz="0" w:space="0" w:color="auto"/>
            <w:bottom w:val="none" w:sz="0" w:space="0" w:color="auto"/>
            <w:right w:val="none" w:sz="0" w:space="0" w:color="auto"/>
          </w:divBdr>
        </w:div>
        <w:div w:id="2020693881">
          <w:marLeft w:val="640"/>
          <w:marRight w:val="0"/>
          <w:marTop w:val="0"/>
          <w:marBottom w:val="0"/>
          <w:divBdr>
            <w:top w:val="none" w:sz="0" w:space="0" w:color="auto"/>
            <w:left w:val="none" w:sz="0" w:space="0" w:color="auto"/>
            <w:bottom w:val="none" w:sz="0" w:space="0" w:color="auto"/>
            <w:right w:val="none" w:sz="0" w:space="0" w:color="auto"/>
          </w:divBdr>
        </w:div>
        <w:div w:id="1555703977">
          <w:marLeft w:val="640"/>
          <w:marRight w:val="0"/>
          <w:marTop w:val="0"/>
          <w:marBottom w:val="0"/>
          <w:divBdr>
            <w:top w:val="none" w:sz="0" w:space="0" w:color="auto"/>
            <w:left w:val="none" w:sz="0" w:space="0" w:color="auto"/>
            <w:bottom w:val="none" w:sz="0" w:space="0" w:color="auto"/>
            <w:right w:val="none" w:sz="0" w:space="0" w:color="auto"/>
          </w:divBdr>
        </w:div>
        <w:div w:id="510030438">
          <w:marLeft w:val="640"/>
          <w:marRight w:val="0"/>
          <w:marTop w:val="0"/>
          <w:marBottom w:val="0"/>
          <w:divBdr>
            <w:top w:val="none" w:sz="0" w:space="0" w:color="auto"/>
            <w:left w:val="none" w:sz="0" w:space="0" w:color="auto"/>
            <w:bottom w:val="none" w:sz="0" w:space="0" w:color="auto"/>
            <w:right w:val="none" w:sz="0" w:space="0" w:color="auto"/>
          </w:divBdr>
        </w:div>
        <w:div w:id="1299218421">
          <w:marLeft w:val="640"/>
          <w:marRight w:val="0"/>
          <w:marTop w:val="0"/>
          <w:marBottom w:val="0"/>
          <w:divBdr>
            <w:top w:val="none" w:sz="0" w:space="0" w:color="auto"/>
            <w:left w:val="none" w:sz="0" w:space="0" w:color="auto"/>
            <w:bottom w:val="none" w:sz="0" w:space="0" w:color="auto"/>
            <w:right w:val="none" w:sz="0" w:space="0" w:color="auto"/>
          </w:divBdr>
        </w:div>
        <w:div w:id="2059474136">
          <w:marLeft w:val="640"/>
          <w:marRight w:val="0"/>
          <w:marTop w:val="0"/>
          <w:marBottom w:val="0"/>
          <w:divBdr>
            <w:top w:val="none" w:sz="0" w:space="0" w:color="auto"/>
            <w:left w:val="none" w:sz="0" w:space="0" w:color="auto"/>
            <w:bottom w:val="none" w:sz="0" w:space="0" w:color="auto"/>
            <w:right w:val="none" w:sz="0" w:space="0" w:color="auto"/>
          </w:divBdr>
        </w:div>
        <w:div w:id="793527781">
          <w:marLeft w:val="640"/>
          <w:marRight w:val="0"/>
          <w:marTop w:val="0"/>
          <w:marBottom w:val="0"/>
          <w:divBdr>
            <w:top w:val="none" w:sz="0" w:space="0" w:color="auto"/>
            <w:left w:val="none" w:sz="0" w:space="0" w:color="auto"/>
            <w:bottom w:val="none" w:sz="0" w:space="0" w:color="auto"/>
            <w:right w:val="none" w:sz="0" w:space="0" w:color="auto"/>
          </w:divBdr>
        </w:div>
      </w:divsChild>
    </w:div>
    <w:div w:id="902762452">
      <w:bodyDiv w:val="1"/>
      <w:marLeft w:val="0"/>
      <w:marRight w:val="0"/>
      <w:marTop w:val="0"/>
      <w:marBottom w:val="0"/>
      <w:divBdr>
        <w:top w:val="none" w:sz="0" w:space="0" w:color="auto"/>
        <w:left w:val="none" w:sz="0" w:space="0" w:color="auto"/>
        <w:bottom w:val="none" w:sz="0" w:space="0" w:color="auto"/>
        <w:right w:val="none" w:sz="0" w:space="0" w:color="auto"/>
      </w:divBdr>
      <w:divsChild>
        <w:div w:id="1103653573">
          <w:marLeft w:val="640"/>
          <w:marRight w:val="0"/>
          <w:marTop w:val="0"/>
          <w:marBottom w:val="0"/>
          <w:divBdr>
            <w:top w:val="none" w:sz="0" w:space="0" w:color="auto"/>
            <w:left w:val="none" w:sz="0" w:space="0" w:color="auto"/>
            <w:bottom w:val="none" w:sz="0" w:space="0" w:color="auto"/>
            <w:right w:val="none" w:sz="0" w:space="0" w:color="auto"/>
          </w:divBdr>
        </w:div>
        <w:div w:id="895314732">
          <w:marLeft w:val="640"/>
          <w:marRight w:val="0"/>
          <w:marTop w:val="0"/>
          <w:marBottom w:val="0"/>
          <w:divBdr>
            <w:top w:val="none" w:sz="0" w:space="0" w:color="auto"/>
            <w:left w:val="none" w:sz="0" w:space="0" w:color="auto"/>
            <w:bottom w:val="none" w:sz="0" w:space="0" w:color="auto"/>
            <w:right w:val="none" w:sz="0" w:space="0" w:color="auto"/>
          </w:divBdr>
        </w:div>
        <w:div w:id="1387803380">
          <w:marLeft w:val="640"/>
          <w:marRight w:val="0"/>
          <w:marTop w:val="0"/>
          <w:marBottom w:val="0"/>
          <w:divBdr>
            <w:top w:val="none" w:sz="0" w:space="0" w:color="auto"/>
            <w:left w:val="none" w:sz="0" w:space="0" w:color="auto"/>
            <w:bottom w:val="none" w:sz="0" w:space="0" w:color="auto"/>
            <w:right w:val="none" w:sz="0" w:space="0" w:color="auto"/>
          </w:divBdr>
        </w:div>
        <w:div w:id="183246834">
          <w:marLeft w:val="640"/>
          <w:marRight w:val="0"/>
          <w:marTop w:val="0"/>
          <w:marBottom w:val="0"/>
          <w:divBdr>
            <w:top w:val="none" w:sz="0" w:space="0" w:color="auto"/>
            <w:left w:val="none" w:sz="0" w:space="0" w:color="auto"/>
            <w:bottom w:val="none" w:sz="0" w:space="0" w:color="auto"/>
            <w:right w:val="none" w:sz="0" w:space="0" w:color="auto"/>
          </w:divBdr>
        </w:div>
        <w:div w:id="249044958">
          <w:marLeft w:val="640"/>
          <w:marRight w:val="0"/>
          <w:marTop w:val="0"/>
          <w:marBottom w:val="0"/>
          <w:divBdr>
            <w:top w:val="none" w:sz="0" w:space="0" w:color="auto"/>
            <w:left w:val="none" w:sz="0" w:space="0" w:color="auto"/>
            <w:bottom w:val="none" w:sz="0" w:space="0" w:color="auto"/>
            <w:right w:val="none" w:sz="0" w:space="0" w:color="auto"/>
          </w:divBdr>
        </w:div>
        <w:div w:id="186914342">
          <w:marLeft w:val="640"/>
          <w:marRight w:val="0"/>
          <w:marTop w:val="0"/>
          <w:marBottom w:val="0"/>
          <w:divBdr>
            <w:top w:val="none" w:sz="0" w:space="0" w:color="auto"/>
            <w:left w:val="none" w:sz="0" w:space="0" w:color="auto"/>
            <w:bottom w:val="none" w:sz="0" w:space="0" w:color="auto"/>
            <w:right w:val="none" w:sz="0" w:space="0" w:color="auto"/>
          </w:divBdr>
        </w:div>
        <w:div w:id="958029816">
          <w:marLeft w:val="640"/>
          <w:marRight w:val="0"/>
          <w:marTop w:val="0"/>
          <w:marBottom w:val="0"/>
          <w:divBdr>
            <w:top w:val="none" w:sz="0" w:space="0" w:color="auto"/>
            <w:left w:val="none" w:sz="0" w:space="0" w:color="auto"/>
            <w:bottom w:val="none" w:sz="0" w:space="0" w:color="auto"/>
            <w:right w:val="none" w:sz="0" w:space="0" w:color="auto"/>
          </w:divBdr>
        </w:div>
        <w:div w:id="888109560">
          <w:marLeft w:val="640"/>
          <w:marRight w:val="0"/>
          <w:marTop w:val="0"/>
          <w:marBottom w:val="0"/>
          <w:divBdr>
            <w:top w:val="none" w:sz="0" w:space="0" w:color="auto"/>
            <w:left w:val="none" w:sz="0" w:space="0" w:color="auto"/>
            <w:bottom w:val="none" w:sz="0" w:space="0" w:color="auto"/>
            <w:right w:val="none" w:sz="0" w:space="0" w:color="auto"/>
          </w:divBdr>
        </w:div>
        <w:div w:id="1124302628">
          <w:marLeft w:val="640"/>
          <w:marRight w:val="0"/>
          <w:marTop w:val="0"/>
          <w:marBottom w:val="0"/>
          <w:divBdr>
            <w:top w:val="none" w:sz="0" w:space="0" w:color="auto"/>
            <w:left w:val="none" w:sz="0" w:space="0" w:color="auto"/>
            <w:bottom w:val="none" w:sz="0" w:space="0" w:color="auto"/>
            <w:right w:val="none" w:sz="0" w:space="0" w:color="auto"/>
          </w:divBdr>
        </w:div>
        <w:div w:id="62220649">
          <w:marLeft w:val="640"/>
          <w:marRight w:val="0"/>
          <w:marTop w:val="0"/>
          <w:marBottom w:val="0"/>
          <w:divBdr>
            <w:top w:val="none" w:sz="0" w:space="0" w:color="auto"/>
            <w:left w:val="none" w:sz="0" w:space="0" w:color="auto"/>
            <w:bottom w:val="none" w:sz="0" w:space="0" w:color="auto"/>
            <w:right w:val="none" w:sz="0" w:space="0" w:color="auto"/>
          </w:divBdr>
        </w:div>
        <w:div w:id="1175802711">
          <w:marLeft w:val="640"/>
          <w:marRight w:val="0"/>
          <w:marTop w:val="0"/>
          <w:marBottom w:val="0"/>
          <w:divBdr>
            <w:top w:val="none" w:sz="0" w:space="0" w:color="auto"/>
            <w:left w:val="none" w:sz="0" w:space="0" w:color="auto"/>
            <w:bottom w:val="none" w:sz="0" w:space="0" w:color="auto"/>
            <w:right w:val="none" w:sz="0" w:space="0" w:color="auto"/>
          </w:divBdr>
        </w:div>
        <w:div w:id="168564312">
          <w:marLeft w:val="640"/>
          <w:marRight w:val="0"/>
          <w:marTop w:val="0"/>
          <w:marBottom w:val="0"/>
          <w:divBdr>
            <w:top w:val="none" w:sz="0" w:space="0" w:color="auto"/>
            <w:left w:val="none" w:sz="0" w:space="0" w:color="auto"/>
            <w:bottom w:val="none" w:sz="0" w:space="0" w:color="auto"/>
            <w:right w:val="none" w:sz="0" w:space="0" w:color="auto"/>
          </w:divBdr>
        </w:div>
        <w:div w:id="342244543">
          <w:marLeft w:val="640"/>
          <w:marRight w:val="0"/>
          <w:marTop w:val="0"/>
          <w:marBottom w:val="0"/>
          <w:divBdr>
            <w:top w:val="none" w:sz="0" w:space="0" w:color="auto"/>
            <w:left w:val="none" w:sz="0" w:space="0" w:color="auto"/>
            <w:bottom w:val="none" w:sz="0" w:space="0" w:color="auto"/>
            <w:right w:val="none" w:sz="0" w:space="0" w:color="auto"/>
          </w:divBdr>
        </w:div>
        <w:div w:id="1449229891">
          <w:marLeft w:val="640"/>
          <w:marRight w:val="0"/>
          <w:marTop w:val="0"/>
          <w:marBottom w:val="0"/>
          <w:divBdr>
            <w:top w:val="none" w:sz="0" w:space="0" w:color="auto"/>
            <w:left w:val="none" w:sz="0" w:space="0" w:color="auto"/>
            <w:bottom w:val="none" w:sz="0" w:space="0" w:color="auto"/>
            <w:right w:val="none" w:sz="0" w:space="0" w:color="auto"/>
          </w:divBdr>
        </w:div>
        <w:div w:id="2130196337">
          <w:marLeft w:val="640"/>
          <w:marRight w:val="0"/>
          <w:marTop w:val="0"/>
          <w:marBottom w:val="0"/>
          <w:divBdr>
            <w:top w:val="none" w:sz="0" w:space="0" w:color="auto"/>
            <w:left w:val="none" w:sz="0" w:space="0" w:color="auto"/>
            <w:bottom w:val="none" w:sz="0" w:space="0" w:color="auto"/>
            <w:right w:val="none" w:sz="0" w:space="0" w:color="auto"/>
          </w:divBdr>
        </w:div>
        <w:div w:id="1064379905">
          <w:marLeft w:val="640"/>
          <w:marRight w:val="0"/>
          <w:marTop w:val="0"/>
          <w:marBottom w:val="0"/>
          <w:divBdr>
            <w:top w:val="none" w:sz="0" w:space="0" w:color="auto"/>
            <w:left w:val="none" w:sz="0" w:space="0" w:color="auto"/>
            <w:bottom w:val="none" w:sz="0" w:space="0" w:color="auto"/>
            <w:right w:val="none" w:sz="0" w:space="0" w:color="auto"/>
          </w:divBdr>
        </w:div>
        <w:div w:id="430320650">
          <w:marLeft w:val="640"/>
          <w:marRight w:val="0"/>
          <w:marTop w:val="0"/>
          <w:marBottom w:val="0"/>
          <w:divBdr>
            <w:top w:val="none" w:sz="0" w:space="0" w:color="auto"/>
            <w:left w:val="none" w:sz="0" w:space="0" w:color="auto"/>
            <w:bottom w:val="none" w:sz="0" w:space="0" w:color="auto"/>
            <w:right w:val="none" w:sz="0" w:space="0" w:color="auto"/>
          </w:divBdr>
        </w:div>
        <w:div w:id="1888449913">
          <w:marLeft w:val="640"/>
          <w:marRight w:val="0"/>
          <w:marTop w:val="0"/>
          <w:marBottom w:val="0"/>
          <w:divBdr>
            <w:top w:val="none" w:sz="0" w:space="0" w:color="auto"/>
            <w:left w:val="none" w:sz="0" w:space="0" w:color="auto"/>
            <w:bottom w:val="none" w:sz="0" w:space="0" w:color="auto"/>
            <w:right w:val="none" w:sz="0" w:space="0" w:color="auto"/>
          </w:divBdr>
        </w:div>
        <w:div w:id="834304838">
          <w:marLeft w:val="640"/>
          <w:marRight w:val="0"/>
          <w:marTop w:val="0"/>
          <w:marBottom w:val="0"/>
          <w:divBdr>
            <w:top w:val="none" w:sz="0" w:space="0" w:color="auto"/>
            <w:left w:val="none" w:sz="0" w:space="0" w:color="auto"/>
            <w:bottom w:val="none" w:sz="0" w:space="0" w:color="auto"/>
            <w:right w:val="none" w:sz="0" w:space="0" w:color="auto"/>
          </w:divBdr>
        </w:div>
        <w:div w:id="1578779595">
          <w:marLeft w:val="640"/>
          <w:marRight w:val="0"/>
          <w:marTop w:val="0"/>
          <w:marBottom w:val="0"/>
          <w:divBdr>
            <w:top w:val="none" w:sz="0" w:space="0" w:color="auto"/>
            <w:left w:val="none" w:sz="0" w:space="0" w:color="auto"/>
            <w:bottom w:val="none" w:sz="0" w:space="0" w:color="auto"/>
            <w:right w:val="none" w:sz="0" w:space="0" w:color="auto"/>
          </w:divBdr>
        </w:div>
        <w:div w:id="206726818">
          <w:marLeft w:val="640"/>
          <w:marRight w:val="0"/>
          <w:marTop w:val="0"/>
          <w:marBottom w:val="0"/>
          <w:divBdr>
            <w:top w:val="none" w:sz="0" w:space="0" w:color="auto"/>
            <w:left w:val="none" w:sz="0" w:space="0" w:color="auto"/>
            <w:bottom w:val="none" w:sz="0" w:space="0" w:color="auto"/>
            <w:right w:val="none" w:sz="0" w:space="0" w:color="auto"/>
          </w:divBdr>
        </w:div>
        <w:div w:id="1107311488">
          <w:marLeft w:val="640"/>
          <w:marRight w:val="0"/>
          <w:marTop w:val="0"/>
          <w:marBottom w:val="0"/>
          <w:divBdr>
            <w:top w:val="none" w:sz="0" w:space="0" w:color="auto"/>
            <w:left w:val="none" w:sz="0" w:space="0" w:color="auto"/>
            <w:bottom w:val="none" w:sz="0" w:space="0" w:color="auto"/>
            <w:right w:val="none" w:sz="0" w:space="0" w:color="auto"/>
          </w:divBdr>
        </w:div>
        <w:div w:id="214198765">
          <w:marLeft w:val="640"/>
          <w:marRight w:val="0"/>
          <w:marTop w:val="0"/>
          <w:marBottom w:val="0"/>
          <w:divBdr>
            <w:top w:val="none" w:sz="0" w:space="0" w:color="auto"/>
            <w:left w:val="none" w:sz="0" w:space="0" w:color="auto"/>
            <w:bottom w:val="none" w:sz="0" w:space="0" w:color="auto"/>
            <w:right w:val="none" w:sz="0" w:space="0" w:color="auto"/>
          </w:divBdr>
        </w:div>
        <w:div w:id="84888483">
          <w:marLeft w:val="640"/>
          <w:marRight w:val="0"/>
          <w:marTop w:val="0"/>
          <w:marBottom w:val="0"/>
          <w:divBdr>
            <w:top w:val="none" w:sz="0" w:space="0" w:color="auto"/>
            <w:left w:val="none" w:sz="0" w:space="0" w:color="auto"/>
            <w:bottom w:val="none" w:sz="0" w:space="0" w:color="auto"/>
            <w:right w:val="none" w:sz="0" w:space="0" w:color="auto"/>
          </w:divBdr>
        </w:div>
        <w:div w:id="1956864590">
          <w:marLeft w:val="640"/>
          <w:marRight w:val="0"/>
          <w:marTop w:val="0"/>
          <w:marBottom w:val="0"/>
          <w:divBdr>
            <w:top w:val="none" w:sz="0" w:space="0" w:color="auto"/>
            <w:left w:val="none" w:sz="0" w:space="0" w:color="auto"/>
            <w:bottom w:val="none" w:sz="0" w:space="0" w:color="auto"/>
            <w:right w:val="none" w:sz="0" w:space="0" w:color="auto"/>
          </w:divBdr>
        </w:div>
        <w:div w:id="1149713427">
          <w:marLeft w:val="640"/>
          <w:marRight w:val="0"/>
          <w:marTop w:val="0"/>
          <w:marBottom w:val="0"/>
          <w:divBdr>
            <w:top w:val="none" w:sz="0" w:space="0" w:color="auto"/>
            <w:left w:val="none" w:sz="0" w:space="0" w:color="auto"/>
            <w:bottom w:val="none" w:sz="0" w:space="0" w:color="auto"/>
            <w:right w:val="none" w:sz="0" w:space="0" w:color="auto"/>
          </w:divBdr>
        </w:div>
        <w:div w:id="1658608890">
          <w:marLeft w:val="640"/>
          <w:marRight w:val="0"/>
          <w:marTop w:val="0"/>
          <w:marBottom w:val="0"/>
          <w:divBdr>
            <w:top w:val="none" w:sz="0" w:space="0" w:color="auto"/>
            <w:left w:val="none" w:sz="0" w:space="0" w:color="auto"/>
            <w:bottom w:val="none" w:sz="0" w:space="0" w:color="auto"/>
            <w:right w:val="none" w:sz="0" w:space="0" w:color="auto"/>
          </w:divBdr>
        </w:div>
        <w:div w:id="853693439">
          <w:marLeft w:val="640"/>
          <w:marRight w:val="0"/>
          <w:marTop w:val="0"/>
          <w:marBottom w:val="0"/>
          <w:divBdr>
            <w:top w:val="none" w:sz="0" w:space="0" w:color="auto"/>
            <w:left w:val="none" w:sz="0" w:space="0" w:color="auto"/>
            <w:bottom w:val="none" w:sz="0" w:space="0" w:color="auto"/>
            <w:right w:val="none" w:sz="0" w:space="0" w:color="auto"/>
          </w:divBdr>
        </w:div>
        <w:div w:id="856308177">
          <w:marLeft w:val="640"/>
          <w:marRight w:val="0"/>
          <w:marTop w:val="0"/>
          <w:marBottom w:val="0"/>
          <w:divBdr>
            <w:top w:val="none" w:sz="0" w:space="0" w:color="auto"/>
            <w:left w:val="none" w:sz="0" w:space="0" w:color="auto"/>
            <w:bottom w:val="none" w:sz="0" w:space="0" w:color="auto"/>
            <w:right w:val="none" w:sz="0" w:space="0" w:color="auto"/>
          </w:divBdr>
        </w:div>
        <w:div w:id="345524396">
          <w:marLeft w:val="640"/>
          <w:marRight w:val="0"/>
          <w:marTop w:val="0"/>
          <w:marBottom w:val="0"/>
          <w:divBdr>
            <w:top w:val="none" w:sz="0" w:space="0" w:color="auto"/>
            <w:left w:val="none" w:sz="0" w:space="0" w:color="auto"/>
            <w:bottom w:val="none" w:sz="0" w:space="0" w:color="auto"/>
            <w:right w:val="none" w:sz="0" w:space="0" w:color="auto"/>
          </w:divBdr>
        </w:div>
        <w:div w:id="1809937020">
          <w:marLeft w:val="640"/>
          <w:marRight w:val="0"/>
          <w:marTop w:val="0"/>
          <w:marBottom w:val="0"/>
          <w:divBdr>
            <w:top w:val="none" w:sz="0" w:space="0" w:color="auto"/>
            <w:left w:val="none" w:sz="0" w:space="0" w:color="auto"/>
            <w:bottom w:val="none" w:sz="0" w:space="0" w:color="auto"/>
            <w:right w:val="none" w:sz="0" w:space="0" w:color="auto"/>
          </w:divBdr>
        </w:div>
        <w:div w:id="2039819504">
          <w:marLeft w:val="640"/>
          <w:marRight w:val="0"/>
          <w:marTop w:val="0"/>
          <w:marBottom w:val="0"/>
          <w:divBdr>
            <w:top w:val="none" w:sz="0" w:space="0" w:color="auto"/>
            <w:left w:val="none" w:sz="0" w:space="0" w:color="auto"/>
            <w:bottom w:val="none" w:sz="0" w:space="0" w:color="auto"/>
            <w:right w:val="none" w:sz="0" w:space="0" w:color="auto"/>
          </w:divBdr>
        </w:div>
        <w:div w:id="454178984">
          <w:marLeft w:val="640"/>
          <w:marRight w:val="0"/>
          <w:marTop w:val="0"/>
          <w:marBottom w:val="0"/>
          <w:divBdr>
            <w:top w:val="none" w:sz="0" w:space="0" w:color="auto"/>
            <w:left w:val="none" w:sz="0" w:space="0" w:color="auto"/>
            <w:bottom w:val="none" w:sz="0" w:space="0" w:color="auto"/>
            <w:right w:val="none" w:sz="0" w:space="0" w:color="auto"/>
          </w:divBdr>
        </w:div>
        <w:div w:id="1572274401">
          <w:marLeft w:val="640"/>
          <w:marRight w:val="0"/>
          <w:marTop w:val="0"/>
          <w:marBottom w:val="0"/>
          <w:divBdr>
            <w:top w:val="none" w:sz="0" w:space="0" w:color="auto"/>
            <w:left w:val="none" w:sz="0" w:space="0" w:color="auto"/>
            <w:bottom w:val="none" w:sz="0" w:space="0" w:color="auto"/>
            <w:right w:val="none" w:sz="0" w:space="0" w:color="auto"/>
          </w:divBdr>
        </w:div>
        <w:div w:id="951281923">
          <w:marLeft w:val="640"/>
          <w:marRight w:val="0"/>
          <w:marTop w:val="0"/>
          <w:marBottom w:val="0"/>
          <w:divBdr>
            <w:top w:val="none" w:sz="0" w:space="0" w:color="auto"/>
            <w:left w:val="none" w:sz="0" w:space="0" w:color="auto"/>
            <w:bottom w:val="none" w:sz="0" w:space="0" w:color="auto"/>
            <w:right w:val="none" w:sz="0" w:space="0" w:color="auto"/>
          </w:divBdr>
        </w:div>
        <w:div w:id="1239826841">
          <w:marLeft w:val="640"/>
          <w:marRight w:val="0"/>
          <w:marTop w:val="0"/>
          <w:marBottom w:val="0"/>
          <w:divBdr>
            <w:top w:val="none" w:sz="0" w:space="0" w:color="auto"/>
            <w:left w:val="none" w:sz="0" w:space="0" w:color="auto"/>
            <w:bottom w:val="none" w:sz="0" w:space="0" w:color="auto"/>
            <w:right w:val="none" w:sz="0" w:space="0" w:color="auto"/>
          </w:divBdr>
        </w:div>
        <w:div w:id="935600851">
          <w:marLeft w:val="640"/>
          <w:marRight w:val="0"/>
          <w:marTop w:val="0"/>
          <w:marBottom w:val="0"/>
          <w:divBdr>
            <w:top w:val="none" w:sz="0" w:space="0" w:color="auto"/>
            <w:left w:val="none" w:sz="0" w:space="0" w:color="auto"/>
            <w:bottom w:val="none" w:sz="0" w:space="0" w:color="auto"/>
            <w:right w:val="none" w:sz="0" w:space="0" w:color="auto"/>
          </w:divBdr>
        </w:div>
        <w:div w:id="13925878">
          <w:marLeft w:val="640"/>
          <w:marRight w:val="0"/>
          <w:marTop w:val="0"/>
          <w:marBottom w:val="0"/>
          <w:divBdr>
            <w:top w:val="none" w:sz="0" w:space="0" w:color="auto"/>
            <w:left w:val="none" w:sz="0" w:space="0" w:color="auto"/>
            <w:bottom w:val="none" w:sz="0" w:space="0" w:color="auto"/>
            <w:right w:val="none" w:sz="0" w:space="0" w:color="auto"/>
          </w:divBdr>
        </w:div>
        <w:div w:id="416175571">
          <w:marLeft w:val="640"/>
          <w:marRight w:val="0"/>
          <w:marTop w:val="0"/>
          <w:marBottom w:val="0"/>
          <w:divBdr>
            <w:top w:val="none" w:sz="0" w:space="0" w:color="auto"/>
            <w:left w:val="none" w:sz="0" w:space="0" w:color="auto"/>
            <w:bottom w:val="none" w:sz="0" w:space="0" w:color="auto"/>
            <w:right w:val="none" w:sz="0" w:space="0" w:color="auto"/>
          </w:divBdr>
        </w:div>
        <w:div w:id="1126200193">
          <w:marLeft w:val="640"/>
          <w:marRight w:val="0"/>
          <w:marTop w:val="0"/>
          <w:marBottom w:val="0"/>
          <w:divBdr>
            <w:top w:val="none" w:sz="0" w:space="0" w:color="auto"/>
            <w:left w:val="none" w:sz="0" w:space="0" w:color="auto"/>
            <w:bottom w:val="none" w:sz="0" w:space="0" w:color="auto"/>
            <w:right w:val="none" w:sz="0" w:space="0" w:color="auto"/>
          </w:divBdr>
        </w:div>
        <w:div w:id="96562731">
          <w:marLeft w:val="640"/>
          <w:marRight w:val="0"/>
          <w:marTop w:val="0"/>
          <w:marBottom w:val="0"/>
          <w:divBdr>
            <w:top w:val="none" w:sz="0" w:space="0" w:color="auto"/>
            <w:left w:val="none" w:sz="0" w:space="0" w:color="auto"/>
            <w:bottom w:val="none" w:sz="0" w:space="0" w:color="auto"/>
            <w:right w:val="none" w:sz="0" w:space="0" w:color="auto"/>
          </w:divBdr>
        </w:div>
        <w:div w:id="2046054923">
          <w:marLeft w:val="640"/>
          <w:marRight w:val="0"/>
          <w:marTop w:val="0"/>
          <w:marBottom w:val="0"/>
          <w:divBdr>
            <w:top w:val="none" w:sz="0" w:space="0" w:color="auto"/>
            <w:left w:val="none" w:sz="0" w:space="0" w:color="auto"/>
            <w:bottom w:val="none" w:sz="0" w:space="0" w:color="auto"/>
            <w:right w:val="none" w:sz="0" w:space="0" w:color="auto"/>
          </w:divBdr>
        </w:div>
        <w:div w:id="405299052">
          <w:marLeft w:val="640"/>
          <w:marRight w:val="0"/>
          <w:marTop w:val="0"/>
          <w:marBottom w:val="0"/>
          <w:divBdr>
            <w:top w:val="none" w:sz="0" w:space="0" w:color="auto"/>
            <w:left w:val="none" w:sz="0" w:space="0" w:color="auto"/>
            <w:bottom w:val="none" w:sz="0" w:space="0" w:color="auto"/>
            <w:right w:val="none" w:sz="0" w:space="0" w:color="auto"/>
          </w:divBdr>
        </w:div>
        <w:div w:id="2140296387">
          <w:marLeft w:val="640"/>
          <w:marRight w:val="0"/>
          <w:marTop w:val="0"/>
          <w:marBottom w:val="0"/>
          <w:divBdr>
            <w:top w:val="none" w:sz="0" w:space="0" w:color="auto"/>
            <w:left w:val="none" w:sz="0" w:space="0" w:color="auto"/>
            <w:bottom w:val="none" w:sz="0" w:space="0" w:color="auto"/>
            <w:right w:val="none" w:sz="0" w:space="0" w:color="auto"/>
          </w:divBdr>
        </w:div>
        <w:div w:id="992175182">
          <w:marLeft w:val="640"/>
          <w:marRight w:val="0"/>
          <w:marTop w:val="0"/>
          <w:marBottom w:val="0"/>
          <w:divBdr>
            <w:top w:val="none" w:sz="0" w:space="0" w:color="auto"/>
            <w:left w:val="none" w:sz="0" w:space="0" w:color="auto"/>
            <w:bottom w:val="none" w:sz="0" w:space="0" w:color="auto"/>
            <w:right w:val="none" w:sz="0" w:space="0" w:color="auto"/>
          </w:divBdr>
        </w:div>
        <w:div w:id="285623425">
          <w:marLeft w:val="640"/>
          <w:marRight w:val="0"/>
          <w:marTop w:val="0"/>
          <w:marBottom w:val="0"/>
          <w:divBdr>
            <w:top w:val="none" w:sz="0" w:space="0" w:color="auto"/>
            <w:left w:val="none" w:sz="0" w:space="0" w:color="auto"/>
            <w:bottom w:val="none" w:sz="0" w:space="0" w:color="auto"/>
            <w:right w:val="none" w:sz="0" w:space="0" w:color="auto"/>
          </w:divBdr>
        </w:div>
        <w:div w:id="846097810">
          <w:marLeft w:val="640"/>
          <w:marRight w:val="0"/>
          <w:marTop w:val="0"/>
          <w:marBottom w:val="0"/>
          <w:divBdr>
            <w:top w:val="none" w:sz="0" w:space="0" w:color="auto"/>
            <w:left w:val="none" w:sz="0" w:space="0" w:color="auto"/>
            <w:bottom w:val="none" w:sz="0" w:space="0" w:color="auto"/>
            <w:right w:val="none" w:sz="0" w:space="0" w:color="auto"/>
          </w:divBdr>
        </w:div>
        <w:div w:id="1810395989">
          <w:marLeft w:val="640"/>
          <w:marRight w:val="0"/>
          <w:marTop w:val="0"/>
          <w:marBottom w:val="0"/>
          <w:divBdr>
            <w:top w:val="none" w:sz="0" w:space="0" w:color="auto"/>
            <w:left w:val="none" w:sz="0" w:space="0" w:color="auto"/>
            <w:bottom w:val="none" w:sz="0" w:space="0" w:color="auto"/>
            <w:right w:val="none" w:sz="0" w:space="0" w:color="auto"/>
          </w:divBdr>
        </w:div>
        <w:div w:id="123622923">
          <w:marLeft w:val="640"/>
          <w:marRight w:val="0"/>
          <w:marTop w:val="0"/>
          <w:marBottom w:val="0"/>
          <w:divBdr>
            <w:top w:val="none" w:sz="0" w:space="0" w:color="auto"/>
            <w:left w:val="none" w:sz="0" w:space="0" w:color="auto"/>
            <w:bottom w:val="none" w:sz="0" w:space="0" w:color="auto"/>
            <w:right w:val="none" w:sz="0" w:space="0" w:color="auto"/>
          </w:divBdr>
        </w:div>
        <w:div w:id="204373017">
          <w:marLeft w:val="640"/>
          <w:marRight w:val="0"/>
          <w:marTop w:val="0"/>
          <w:marBottom w:val="0"/>
          <w:divBdr>
            <w:top w:val="none" w:sz="0" w:space="0" w:color="auto"/>
            <w:left w:val="none" w:sz="0" w:space="0" w:color="auto"/>
            <w:bottom w:val="none" w:sz="0" w:space="0" w:color="auto"/>
            <w:right w:val="none" w:sz="0" w:space="0" w:color="auto"/>
          </w:divBdr>
        </w:div>
        <w:div w:id="992215589">
          <w:marLeft w:val="640"/>
          <w:marRight w:val="0"/>
          <w:marTop w:val="0"/>
          <w:marBottom w:val="0"/>
          <w:divBdr>
            <w:top w:val="none" w:sz="0" w:space="0" w:color="auto"/>
            <w:left w:val="none" w:sz="0" w:space="0" w:color="auto"/>
            <w:bottom w:val="none" w:sz="0" w:space="0" w:color="auto"/>
            <w:right w:val="none" w:sz="0" w:space="0" w:color="auto"/>
          </w:divBdr>
        </w:div>
        <w:div w:id="807744095">
          <w:marLeft w:val="640"/>
          <w:marRight w:val="0"/>
          <w:marTop w:val="0"/>
          <w:marBottom w:val="0"/>
          <w:divBdr>
            <w:top w:val="none" w:sz="0" w:space="0" w:color="auto"/>
            <w:left w:val="none" w:sz="0" w:space="0" w:color="auto"/>
            <w:bottom w:val="none" w:sz="0" w:space="0" w:color="auto"/>
            <w:right w:val="none" w:sz="0" w:space="0" w:color="auto"/>
          </w:divBdr>
        </w:div>
        <w:div w:id="1396512456">
          <w:marLeft w:val="640"/>
          <w:marRight w:val="0"/>
          <w:marTop w:val="0"/>
          <w:marBottom w:val="0"/>
          <w:divBdr>
            <w:top w:val="none" w:sz="0" w:space="0" w:color="auto"/>
            <w:left w:val="none" w:sz="0" w:space="0" w:color="auto"/>
            <w:bottom w:val="none" w:sz="0" w:space="0" w:color="auto"/>
            <w:right w:val="none" w:sz="0" w:space="0" w:color="auto"/>
          </w:divBdr>
        </w:div>
        <w:div w:id="751437737">
          <w:marLeft w:val="640"/>
          <w:marRight w:val="0"/>
          <w:marTop w:val="0"/>
          <w:marBottom w:val="0"/>
          <w:divBdr>
            <w:top w:val="none" w:sz="0" w:space="0" w:color="auto"/>
            <w:left w:val="none" w:sz="0" w:space="0" w:color="auto"/>
            <w:bottom w:val="none" w:sz="0" w:space="0" w:color="auto"/>
            <w:right w:val="none" w:sz="0" w:space="0" w:color="auto"/>
          </w:divBdr>
        </w:div>
        <w:div w:id="1766459741">
          <w:marLeft w:val="640"/>
          <w:marRight w:val="0"/>
          <w:marTop w:val="0"/>
          <w:marBottom w:val="0"/>
          <w:divBdr>
            <w:top w:val="none" w:sz="0" w:space="0" w:color="auto"/>
            <w:left w:val="none" w:sz="0" w:space="0" w:color="auto"/>
            <w:bottom w:val="none" w:sz="0" w:space="0" w:color="auto"/>
            <w:right w:val="none" w:sz="0" w:space="0" w:color="auto"/>
          </w:divBdr>
        </w:div>
        <w:div w:id="615912093">
          <w:marLeft w:val="640"/>
          <w:marRight w:val="0"/>
          <w:marTop w:val="0"/>
          <w:marBottom w:val="0"/>
          <w:divBdr>
            <w:top w:val="none" w:sz="0" w:space="0" w:color="auto"/>
            <w:left w:val="none" w:sz="0" w:space="0" w:color="auto"/>
            <w:bottom w:val="none" w:sz="0" w:space="0" w:color="auto"/>
            <w:right w:val="none" w:sz="0" w:space="0" w:color="auto"/>
          </w:divBdr>
        </w:div>
        <w:div w:id="1215317902">
          <w:marLeft w:val="640"/>
          <w:marRight w:val="0"/>
          <w:marTop w:val="0"/>
          <w:marBottom w:val="0"/>
          <w:divBdr>
            <w:top w:val="none" w:sz="0" w:space="0" w:color="auto"/>
            <w:left w:val="none" w:sz="0" w:space="0" w:color="auto"/>
            <w:bottom w:val="none" w:sz="0" w:space="0" w:color="auto"/>
            <w:right w:val="none" w:sz="0" w:space="0" w:color="auto"/>
          </w:divBdr>
        </w:div>
        <w:div w:id="1965232012">
          <w:marLeft w:val="640"/>
          <w:marRight w:val="0"/>
          <w:marTop w:val="0"/>
          <w:marBottom w:val="0"/>
          <w:divBdr>
            <w:top w:val="none" w:sz="0" w:space="0" w:color="auto"/>
            <w:left w:val="none" w:sz="0" w:space="0" w:color="auto"/>
            <w:bottom w:val="none" w:sz="0" w:space="0" w:color="auto"/>
            <w:right w:val="none" w:sz="0" w:space="0" w:color="auto"/>
          </w:divBdr>
        </w:div>
        <w:div w:id="1152603255">
          <w:marLeft w:val="640"/>
          <w:marRight w:val="0"/>
          <w:marTop w:val="0"/>
          <w:marBottom w:val="0"/>
          <w:divBdr>
            <w:top w:val="none" w:sz="0" w:space="0" w:color="auto"/>
            <w:left w:val="none" w:sz="0" w:space="0" w:color="auto"/>
            <w:bottom w:val="none" w:sz="0" w:space="0" w:color="auto"/>
            <w:right w:val="none" w:sz="0" w:space="0" w:color="auto"/>
          </w:divBdr>
        </w:div>
        <w:div w:id="1019428677">
          <w:marLeft w:val="640"/>
          <w:marRight w:val="0"/>
          <w:marTop w:val="0"/>
          <w:marBottom w:val="0"/>
          <w:divBdr>
            <w:top w:val="none" w:sz="0" w:space="0" w:color="auto"/>
            <w:left w:val="none" w:sz="0" w:space="0" w:color="auto"/>
            <w:bottom w:val="none" w:sz="0" w:space="0" w:color="auto"/>
            <w:right w:val="none" w:sz="0" w:space="0" w:color="auto"/>
          </w:divBdr>
        </w:div>
        <w:div w:id="1601135096">
          <w:marLeft w:val="640"/>
          <w:marRight w:val="0"/>
          <w:marTop w:val="0"/>
          <w:marBottom w:val="0"/>
          <w:divBdr>
            <w:top w:val="none" w:sz="0" w:space="0" w:color="auto"/>
            <w:left w:val="none" w:sz="0" w:space="0" w:color="auto"/>
            <w:bottom w:val="none" w:sz="0" w:space="0" w:color="auto"/>
            <w:right w:val="none" w:sz="0" w:space="0" w:color="auto"/>
          </w:divBdr>
        </w:div>
        <w:div w:id="1015811493">
          <w:marLeft w:val="640"/>
          <w:marRight w:val="0"/>
          <w:marTop w:val="0"/>
          <w:marBottom w:val="0"/>
          <w:divBdr>
            <w:top w:val="none" w:sz="0" w:space="0" w:color="auto"/>
            <w:left w:val="none" w:sz="0" w:space="0" w:color="auto"/>
            <w:bottom w:val="none" w:sz="0" w:space="0" w:color="auto"/>
            <w:right w:val="none" w:sz="0" w:space="0" w:color="auto"/>
          </w:divBdr>
        </w:div>
        <w:div w:id="186606326">
          <w:marLeft w:val="640"/>
          <w:marRight w:val="0"/>
          <w:marTop w:val="0"/>
          <w:marBottom w:val="0"/>
          <w:divBdr>
            <w:top w:val="none" w:sz="0" w:space="0" w:color="auto"/>
            <w:left w:val="none" w:sz="0" w:space="0" w:color="auto"/>
            <w:bottom w:val="none" w:sz="0" w:space="0" w:color="auto"/>
            <w:right w:val="none" w:sz="0" w:space="0" w:color="auto"/>
          </w:divBdr>
        </w:div>
      </w:divsChild>
    </w:div>
    <w:div w:id="944921469">
      <w:bodyDiv w:val="1"/>
      <w:marLeft w:val="0"/>
      <w:marRight w:val="0"/>
      <w:marTop w:val="0"/>
      <w:marBottom w:val="0"/>
      <w:divBdr>
        <w:top w:val="none" w:sz="0" w:space="0" w:color="auto"/>
        <w:left w:val="none" w:sz="0" w:space="0" w:color="auto"/>
        <w:bottom w:val="none" w:sz="0" w:space="0" w:color="auto"/>
        <w:right w:val="none" w:sz="0" w:space="0" w:color="auto"/>
      </w:divBdr>
      <w:divsChild>
        <w:div w:id="1180658195">
          <w:marLeft w:val="640"/>
          <w:marRight w:val="0"/>
          <w:marTop w:val="0"/>
          <w:marBottom w:val="0"/>
          <w:divBdr>
            <w:top w:val="none" w:sz="0" w:space="0" w:color="auto"/>
            <w:left w:val="none" w:sz="0" w:space="0" w:color="auto"/>
            <w:bottom w:val="none" w:sz="0" w:space="0" w:color="auto"/>
            <w:right w:val="none" w:sz="0" w:space="0" w:color="auto"/>
          </w:divBdr>
        </w:div>
        <w:div w:id="639965932">
          <w:marLeft w:val="640"/>
          <w:marRight w:val="0"/>
          <w:marTop w:val="0"/>
          <w:marBottom w:val="0"/>
          <w:divBdr>
            <w:top w:val="none" w:sz="0" w:space="0" w:color="auto"/>
            <w:left w:val="none" w:sz="0" w:space="0" w:color="auto"/>
            <w:bottom w:val="none" w:sz="0" w:space="0" w:color="auto"/>
            <w:right w:val="none" w:sz="0" w:space="0" w:color="auto"/>
          </w:divBdr>
        </w:div>
        <w:div w:id="1318416615">
          <w:marLeft w:val="640"/>
          <w:marRight w:val="0"/>
          <w:marTop w:val="0"/>
          <w:marBottom w:val="0"/>
          <w:divBdr>
            <w:top w:val="none" w:sz="0" w:space="0" w:color="auto"/>
            <w:left w:val="none" w:sz="0" w:space="0" w:color="auto"/>
            <w:bottom w:val="none" w:sz="0" w:space="0" w:color="auto"/>
            <w:right w:val="none" w:sz="0" w:space="0" w:color="auto"/>
          </w:divBdr>
        </w:div>
        <w:div w:id="1333491238">
          <w:marLeft w:val="640"/>
          <w:marRight w:val="0"/>
          <w:marTop w:val="0"/>
          <w:marBottom w:val="0"/>
          <w:divBdr>
            <w:top w:val="none" w:sz="0" w:space="0" w:color="auto"/>
            <w:left w:val="none" w:sz="0" w:space="0" w:color="auto"/>
            <w:bottom w:val="none" w:sz="0" w:space="0" w:color="auto"/>
            <w:right w:val="none" w:sz="0" w:space="0" w:color="auto"/>
          </w:divBdr>
        </w:div>
        <w:div w:id="2091390186">
          <w:marLeft w:val="640"/>
          <w:marRight w:val="0"/>
          <w:marTop w:val="0"/>
          <w:marBottom w:val="0"/>
          <w:divBdr>
            <w:top w:val="none" w:sz="0" w:space="0" w:color="auto"/>
            <w:left w:val="none" w:sz="0" w:space="0" w:color="auto"/>
            <w:bottom w:val="none" w:sz="0" w:space="0" w:color="auto"/>
            <w:right w:val="none" w:sz="0" w:space="0" w:color="auto"/>
          </w:divBdr>
        </w:div>
        <w:div w:id="509561142">
          <w:marLeft w:val="640"/>
          <w:marRight w:val="0"/>
          <w:marTop w:val="0"/>
          <w:marBottom w:val="0"/>
          <w:divBdr>
            <w:top w:val="none" w:sz="0" w:space="0" w:color="auto"/>
            <w:left w:val="none" w:sz="0" w:space="0" w:color="auto"/>
            <w:bottom w:val="none" w:sz="0" w:space="0" w:color="auto"/>
            <w:right w:val="none" w:sz="0" w:space="0" w:color="auto"/>
          </w:divBdr>
        </w:div>
        <w:div w:id="598297567">
          <w:marLeft w:val="640"/>
          <w:marRight w:val="0"/>
          <w:marTop w:val="0"/>
          <w:marBottom w:val="0"/>
          <w:divBdr>
            <w:top w:val="none" w:sz="0" w:space="0" w:color="auto"/>
            <w:left w:val="none" w:sz="0" w:space="0" w:color="auto"/>
            <w:bottom w:val="none" w:sz="0" w:space="0" w:color="auto"/>
            <w:right w:val="none" w:sz="0" w:space="0" w:color="auto"/>
          </w:divBdr>
        </w:div>
        <w:div w:id="1846482254">
          <w:marLeft w:val="640"/>
          <w:marRight w:val="0"/>
          <w:marTop w:val="0"/>
          <w:marBottom w:val="0"/>
          <w:divBdr>
            <w:top w:val="none" w:sz="0" w:space="0" w:color="auto"/>
            <w:left w:val="none" w:sz="0" w:space="0" w:color="auto"/>
            <w:bottom w:val="none" w:sz="0" w:space="0" w:color="auto"/>
            <w:right w:val="none" w:sz="0" w:space="0" w:color="auto"/>
          </w:divBdr>
        </w:div>
        <w:div w:id="1911773389">
          <w:marLeft w:val="640"/>
          <w:marRight w:val="0"/>
          <w:marTop w:val="0"/>
          <w:marBottom w:val="0"/>
          <w:divBdr>
            <w:top w:val="none" w:sz="0" w:space="0" w:color="auto"/>
            <w:left w:val="none" w:sz="0" w:space="0" w:color="auto"/>
            <w:bottom w:val="none" w:sz="0" w:space="0" w:color="auto"/>
            <w:right w:val="none" w:sz="0" w:space="0" w:color="auto"/>
          </w:divBdr>
        </w:div>
        <w:div w:id="1660692938">
          <w:marLeft w:val="640"/>
          <w:marRight w:val="0"/>
          <w:marTop w:val="0"/>
          <w:marBottom w:val="0"/>
          <w:divBdr>
            <w:top w:val="none" w:sz="0" w:space="0" w:color="auto"/>
            <w:left w:val="none" w:sz="0" w:space="0" w:color="auto"/>
            <w:bottom w:val="none" w:sz="0" w:space="0" w:color="auto"/>
            <w:right w:val="none" w:sz="0" w:space="0" w:color="auto"/>
          </w:divBdr>
        </w:div>
        <w:div w:id="1703751358">
          <w:marLeft w:val="640"/>
          <w:marRight w:val="0"/>
          <w:marTop w:val="0"/>
          <w:marBottom w:val="0"/>
          <w:divBdr>
            <w:top w:val="none" w:sz="0" w:space="0" w:color="auto"/>
            <w:left w:val="none" w:sz="0" w:space="0" w:color="auto"/>
            <w:bottom w:val="none" w:sz="0" w:space="0" w:color="auto"/>
            <w:right w:val="none" w:sz="0" w:space="0" w:color="auto"/>
          </w:divBdr>
        </w:div>
        <w:div w:id="2094934864">
          <w:marLeft w:val="640"/>
          <w:marRight w:val="0"/>
          <w:marTop w:val="0"/>
          <w:marBottom w:val="0"/>
          <w:divBdr>
            <w:top w:val="none" w:sz="0" w:space="0" w:color="auto"/>
            <w:left w:val="none" w:sz="0" w:space="0" w:color="auto"/>
            <w:bottom w:val="none" w:sz="0" w:space="0" w:color="auto"/>
            <w:right w:val="none" w:sz="0" w:space="0" w:color="auto"/>
          </w:divBdr>
        </w:div>
        <w:div w:id="800999415">
          <w:marLeft w:val="640"/>
          <w:marRight w:val="0"/>
          <w:marTop w:val="0"/>
          <w:marBottom w:val="0"/>
          <w:divBdr>
            <w:top w:val="none" w:sz="0" w:space="0" w:color="auto"/>
            <w:left w:val="none" w:sz="0" w:space="0" w:color="auto"/>
            <w:bottom w:val="none" w:sz="0" w:space="0" w:color="auto"/>
            <w:right w:val="none" w:sz="0" w:space="0" w:color="auto"/>
          </w:divBdr>
        </w:div>
        <w:div w:id="1818184822">
          <w:marLeft w:val="640"/>
          <w:marRight w:val="0"/>
          <w:marTop w:val="0"/>
          <w:marBottom w:val="0"/>
          <w:divBdr>
            <w:top w:val="none" w:sz="0" w:space="0" w:color="auto"/>
            <w:left w:val="none" w:sz="0" w:space="0" w:color="auto"/>
            <w:bottom w:val="none" w:sz="0" w:space="0" w:color="auto"/>
            <w:right w:val="none" w:sz="0" w:space="0" w:color="auto"/>
          </w:divBdr>
        </w:div>
        <w:div w:id="580485078">
          <w:marLeft w:val="640"/>
          <w:marRight w:val="0"/>
          <w:marTop w:val="0"/>
          <w:marBottom w:val="0"/>
          <w:divBdr>
            <w:top w:val="none" w:sz="0" w:space="0" w:color="auto"/>
            <w:left w:val="none" w:sz="0" w:space="0" w:color="auto"/>
            <w:bottom w:val="none" w:sz="0" w:space="0" w:color="auto"/>
            <w:right w:val="none" w:sz="0" w:space="0" w:color="auto"/>
          </w:divBdr>
        </w:div>
        <w:div w:id="466821355">
          <w:marLeft w:val="640"/>
          <w:marRight w:val="0"/>
          <w:marTop w:val="0"/>
          <w:marBottom w:val="0"/>
          <w:divBdr>
            <w:top w:val="none" w:sz="0" w:space="0" w:color="auto"/>
            <w:left w:val="none" w:sz="0" w:space="0" w:color="auto"/>
            <w:bottom w:val="none" w:sz="0" w:space="0" w:color="auto"/>
            <w:right w:val="none" w:sz="0" w:space="0" w:color="auto"/>
          </w:divBdr>
        </w:div>
        <w:div w:id="1832719527">
          <w:marLeft w:val="640"/>
          <w:marRight w:val="0"/>
          <w:marTop w:val="0"/>
          <w:marBottom w:val="0"/>
          <w:divBdr>
            <w:top w:val="none" w:sz="0" w:space="0" w:color="auto"/>
            <w:left w:val="none" w:sz="0" w:space="0" w:color="auto"/>
            <w:bottom w:val="none" w:sz="0" w:space="0" w:color="auto"/>
            <w:right w:val="none" w:sz="0" w:space="0" w:color="auto"/>
          </w:divBdr>
        </w:div>
        <w:div w:id="1713336011">
          <w:marLeft w:val="640"/>
          <w:marRight w:val="0"/>
          <w:marTop w:val="0"/>
          <w:marBottom w:val="0"/>
          <w:divBdr>
            <w:top w:val="none" w:sz="0" w:space="0" w:color="auto"/>
            <w:left w:val="none" w:sz="0" w:space="0" w:color="auto"/>
            <w:bottom w:val="none" w:sz="0" w:space="0" w:color="auto"/>
            <w:right w:val="none" w:sz="0" w:space="0" w:color="auto"/>
          </w:divBdr>
        </w:div>
        <w:div w:id="936594158">
          <w:marLeft w:val="640"/>
          <w:marRight w:val="0"/>
          <w:marTop w:val="0"/>
          <w:marBottom w:val="0"/>
          <w:divBdr>
            <w:top w:val="none" w:sz="0" w:space="0" w:color="auto"/>
            <w:left w:val="none" w:sz="0" w:space="0" w:color="auto"/>
            <w:bottom w:val="none" w:sz="0" w:space="0" w:color="auto"/>
            <w:right w:val="none" w:sz="0" w:space="0" w:color="auto"/>
          </w:divBdr>
        </w:div>
        <w:div w:id="1189610789">
          <w:marLeft w:val="640"/>
          <w:marRight w:val="0"/>
          <w:marTop w:val="0"/>
          <w:marBottom w:val="0"/>
          <w:divBdr>
            <w:top w:val="none" w:sz="0" w:space="0" w:color="auto"/>
            <w:left w:val="none" w:sz="0" w:space="0" w:color="auto"/>
            <w:bottom w:val="none" w:sz="0" w:space="0" w:color="auto"/>
            <w:right w:val="none" w:sz="0" w:space="0" w:color="auto"/>
          </w:divBdr>
        </w:div>
        <w:div w:id="2064282838">
          <w:marLeft w:val="640"/>
          <w:marRight w:val="0"/>
          <w:marTop w:val="0"/>
          <w:marBottom w:val="0"/>
          <w:divBdr>
            <w:top w:val="none" w:sz="0" w:space="0" w:color="auto"/>
            <w:left w:val="none" w:sz="0" w:space="0" w:color="auto"/>
            <w:bottom w:val="none" w:sz="0" w:space="0" w:color="auto"/>
            <w:right w:val="none" w:sz="0" w:space="0" w:color="auto"/>
          </w:divBdr>
        </w:div>
        <w:div w:id="1769739403">
          <w:marLeft w:val="640"/>
          <w:marRight w:val="0"/>
          <w:marTop w:val="0"/>
          <w:marBottom w:val="0"/>
          <w:divBdr>
            <w:top w:val="none" w:sz="0" w:space="0" w:color="auto"/>
            <w:left w:val="none" w:sz="0" w:space="0" w:color="auto"/>
            <w:bottom w:val="none" w:sz="0" w:space="0" w:color="auto"/>
            <w:right w:val="none" w:sz="0" w:space="0" w:color="auto"/>
          </w:divBdr>
        </w:div>
        <w:div w:id="1109356866">
          <w:marLeft w:val="640"/>
          <w:marRight w:val="0"/>
          <w:marTop w:val="0"/>
          <w:marBottom w:val="0"/>
          <w:divBdr>
            <w:top w:val="none" w:sz="0" w:space="0" w:color="auto"/>
            <w:left w:val="none" w:sz="0" w:space="0" w:color="auto"/>
            <w:bottom w:val="none" w:sz="0" w:space="0" w:color="auto"/>
            <w:right w:val="none" w:sz="0" w:space="0" w:color="auto"/>
          </w:divBdr>
        </w:div>
        <w:div w:id="321323708">
          <w:marLeft w:val="640"/>
          <w:marRight w:val="0"/>
          <w:marTop w:val="0"/>
          <w:marBottom w:val="0"/>
          <w:divBdr>
            <w:top w:val="none" w:sz="0" w:space="0" w:color="auto"/>
            <w:left w:val="none" w:sz="0" w:space="0" w:color="auto"/>
            <w:bottom w:val="none" w:sz="0" w:space="0" w:color="auto"/>
            <w:right w:val="none" w:sz="0" w:space="0" w:color="auto"/>
          </w:divBdr>
        </w:div>
        <w:div w:id="191387052">
          <w:marLeft w:val="640"/>
          <w:marRight w:val="0"/>
          <w:marTop w:val="0"/>
          <w:marBottom w:val="0"/>
          <w:divBdr>
            <w:top w:val="none" w:sz="0" w:space="0" w:color="auto"/>
            <w:left w:val="none" w:sz="0" w:space="0" w:color="auto"/>
            <w:bottom w:val="none" w:sz="0" w:space="0" w:color="auto"/>
            <w:right w:val="none" w:sz="0" w:space="0" w:color="auto"/>
          </w:divBdr>
        </w:div>
        <w:div w:id="1618946064">
          <w:marLeft w:val="640"/>
          <w:marRight w:val="0"/>
          <w:marTop w:val="0"/>
          <w:marBottom w:val="0"/>
          <w:divBdr>
            <w:top w:val="none" w:sz="0" w:space="0" w:color="auto"/>
            <w:left w:val="none" w:sz="0" w:space="0" w:color="auto"/>
            <w:bottom w:val="none" w:sz="0" w:space="0" w:color="auto"/>
            <w:right w:val="none" w:sz="0" w:space="0" w:color="auto"/>
          </w:divBdr>
        </w:div>
        <w:div w:id="522866541">
          <w:marLeft w:val="640"/>
          <w:marRight w:val="0"/>
          <w:marTop w:val="0"/>
          <w:marBottom w:val="0"/>
          <w:divBdr>
            <w:top w:val="none" w:sz="0" w:space="0" w:color="auto"/>
            <w:left w:val="none" w:sz="0" w:space="0" w:color="auto"/>
            <w:bottom w:val="none" w:sz="0" w:space="0" w:color="auto"/>
            <w:right w:val="none" w:sz="0" w:space="0" w:color="auto"/>
          </w:divBdr>
        </w:div>
        <w:div w:id="91703132">
          <w:marLeft w:val="640"/>
          <w:marRight w:val="0"/>
          <w:marTop w:val="0"/>
          <w:marBottom w:val="0"/>
          <w:divBdr>
            <w:top w:val="none" w:sz="0" w:space="0" w:color="auto"/>
            <w:left w:val="none" w:sz="0" w:space="0" w:color="auto"/>
            <w:bottom w:val="none" w:sz="0" w:space="0" w:color="auto"/>
            <w:right w:val="none" w:sz="0" w:space="0" w:color="auto"/>
          </w:divBdr>
        </w:div>
        <w:div w:id="1331174425">
          <w:marLeft w:val="640"/>
          <w:marRight w:val="0"/>
          <w:marTop w:val="0"/>
          <w:marBottom w:val="0"/>
          <w:divBdr>
            <w:top w:val="none" w:sz="0" w:space="0" w:color="auto"/>
            <w:left w:val="none" w:sz="0" w:space="0" w:color="auto"/>
            <w:bottom w:val="none" w:sz="0" w:space="0" w:color="auto"/>
            <w:right w:val="none" w:sz="0" w:space="0" w:color="auto"/>
          </w:divBdr>
        </w:div>
        <w:div w:id="855271535">
          <w:marLeft w:val="640"/>
          <w:marRight w:val="0"/>
          <w:marTop w:val="0"/>
          <w:marBottom w:val="0"/>
          <w:divBdr>
            <w:top w:val="none" w:sz="0" w:space="0" w:color="auto"/>
            <w:left w:val="none" w:sz="0" w:space="0" w:color="auto"/>
            <w:bottom w:val="none" w:sz="0" w:space="0" w:color="auto"/>
            <w:right w:val="none" w:sz="0" w:space="0" w:color="auto"/>
          </w:divBdr>
        </w:div>
        <w:div w:id="405223956">
          <w:marLeft w:val="640"/>
          <w:marRight w:val="0"/>
          <w:marTop w:val="0"/>
          <w:marBottom w:val="0"/>
          <w:divBdr>
            <w:top w:val="none" w:sz="0" w:space="0" w:color="auto"/>
            <w:left w:val="none" w:sz="0" w:space="0" w:color="auto"/>
            <w:bottom w:val="none" w:sz="0" w:space="0" w:color="auto"/>
            <w:right w:val="none" w:sz="0" w:space="0" w:color="auto"/>
          </w:divBdr>
        </w:div>
        <w:div w:id="1454715595">
          <w:marLeft w:val="640"/>
          <w:marRight w:val="0"/>
          <w:marTop w:val="0"/>
          <w:marBottom w:val="0"/>
          <w:divBdr>
            <w:top w:val="none" w:sz="0" w:space="0" w:color="auto"/>
            <w:left w:val="none" w:sz="0" w:space="0" w:color="auto"/>
            <w:bottom w:val="none" w:sz="0" w:space="0" w:color="auto"/>
            <w:right w:val="none" w:sz="0" w:space="0" w:color="auto"/>
          </w:divBdr>
        </w:div>
        <w:div w:id="1809279773">
          <w:marLeft w:val="640"/>
          <w:marRight w:val="0"/>
          <w:marTop w:val="0"/>
          <w:marBottom w:val="0"/>
          <w:divBdr>
            <w:top w:val="none" w:sz="0" w:space="0" w:color="auto"/>
            <w:left w:val="none" w:sz="0" w:space="0" w:color="auto"/>
            <w:bottom w:val="none" w:sz="0" w:space="0" w:color="auto"/>
            <w:right w:val="none" w:sz="0" w:space="0" w:color="auto"/>
          </w:divBdr>
        </w:div>
        <w:div w:id="330063745">
          <w:marLeft w:val="640"/>
          <w:marRight w:val="0"/>
          <w:marTop w:val="0"/>
          <w:marBottom w:val="0"/>
          <w:divBdr>
            <w:top w:val="none" w:sz="0" w:space="0" w:color="auto"/>
            <w:left w:val="none" w:sz="0" w:space="0" w:color="auto"/>
            <w:bottom w:val="none" w:sz="0" w:space="0" w:color="auto"/>
            <w:right w:val="none" w:sz="0" w:space="0" w:color="auto"/>
          </w:divBdr>
        </w:div>
        <w:div w:id="525211668">
          <w:marLeft w:val="640"/>
          <w:marRight w:val="0"/>
          <w:marTop w:val="0"/>
          <w:marBottom w:val="0"/>
          <w:divBdr>
            <w:top w:val="none" w:sz="0" w:space="0" w:color="auto"/>
            <w:left w:val="none" w:sz="0" w:space="0" w:color="auto"/>
            <w:bottom w:val="none" w:sz="0" w:space="0" w:color="auto"/>
            <w:right w:val="none" w:sz="0" w:space="0" w:color="auto"/>
          </w:divBdr>
        </w:div>
        <w:div w:id="1917981236">
          <w:marLeft w:val="640"/>
          <w:marRight w:val="0"/>
          <w:marTop w:val="0"/>
          <w:marBottom w:val="0"/>
          <w:divBdr>
            <w:top w:val="none" w:sz="0" w:space="0" w:color="auto"/>
            <w:left w:val="none" w:sz="0" w:space="0" w:color="auto"/>
            <w:bottom w:val="none" w:sz="0" w:space="0" w:color="auto"/>
            <w:right w:val="none" w:sz="0" w:space="0" w:color="auto"/>
          </w:divBdr>
        </w:div>
        <w:div w:id="981154327">
          <w:marLeft w:val="640"/>
          <w:marRight w:val="0"/>
          <w:marTop w:val="0"/>
          <w:marBottom w:val="0"/>
          <w:divBdr>
            <w:top w:val="none" w:sz="0" w:space="0" w:color="auto"/>
            <w:left w:val="none" w:sz="0" w:space="0" w:color="auto"/>
            <w:bottom w:val="none" w:sz="0" w:space="0" w:color="auto"/>
            <w:right w:val="none" w:sz="0" w:space="0" w:color="auto"/>
          </w:divBdr>
        </w:div>
        <w:div w:id="1271936726">
          <w:marLeft w:val="640"/>
          <w:marRight w:val="0"/>
          <w:marTop w:val="0"/>
          <w:marBottom w:val="0"/>
          <w:divBdr>
            <w:top w:val="none" w:sz="0" w:space="0" w:color="auto"/>
            <w:left w:val="none" w:sz="0" w:space="0" w:color="auto"/>
            <w:bottom w:val="none" w:sz="0" w:space="0" w:color="auto"/>
            <w:right w:val="none" w:sz="0" w:space="0" w:color="auto"/>
          </w:divBdr>
        </w:div>
        <w:div w:id="824467300">
          <w:marLeft w:val="640"/>
          <w:marRight w:val="0"/>
          <w:marTop w:val="0"/>
          <w:marBottom w:val="0"/>
          <w:divBdr>
            <w:top w:val="none" w:sz="0" w:space="0" w:color="auto"/>
            <w:left w:val="none" w:sz="0" w:space="0" w:color="auto"/>
            <w:bottom w:val="none" w:sz="0" w:space="0" w:color="auto"/>
            <w:right w:val="none" w:sz="0" w:space="0" w:color="auto"/>
          </w:divBdr>
        </w:div>
        <w:div w:id="997920234">
          <w:marLeft w:val="640"/>
          <w:marRight w:val="0"/>
          <w:marTop w:val="0"/>
          <w:marBottom w:val="0"/>
          <w:divBdr>
            <w:top w:val="none" w:sz="0" w:space="0" w:color="auto"/>
            <w:left w:val="none" w:sz="0" w:space="0" w:color="auto"/>
            <w:bottom w:val="none" w:sz="0" w:space="0" w:color="auto"/>
            <w:right w:val="none" w:sz="0" w:space="0" w:color="auto"/>
          </w:divBdr>
        </w:div>
        <w:div w:id="1373966198">
          <w:marLeft w:val="640"/>
          <w:marRight w:val="0"/>
          <w:marTop w:val="0"/>
          <w:marBottom w:val="0"/>
          <w:divBdr>
            <w:top w:val="none" w:sz="0" w:space="0" w:color="auto"/>
            <w:left w:val="none" w:sz="0" w:space="0" w:color="auto"/>
            <w:bottom w:val="none" w:sz="0" w:space="0" w:color="auto"/>
            <w:right w:val="none" w:sz="0" w:space="0" w:color="auto"/>
          </w:divBdr>
        </w:div>
        <w:div w:id="7950016">
          <w:marLeft w:val="640"/>
          <w:marRight w:val="0"/>
          <w:marTop w:val="0"/>
          <w:marBottom w:val="0"/>
          <w:divBdr>
            <w:top w:val="none" w:sz="0" w:space="0" w:color="auto"/>
            <w:left w:val="none" w:sz="0" w:space="0" w:color="auto"/>
            <w:bottom w:val="none" w:sz="0" w:space="0" w:color="auto"/>
            <w:right w:val="none" w:sz="0" w:space="0" w:color="auto"/>
          </w:divBdr>
        </w:div>
        <w:div w:id="433595818">
          <w:marLeft w:val="640"/>
          <w:marRight w:val="0"/>
          <w:marTop w:val="0"/>
          <w:marBottom w:val="0"/>
          <w:divBdr>
            <w:top w:val="none" w:sz="0" w:space="0" w:color="auto"/>
            <w:left w:val="none" w:sz="0" w:space="0" w:color="auto"/>
            <w:bottom w:val="none" w:sz="0" w:space="0" w:color="auto"/>
            <w:right w:val="none" w:sz="0" w:space="0" w:color="auto"/>
          </w:divBdr>
        </w:div>
        <w:div w:id="1094479270">
          <w:marLeft w:val="640"/>
          <w:marRight w:val="0"/>
          <w:marTop w:val="0"/>
          <w:marBottom w:val="0"/>
          <w:divBdr>
            <w:top w:val="none" w:sz="0" w:space="0" w:color="auto"/>
            <w:left w:val="none" w:sz="0" w:space="0" w:color="auto"/>
            <w:bottom w:val="none" w:sz="0" w:space="0" w:color="auto"/>
            <w:right w:val="none" w:sz="0" w:space="0" w:color="auto"/>
          </w:divBdr>
        </w:div>
        <w:div w:id="1914779030">
          <w:marLeft w:val="640"/>
          <w:marRight w:val="0"/>
          <w:marTop w:val="0"/>
          <w:marBottom w:val="0"/>
          <w:divBdr>
            <w:top w:val="none" w:sz="0" w:space="0" w:color="auto"/>
            <w:left w:val="none" w:sz="0" w:space="0" w:color="auto"/>
            <w:bottom w:val="none" w:sz="0" w:space="0" w:color="auto"/>
            <w:right w:val="none" w:sz="0" w:space="0" w:color="auto"/>
          </w:divBdr>
        </w:div>
        <w:div w:id="366495248">
          <w:marLeft w:val="640"/>
          <w:marRight w:val="0"/>
          <w:marTop w:val="0"/>
          <w:marBottom w:val="0"/>
          <w:divBdr>
            <w:top w:val="none" w:sz="0" w:space="0" w:color="auto"/>
            <w:left w:val="none" w:sz="0" w:space="0" w:color="auto"/>
            <w:bottom w:val="none" w:sz="0" w:space="0" w:color="auto"/>
            <w:right w:val="none" w:sz="0" w:space="0" w:color="auto"/>
          </w:divBdr>
        </w:div>
        <w:div w:id="511141559">
          <w:marLeft w:val="640"/>
          <w:marRight w:val="0"/>
          <w:marTop w:val="0"/>
          <w:marBottom w:val="0"/>
          <w:divBdr>
            <w:top w:val="none" w:sz="0" w:space="0" w:color="auto"/>
            <w:left w:val="none" w:sz="0" w:space="0" w:color="auto"/>
            <w:bottom w:val="none" w:sz="0" w:space="0" w:color="auto"/>
            <w:right w:val="none" w:sz="0" w:space="0" w:color="auto"/>
          </w:divBdr>
        </w:div>
        <w:div w:id="1764912326">
          <w:marLeft w:val="640"/>
          <w:marRight w:val="0"/>
          <w:marTop w:val="0"/>
          <w:marBottom w:val="0"/>
          <w:divBdr>
            <w:top w:val="none" w:sz="0" w:space="0" w:color="auto"/>
            <w:left w:val="none" w:sz="0" w:space="0" w:color="auto"/>
            <w:bottom w:val="none" w:sz="0" w:space="0" w:color="auto"/>
            <w:right w:val="none" w:sz="0" w:space="0" w:color="auto"/>
          </w:divBdr>
        </w:div>
        <w:div w:id="166864661">
          <w:marLeft w:val="640"/>
          <w:marRight w:val="0"/>
          <w:marTop w:val="0"/>
          <w:marBottom w:val="0"/>
          <w:divBdr>
            <w:top w:val="none" w:sz="0" w:space="0" w:color="auto"/>
            <w:left w:val="none" w:sz="0" w:space="0" w:color="auto"/>
            <w:bottom w:val="none" w:sz="0" w:space="0" w:color="auto"/>
            <w:right w:val="none" w:sz="0" w:space="0" w:color="auto"/>
          </w:divBdr>
        </w:div>
        <w:div w:id="248928204">
          <w:marLeft w:val="640"/>
          <w:marRight w:val="0"/>
          <w:marTop w:val="0"/>
          <w:marBottom w:val="0"/>
          <w:divBdr>
            <w:top w:val="none" w:sz="0" w:space="0" w:color="auto"/>
            <w:left w:val="none" w:sz="0" w:space="0" w:color="auto"/>
            <w:bottom w:val="none" w:sz="0" w:space="0" w:color="auto"/>
            <w:right w:val="none" w:sz="0" w:space="0" w:color="auto"/>
          </w:divBdr>
        </w:div>
        <w:div w:id="1651714791">
          <w:marLeft w:val="640"/>
          <w:marRight w:val="0"/>
          <w:marTop w:val="0"/>
          <w:marBottom w:val="0"/>
          <w:divBdr>
            <w:top w:val="none" w:sz="0" w:space="0" w:color="auto"/>
            <w:left w:val="none" w:sz="0" w:space="0" w:color="auto"/>
            <w:bottom w:val="none" w:sz="0" w:space="0" w:color="auto"/>
            <w:right w:val="none" w:sz="0" w:space="0" w:color="auto"/>
          </w:divBdr>
        </w:div>
        <w:div w:id="1004628190">
          <w:marLeft w:val="640"/>
          <w:marRight w:val="0"/>
          <w:marTop w:val="0"/>
          <w:marBottom w:val="0"/>
          <w:divBdr>
            <w:top w:val="none" w:sz="0" w:space="0" w:color="auto"/>
            <w:left w:val="none" w:sz="0" w:space="0" w:color="auto"/>
            <w:bottom w:val="none" w:sz="0" w:space="0" w:color="auto"/>
            <w:right w:val="none" w:sz="0" w:space="0" w:color="auto"/>
          </w:divBdr>
        </w:div>
        <w:div w:id="668750194">
          <w:marLeft w:val="640"/>
          <w:marRight w:val="0"/>
          <w:marTop w:val="0"/>
          <w:marBottom w:val="0"/>
          <w:divBdr>
            <w:top w:val="none" w:sz="0" w:space="0" w:color="auto"/>
            <w:left w:val="none" w:sz="0" w:space="0" w:color="auto"/>
            <w:bottom w:val="none" w:sz="0" w:space="0" w:color="auto"/>
            <w:right w:val="none" w:sz="0" w:space="0" w:color="auto"/>
          </w:divBdr>
        </w:div>
        <w:div w:id="1067336896">
          <w:marLeft w:val="640"/>
          <w:marRight w:val="0"/>
          <w:marTop w:val="0"/>
          <w:marBottom w:val="0"/>
          <w:divBdr>
            <w:top w:val="none" w:sz="0" w:space="0" w:color="auto"/>
            <w:left w:val="none" w:sz="0" w:space="0" w:color="auto"/>
            <w:bottom w:val="none" w:sz="0" w:space="0" w:color="auto"/>
            <w:right w:val="none" w:sz="0" w:space="0" w:color="auto"/>
          </w:divBdr>
        </w:div>
        <w:div w:id="853031718">
          <w:marLeft w:val="640"/>
          <w:marRight w:val="0"/>
          <w:marTop w:val="0"/>
          <w:marBottom w:val="0"/>
          <w:divBdr>
            <w:top w:val="none" w:sz="0" w:space="0" w:color="auto"/>
            <w:left w:val="none" w:sz="0" w:space="0" w:color="auto"/>
            <w:bottom w:val="none" w:sz="0" w:space="0" w:color="auto"/>
            <w:right w:val="none" w:sz="0" w:space="0" w:color="auto"/>
          </w:divBdr>
        </w:div>
        <w:div w:id="1469782899">
          <w:marLeft w:val="640"/>
          <w:marRight w:val="0"/>
          <w:marTop w:val="0"/>
          <w:marBottom w:val="0"/>
          <w:divBdr>
            <w:top w:val="none" w:sz="0" w:space="0" w:color="auto"/>
            <w:left w:val="none" w:sz="0" w:space="0" w:color="auto"/>
            <w:bottom w:val="none" w:sz="0" w:space="0" w:color="auto"/>
            <w:right w:val="none" w:sz="0" w:space="0" w:color="auto"/>
          </w:divBdr>
        </w:div>
        <w:div w:id="637036264">
          <w:marLeft w:val="640"/>
          <w:marRight w:val="0"/>
          <w:marTop w:val="0"/>
          <w:marBottom w:val="0"/>
          <w:divBdr>
            <w:top w:val="none" w:sz="0" w:space="0" w:color="auto"/>
            <w:left w:val="none" w:sz="0" w:space="0" w:color="auto"/>
            <w:bottom w:val="none" w:sz="0" w:space="0" w:color="auto"/>
            <w:right w:val="none" w:sz="0" w:space="0" w:color="auto"/>
          </w:divBdr>
        </w:div>
        <w:div w:id="1740246358">
          <w:marLeft w:val="640"/>
          <w:marRight w:val="0"/>
          <w:marTop w:val="0"/>
          <w:marBottom w:val="0"/>
          <w:divBdr>
            <w:top w:val="none" w:sz="0" w:space="0" w:color="auto"/>
            <w:left w:val="none" w:sz="0" w:space="0" w:color="auto"/>
            <w:bottom w:val="none" w:sz="0" w:space="0" w:color="auto"/>
            <w:right w:val="none" w:sz="0" w:space="0" w:color="auto"/>
          </w:divBdr>
        </w:div>
        <w:div w:id="1228804878">
          <w:marLeft w:val="640"/>
          <w:marRight w:val="0"/>
          <w:marTop w:val="0"/>
          <w:marBottom w:val="0"/>
          <w:divBdr>
            <w:top w:val="none" w:sz="0" w:space="0" w:color="auto"/>
            <w:left w:val="none" w:sz="0" w:space="0" w:color="auto"/>
            <w:bottom w:val="none" w:sz="0" w:space="0" w:color="auto"/>
            <w:right w:val="none" w:sz="0" w:space="0" w:color="auto"/>
          </w:divBdr>
        </w:div>
      </w:divsChild>
    </w:div>
    <w:div w:id="958726608">
      <w:bodyDiv w:val="1"/>
      <w:marLeft w:val="0"/>
      <w:marRight w:val="0"/>
      <w:marTop w:val="0"/>
      <w:marBottom w:val="0"/>
      <w:divBdr>
        <w:top w:val="none" w:sz="0" w:space="0" w:color="auto"/>
        <w:left w:val="none" w:sz="0" w:space="0" w:color="auto"/>
        <w:bottom w:val="none" w:sz="0" w:space="0" w:color="auto"/>
        <w:right w:val="none" w:sz="0" w:space="0" w:color="auto"/>
      </w:divBdr>
      <w:divsChild>
        <w:div w:id="1460417130">
          <w:marLeft w:val="640"/>
          <w:marRight w:val="0"/>
          <w:marTop w:val="0"/>
          <w:marBottom w:val="0"/>
          <w:divBdr>
            <w:top w:val="none" w:sz="0" w:space="0" w:color="auto"/>
            <w:left w:val="none" w:sz="0" w:space="0" w:color="auto"/>
            <w:bottom w:val="none" w:sz="0" w:space="0" w:color="auto"/>
            <w:right w:val="none" w:sz="0" w:space="0" w:color="auto"/>
          </w:divBdr>
        </w:div>
        <w:div w:id="655577002">
          <w:marLeft w:val="640"/>
          <w:marRight w:val="0"/>
          <w:marTop w:val="0"/>
          <w:marBottom w:val="0"/>
          <w:divBdr>
            <w:top w:val="none" w:sz="0" w:space="0" w:color="auto"/>
            <w:left w:val="none" w:sz="0" w:space="0" w:color="auto"/>
            <w:bottom w:val="none" w:sz="0" w:space="0" w:color="auto"/>
            <w:right w:val="none" w:sz="0" w:space="0" w:color="auto"/>
          </w:divBdr>
        </w:div>
        <w:div w:id="1611085791">
          <w:marLeft w:val="640"/>
          <w:marRight w:val="0"/>
          <w:marTop w:val="0"/>
          <w:marBottom w:val="0"/>
          <w:divBdr>
            <w:top w:val="none" w:sz="0" w:space="0" w:color="auto"/>
            <w:left w:val="none" w:sz="0" w:space="0" w:color="auto"/>
            <w:bottom w:val="none" w:sz="0" w:space="0" w:color="auto"/>
            <w:right w:val="none" w:sz="0" w:space="0" w:color="auto"/>
          </w:divBdr>
        </w:div>
        <w:div w:id="2084717264">
          <w:marLeft w:val="640"/>
          <w:marRight w:val="0"/>
          <w:marTop w:val="0"/>
          <w:marBottom w:val="0"/>
          <w:divBdr>
            <w:top w:val="none" w:sz="0" w:space="0" w:color="auto"/>
            <w:left w:val="none" w:sz="0" w:space="0" w:color="auto"/>
            <w:bottom w:val="none" w:sz="0" w:space="0" w:color="auto"/>
            <w:right w:val="none" w:sz="0" w:space="0" w:color="auto"/>
          </w:divBdr>
        </w:div>
        <w:div w:id="1085494112">
          <w:marLeft w:val="640"/>
          <w:marRight w:val="0"/>
          <w:marTop w:val="0"/>
          <w:marBottom w:val="0"/>
          <w:divBdr>
            <w:top w:val="none" w:sz="0" w:space="0" w:color="auto"/>
            <w:left w:val="none" w:sz="0" w:space="0" w:color="auto"/>
            <w:bottom w:val="none" w:sz="0" w:space="0" w:color="auto"/>
            <w:right w:val="none" w:sz="0" w:space="0" w:color="auto"/>
          </w:divBdr>
        </w:div>
        <w:div w:id="1667709246">
          <w:marLeft w:val="640"/>
          <w:marRight w:val="0"/>
          <w:marTop w:val="0"/>
          <w:marBottom w:val="0"/>
          <w:divBdr>
            <w:top w:val="none" w:sz="0" w:space="0" w:color="auto"/>
            <w:left w:val="none" w:sz="0" w:space="0" w:color="auto"/>
            <w:bottom w:val="none" w:sz="0" w:space="0" w:color="auto"/>
            <w:right w:val="none" w:sz="0" w:space="0" w:color="auto"/>
          </w:divBdr>
        </w:div>
        <w:div w:id="672144558">
          <w:marLeft w:val="640"/>
          <w:marRight w:val="0"/>
          <w:marTop w:val="0"/>
          <w:marBottom w:val="0"/>
          <w:divBdr>
            <w:top w:val="none" w:sz="0" w:space="0" w:color="auto"/>
            <w:left w:val="none" w:sz="0" w:space="0" w:color="auto"/>
            <w:bottom w:val="none" w:sz="0" w:space="0" w:color="auto"/>
            <w:right w:val="none" w:sz="0" w:space="0" w:color="auto"/>
          </w:divBdr>
        </w:div>
        <w:div w:id="183442875">
          <w:marLeft w:val="640"/>
          <w:marRight w:val="0"/>
          <w:marTop w:val="0"/>
          <w:marBottom w:val="0"/>
          <w:divBdr>
            <w:top w:val="none" w:sz="0" w:space="0" w:color="auto"/>
            <w:left w:val="none" w:sz="0" w:space="0" w:color="auto"/>
            <w:bottom w:val="none" w:sz="0" w:space="0" w:color="auto"/>
            <w:right w:val="none" w:sz="0" w:space="0" w:color="auto"/>
          </w:divBdr>
        </w:div>
        <w:div w:id="2007173207">
          <w:marLeft w:val="640"/>
          <w:marRight w:val="0"/>
          <w:marTop w:val="0"/>
          <w:marBottom w:val="0"/>
          <w:divBdr>
            <w:top w:val="none" w:sz="0" w:space="0" w:color="auto"/>
            <w:left w:val="none" w:sz="0" w:space="0" w:color="auto"/>
            <w:bottom w:val="none" w:sz="0" w:space="0" w:color="auto"/>
            <w:right w:val="none" w:sz="0" w:space="0" w:color="auto"/>
          </w:divBdr>
        </w:div>
        <w:div w:id="2060350247">
          <w:marLeft w:val="640"/>
          <w:marRight w:val="0"/>
          <w:marTop w:val="0"/>
          <w:marBottom w:val="0"/>
          <w:divBdr>
            <w:top w:val="none" w:sz="0" w:space="0" w:color="auto"/>
            <w:left w:val="none" w:sz="0" w:space="0" w:color="auto"/>
            <w:bottom w:val="none" w:sz="0" w:space="0" w:color="auto"/>
            <w:right w:val="none" w:sz="0" w:space="0" w:color="auto"/>
          </w:divBdr>
        </w:div>
        <w:div w:id="216624049">
          <w:marLeft w:val="640"/>
          <w:marRight w:val="0"/>
          <w:marTop w:val="0"/>
          <w:marBottom w:val="0"/>
          <w:divBdr>
            <w:top w:val="none" w:sz="0" w:space="0" w:color="auto"/>
            <w:left w:val="none" w:sz="0" w:space="0" w:color="auto"/>
            <w:bottom w:val="none" w:sz="0" w:space="0" w:color="auto"/>
            <w:right w:val="none" w:sz="0" w:space="0" w:color="auto"/>
          </w:divBdr>
        </w:div>
        <w:div w:id="12151279">
          <w:marLeft w:val="640"/>
          <w:marRight w:val="0"/>
          <w:marTop w:val="0"/>
          <w:marBottom w:val="0"/>
          <w:divBdr>
            <w:top w:val="none" w:sz="0" w:space="0" w:color="auto"/>
            <w:left w:val="none" w:sz="0" w:space="0" w:color="auto"/>
            <w:bottom w:val="none" w:sz="0" w:space="0" w:color="auto"/>
            <w:right w:val="none" w:sz="0" w:space="0" w:color="auto"/>
          </w:divBdr>
        </w:div>
        <w:div w:id="1141070041">
          <w:marLeft w:val="640"/>
          <w:marRight w:val="0"/>
          <w:marTop w:val="0"/>
          <w:marBottom w:val="0"/>
          <w:divBdr>
            <w:top w:val="none" w:sz="0" w:space="0" w:color="auto"/>
            <w:left w:val="none" w:sz="0" w:space="0" w:color="auto"/>
            <w:bottom w:val="none" w:sz="0" w:space="0" w:color="auto"/>
            <w:right w:val="none" w:sz="0" w:space="0" w:color="auto"/>
          </w:divBdr>
        </w:div>
        <w:div w:id="1107503539">
          <w:marLeft w:val="640"/>
          <w:marRight w:val="0"/>
          <w:marTop w:val="0"/>
          <w:marBottom w:val="0"/>
          <w:divBdr>
            <w:top w:val="none" w:sz="0" w:space="0" w:color="auto"/>
            <w:left w:val="none" w:sz="0" w:space="0" w:color="auto"/>
            <w:bottom w:val="none" w:sz="0" w:space="0" w:color="auto"/>
            <w:right w:val="none" w:sz="0" w:space="0" w:color="auto"/>
          </w:divBdr>
        </w:div>
        <w:div w:id="142546296">
          <w:marLeft w:val="640"/>
          <w:marRight w:val="0"/>
          <w:marTop w:val="0"/>
          <w:marBottom w:val="0"/>
          <w:divBdr>
            <w:top w:val="none" w:sz="0" w:space="0" w:color="auto"/>
            <w:left w:val="none" w:sz="0" w:space="0" w:color="auto"/>
            <w:bottom w:val="none" w:sz="0" w:space="0" w:color="auto"/>
            <w:right w:val="none" w:sz="0" w:space="0" w:color="auto"/>
          </w:divBdr>
        </w:div>
        <w:div w:id="1534801611">
          <w:marLeft w:val="640"/>
          <w:marRight w:val="0"/>
          <w:marTop w:val="0"/>
          <w:marBottom w:val="0"/>
          <w:divBdr>
            <w:top w:val="none" w:sz="0" w:space="0" w:color="auto"/>
            <w:left w:val="none" w:sz="0" w:space="0" w:color="auto"/>
            <w:bottom w:val="none" w:sz="0" w:space="0" w:color="auto"/>
            <w:right w:val="none" w:sz="0" w:space="0" w:color="auto"/>
          </w:divBdr>
        </w:div>
        <w:div w:id="1226599925">
          <w:marLeft w:val="640"/>
          <w:marRight w:val="0"/>
          <w:marTop w:val="0"/>
          <w:marBottom w:val="0"/>
          <w:divBdr>
            <w:top w:val="none" w:sz="0" w:space="0" w:color="auto"/>
            <w:left w:val="none" w:sz="0" w:space="0" w:color="auto"/>
            <w:bottom w:val="none" w:sz="0" w:space="0" w:color="auto"/>
            <w:right w:val="none" w:sz="0" w:space="0" w:color="auto"/>
          </w:divBdr>
        </w:div>
        <w:div w:id="51197262">
          <w:marLeft w:val="640"/>
          <w:marRight w:val="0"/>
          <w:marTop w:val="0"/>
          <w:marBottom w:val="0"/>
          <w:divBdr>
            <w:top w:val="none" w:sz="0" w:space="0" w:color="auto"/>
            <w:left w:val="none" w:sz="0" w:space="0" w:color="auto"/>
            <w:bottom w:val="none" w:sz="0" w:space="0" w:color="auto"/>
            <w:right w:val="none" w:sz="0" w:space="0" w:color="auto"/>
          </w:divBdr>
        </w:div>
        <w:div w:id="136383277">
          <w:marLeft w:val="640"/>
          <w:marRight w:val="0"/>
          <w:marTop w:val="0"/>
          <w:marBottom w:val="0"/>
          <w:divBdr>
            <w:top w:val="none" w:sz="0" w:space="0" w:color="auto"/>
            <w:left w:val="none" w:sz="0" w:space="0" w:color="auto"/>
            <w:bottom w:val="none" w:sz="0" w:space="0" w:color="auto"/>
            <w:right w:val="none" w:sz="0" w:space="0" w:color="auto"/>
          </w:divBdr>
        </w:div>
        <w:div w:id="653727681">
          <w:marLeft w:val="640"/>
          <w:marRight w:val="0"/>
          <w:marTop w:val="0"/>
          <w:marBottom w:val="0"/>
          <w:divBdr>
            <w:top w:val="none" w:sz="0" w:space="0" w:color="auto"/>
            <w:left w:val="none" w:sz="0" w:space="0" w:color="auto"/>
            <w:bottom w:val="none" w:sz="0" w:space="0" w:color="auto"/>
            <w:right w:val="none" w:sz="0" w:space="0" w:color="auto"/>
          </w:divBdr>
        </w:div>
        <w:div w:id="1294869500">
          <w:marLeft w:val="640"/>
          <w:marRight w:val="0"/>
          <w:marTop w:val="0"/>
          <w:marBottom w:val="0"/>
          <w:divBdr>
            <w:top w:val="none" w:sz="0" w:space="0" w:color="auto"/>
            <w:left w:val="none" w:sz="0" w:space="0" w:color="auto"/>
            <w:bottom w:val="none" w:sz="0" w:space="0" w:color="auto"/>
            <w:right w:val="none" w:sz="0" w:space="0" w:color="auto"/>
          </w:divBdr>
        </w:div>
        <w:div w:id="241330605">
          <w:marLeft w:val="640"/>
          <w:marRight w:val="0"/>
          <w:marTop w:val="0"/>
          <w:marBottom w:val="0"/>
          <w:divBdr>
            <w:top w:val="none" w:sz="0" w:space="0" w:color="auto"/>
            <w:left w:val="none" w:sz="0" w:space="0" w:color="auto"/>
            <w:bottom w:val="none" w:sz="0" w:space="0" w:color="auto"/>
            <w:right w:val="none" w:sz="0" w:space="0" w:color="auto"/>
          </w:divBdr>
        </w:div>
        <w:div w:id="1879976104">
          <w:marLeft w:val="640"/>
          <w:marRight w:val="0"/>
          <w:marTop w:val="0"/>
          <w:marBottom w:val="0"/>
          <w:divBdr>
            <w:top w:val="none" w:sz="0" w:space="0" w:color="auto"/>
            <w:left w:val="none" w:sz="0" w:space="0" w:color="auto"/>
            <w:bottom w:val="none" w:sz="0" w:space="0" w:color="auto"/>
            <w:right w:val="none" w:sz="0" w:space="0" w:color="auto"/>
          </w:divBdr>
        </w:div>
        <w:div w:id="1785345077">
          <w:marLeft w:val="640"/>
          <w:marRight w:val="0"/>
          <w:marTop w:val="0"/>
          <w:marBottom w:val="0"/>
          <w:divBdr>
            <w:top w:val="none" w:sz="0" w:space="0" w:color="auto"/>
            <w:left w:val="none" w:sz="0" w:space="0" w:color="auto"/>
            <w:bottom w:val="none" w:sz="0" w:space="0" w:color="auto"/>
            <w:right w:val="none" w:sz="0" w:space="0" w:color="auto"/>
          </w:divBdr>
        </w:div>
        <w:div w:id="2089229944">
          <w:marLeft w:val="640"/>
          <w:marRight w:val="0"/>
          <w:marTop w:val="0"/>
          <w:marBottom w:val="0"/>
          <w:divBdr>
            <w:top w:val="none" w:sz="0" w:space="0" w:color="auto"/>
            <w:left w:val="none" w:sz="0" w:space="0" w:color="auto"/>
            <w:bottom w:val="none" w:sz="0" w:space="0" w:color="auto"/>
            <w:right w:val="none" w:sz="0" w:space="0" w:color="auto"/>
          </w:divBdr>
        </w:div>
        <w:div w:id="1014190736">
          <w:marLeft w:val="640"/>
          <w:marRight w:val="0"/>
          <w:marTop w:val="0"/>
          <w:marBottom w:val="0"/>
          <w:divBdr>
            <w:top w:val="none" w:sz="0" w:space="0" w:color="auto"/>
            <w:left w:val="none" w:sz="0" w:space="0" w:color="auto"/>
            <w:bottom w:val="none" w:sz="0" w:space="0" w:color="auto"/>
            <w:right w:val="none" w:sz="0" w:space="0" w:color="auto"/>
          </w:divBdr>
        </w:div>
        <w:div w:id="983434268">
          <w:marLeft w:val="640"/>
          <w:marRight w:val="0"/>
          <w:marTop w:val="0"/>
          <w:marBottom w:val="0"/>
          <w:divBdr>
            <w:top w:val="none" w:sz="0" w:space="0" w:color="auto"/>
            <w:left w:val="none" w:sz="0" w:space="0" w:color="auto"/>
            <w:bottom w:val="none" w:sz="0" w:space="0" w:color="auto"/>
            <w:right w:val="none" w:sz="0" w:space="0" w:color="auto"/>
          </w:divBdr>
        </w:div>
        <w:div w:id="1500315754">
          <w:marLeft w:val="640"/>
          <w:marRight w:val="0"/>
          <w:marTop w:val="0"/>
          <w:marBottom w:val="0"/>
          <w:divBdr>
            <w:top w:val="none" w:sz="0" w:space="0" w:color="auto"/>
            <w:left w:val="none" w:sz="0" w:space="0" w:color="auto"/>
            <w:bottom w:val="none" w:sz="0" w:space="0" w:color="auto"/>
            <w:right w:val="none" w:sz="0" w:space="0" w:color="auto"/>
          </w:divBdr>
        </w:div>
        <w:div w:id="1080254746">
          <w:marLeft w:val="640"/>
          <w:marRight w:val="0"/>
          <w:marTop w:val="0"/>
          <w:marBottom w:val="0"/>
          <w:divBdr>
            <w:top w:val="none" w:sz="0" w:space="0" w:color="auto"/>
            <w:left w:val="none" w:sz="0" w:space="0" w:color="auto"/>
            <w:bottom w:val="none" w:sz="0" w:space="0" w:color="auto"/>
            <w:right w:val="none" w:sz="0" w:space="0" w:color="auto"/>
          </w:divBdr>
        </w:div>
        <w:div w:id="1128400129">
          <w:marLeft w:val="640"/>
          <w:marRight w:val="0"/>
          <w:marTop w:val="0"/>
          <w:marBottom w:val="0"/>
          <w:divBdr>
            <w:top w:val="none" w:sz="0" w:space="0" w:color="auto"/>
            <w:left w:val="none" w:sz="0" w:space="0" w:color="auto"/>
            <w:bottom w:val="none" w:sz="0" w:space="0" w:color="auto"/>
            <w:right w:val="none" w:sz="0" w:space="0" w:color="auto"/>
          </w:divBdr>
        </w:div>
        <w:div w:id="944308478">
          <w:marLeft w:val="640"/>
          <w:marRight w:val="0"/>
          <w:marTop w:val="0"/>
          <w:marBottom w:val="0"/>
          <w:divBdr>
            <w:top w:val="none" w:sz="0" w:space="0" w:color="auto"/>
            <w:left w:val="none" w:sz="0" w:space="0" w:color="auto"/>
            <w:bottom w:val="none" w:sz="0" w:space="0" w:color="auto"/>
            <w:right w:val="none" w:sz="0" w:space="0" w:color="auto"/>
          </w:divBdr>
        </w:div>
        <w:div w:id="27341558">
          <w:marLeft w:val="640"/>
          <w:marRight w:val="0"/>
          <w:marTop w:val="0"/>
          <w:marBottom w:val="0"/>
          <w:divBdr>
            <w:top w:val="none" w:sz="0" w:space="0" w:color="auto"/>
            <w:left w:val="none" w:sz="0" w:space="0" w:color="auto"/>
            <w:bottom w:val="none" w:sz="0" w:space="0" w:color="auto"/>
            <w:right w:val="none" w:sz="0" w:space="0" w:color="auto"/>
          </w:divBdr>
        </w:div>
        <w:div w:id="1882285407">
          <w:marLeft w:val="640"/>
          <w:marRight w:val="0"/>
          <w:marTop w:val="0"/>
          <w:marBottom w:val="0"/>
          <w:divBdr>
            <w:top w:val="none" w:sz="0" w:space="0" w:color="auto"/>
            <w:left w:val="none" w:sz="0" w:space="0" w:color="auto"/>
            <w:bottom w:val="none" w:sz="0" w:space="0" w:color="auto"/>
            <w:right w:val="none" w:sz="0" w:space="0" w:color="auto"/>
          </w:divBdr>
        </w:div>
        <w:div w:id="1128661959">
          <w:marLeft w:val="640"/>
          <w:marRight w:val="0"/>
          <w:marTop w:val="0"/>
          <w:marBottom w:val="0"/>
          <w:divBdr>
            <w:top w:val="none" w:sz="0" w:space="0" w:color="auto"/>
            <w:left w:val="none" w:sz="0" w:space="0" w:color="auto"/>
            <w:bottom w:val="none" w:sz="0" w:space="0" w:color="auto"/>
            <w:right w:val="none" w:sz="0" w:space="0" w:color="auto"/>
          </w:divBdr>
        </w:div>
        <w:div w:id="906960544">
          <w:marLeft w:val="640"/>
          <w:marRight w:val="0"/>
          <w:marTop w:val="0"/>
          <w:marBottom w:val="0"/>
          <w:divBdr>
            <w:top w:val="none" w:sz="0" w:space="0" w:color="auto"/>
            <w:left w:val="none" w:sz="0" w:space="0" w:color="auto"/>
            <w:bottom w:val="none" w:sz="0" w:space="0" w:color="auto"/>
            <w:right w:val="none" w:sz="0" w:space="0" w:color="auto"/>
          </w:divBdr>
        </w:div>
        <w:div w:id="1457718485">
          <w:marLeft w:val="640"/>
          <w:marRight w:val="0"/>
          <w:marTop w:val="0"/>
          <w:marBottom w:val="0"/>
          <w:divBdr>
            <w:top w:val="none" w:sz="0" w:space="0" w:color="auto"/>
            <w:left w:val="none" w:sz="0" w:space="0" w:color="auto"/>
            <w:bottom w:val="none" w:sz="0" w:space="0" w:color="auto"/>
            <w:right w:val="none" w:sz="0" w:space="0" w:color="auto"/>
          </w:divBdr>
        </w:div>
        <w:div w:id="1081682321">
          <w:marLeft w:val="640"/>
          <w:marRight w:val="0"/>
          <w:marTop w:val="0"/>
          <w:marBottom w:val="0"/>
          <w:divBdr>
            <w:top w:val="none" w:sz="0" w:space="0" w:color="auto"/>
            <w:left w:val="none" w:sz="0" w:space="0" w:color="auto"/>
            <w:bottom w:val="none" w:sz="0" w:space="0" w:color="auto"/>
            <w:right w:val="none" w:sz="0" w:space="0" w:color="auto"/>
          </w:divBdr>
        </w:div>
        <w:div w:id="1393574774">
          <w:marLeft w:val="640"/>
          <w:marRight w:val="0"/>
          <w:marTop w:val="0"/>
          <w:marBottom w:val="0"/>
          <w:divBdr>
            <w:top w:val="none" w:sz="0" w:space="0" w:color="auto"/>
            <w:left w:val="none" w:sz="0" w:space="0" w:color="auto"/>
            <w:bottom w:val="none" w:sz="0" w:space="0" w:color="auto"/>
            <w:right w:val="none" w:sz="0" w:space="0" w:color="auto"/>
          </w:divBdr>
        </w:div>
        <w:div w:id="275212996">
          <w:marLeft w:val="640"/>
          <w:marRight w:val="0"/>
          <w:marTop w:val="0"/>
          <w:marBottom w:val="0"/>
          <w:divBdr>
            <w:top w:val="none" w:sz="0" w:space="0" w:color="auto"/>
            <w:left w:val="none" w:sz="0" w:space="0" w:color="auto"/>
            <w:bottom w:val="none" w:sz="0" w:space="0" w:color="auto"/>
            <w:right w:val="none" w:sz="0" w:space="0" w:color="auto"/>
          </w:divBdr>
        </w:div>
        <w:div w:id="1474248019">
          <w:marLeft w:val="640"/>
          <w:marRight w:val="0"/>
          <w:marTop w:val="0"/>
          <w:marBottom w:val="0"/>
          <w:divBdr>
            <w:top w:val="none" w:sz="0" w:space="0" w:color="auto"/>
            <w:left w:val="none" w:sz="0" w:space="0" w:color="auto"/>
            <w:bottom w:val="none" w:sz="0" w:space="0" w:color="auto"/>
            <w:right w:val="none" w:sz="0" w:space="0" w:color="auto"/>
          </w:divBdr>
        </w:div>
        <w:div w:id="1617174085">
          <w:marLeft w:val="640"/>
          <w:marRight w:val="0"/>
          <w:marTop w:val="0"/>
          <w:marBottom w:val="0"/>
          <w:divBdr>
            <w:top w:val="none" w:sz="0" w:space="0" w:color="auto"/>
            <w:left w:val="none" w:sz="0" w:space="0" w:color="auto"/>
            <w:bottom w:val="none" w:sz="0" w:space="0" w:color="auto"/>
            <w:right w:val="none" w:sz="0" w:space="0" w:color="auto"/>
          </w:divBdr>
        </w:div>
        <w:div w:id="1536458657">
          <w:marLeft w:val="640"/>
          <w:marRight w:val="0"/>
          <w:marTop w:val="0"/>
          <w:marBottom w:val="0"/>
          <w:divBdr>
            <w:top w:val="none" w:sz="0" w:space="0" w:color="auto"/>
            <w:left w:val="none" w:sz="0" w:space="0" w:color="auto"/>
            <w:bottom w:val="none" w:sz="0" w:space="0" w:color="auto"/>
            <w:right w:val="none" w:sz="0" w:space="0" w:color="auto"/>
          </w:divBdr>
        </w:div>
        <w:div w:id="23559480">
          <w:marLeft w:val="640"/>
          <w:marRight w:val="0"/>
          <w:marTop w:val="0"/>
          <w:marBottom w:val="0"/>
          <w:divBdr>
            <w:top w:val="none" w:sz="0" w:space="0" w:color="auto"/>
            <w:left w:val="none" w:sz="0" w:space="0" w:color="auto"/>
            <w:bottom w:val="none" w:sz="0" w:space="0" w:color="auto"/>
            <w:right w:val="none" w:sz="0" w:space="0" w:color="auto"/>
          </w:divBdr>
        </w:div>
        <w:div w:id="347365121">
          <w:marLeft w:val="640"/>
          <w:marRight w:val="0"/>
          <w:marTop w:val="0"/>
          <w:marBottom w:val="0"/>
          <w:divBdr>
            <w:top w:val="none" w:sz="0" w:space="0" w:color="auto"/>
            <w:left w:val="none" w:sz="0" w:space="0" w:color="auto"/>
            <w:bottom w:val="none" w:sz="0" w:space="0" w:color="auto"/>
            <w:right w:val="none" w:sz="0" w:space="0" w:color="auto"/>
          </w:divBdr>
        </w:div>
        <w:div w:id="932055372">
          <w:marLeft w:val="640"/>
          <w:marRight w:val="0"/>
          <w:marTop w:val="0"/>
          <w:marBottom w:val="0"/>
          <w:divBdr>
            <w:top w:val="none" w:sz="0" w:space="0" w:color="auto"/>
            <w:left w:val="none" w:sz="0" w:space="0" w:color="auto"/>
            <w:bottom w:val="none" w:sz="0" w:space="0" w:color="auto"/>
            <w:right w:val="none" w:sz="0" w:space="0" w:color="auto"/>
          </w:divBdr>
        </w:div>
        <w:div w:id="1197352130">
          <w:marLeft w:val="640"/>
          <w:marRight w:val="0"/>
          <w:marTop w:val="0"/>
          <w:marBottom w:val="0"/>
          <w:divBdr>
            <w:top w:val="none" w:sz="0" w:space="0" w:color="auto"/>
            <w:left w:val="none" w:sz="0" w:space="0" w:color="auto"/>
            <w:bottom w:val="none" w:sz="0" w:space="0" w:color="auto"/>
            <w:right w:val="none" w:sz="0" w:space="0" w:color="auto"/>
          </w:divBdr>
        </w:div>
        <w:div w:id="710031631">
          <w:marLeft w:val="640"/>
          <w:marRight w:val="0"/>
          <w:marTop w:val="0"/>
          <w:marBottom w:val="0"/>
          <w:divBdr>
            <w:top w:val="none" w:sz="0" w:space="0" w:color="auto"/>
            <w:left w:val="none" w:sz="0" w:space="0" w:color="auto"/>
            <w:bottom w:val="none" w:sz="0" w:space="0" w:color="auto"/>
            <w:right w:val="none" w:sz="0" w:space="0" w:color="auto"/>
          </w:divBdr>
        </w:div>
      </w:divsChild>
    </w:div>
    <w:div w:id="1017075797">
      <w:bodyDiv w:val="1"/>
      <w:marLeft w:val="0"/>
      <w:marRight w:val="0"/>
      <w:marTop w:val="0"/>
      <w:marBottom w:val="0"/>
      <w:divBdr>
        <w:top w:val="none" w:sz="0" w:space="0" w:color="auto"/>
        <w:left w:val="none" w:sz="0" w:space="0" w:color="auto"/>
        <w:bottom w:val="none" w:sz="0" w:space="0" w:color="auto"/>
        <w:right w:val="none" w:sz="0" w:space="0" w:color="auto"/>
      </w:divBdr>
      <w:divsChild>
        <w:div w:id="1509102958">
          <w:marLeft w:val="640"/>
          <w:marRight w:val="0"/>
          <w:marTop w:val="0"/>
          <w:marBottom w:val="0"/>
          <w:divBdr>
            <w:top w:val="none" w:sz="0" w:space="0" w:color="auto"/>
            <w:left w:val="none" w:sz="0" w:space="0" w:color="auto"/>
            <w:bottom w:val="none" w:sz="0" w:space="0" w:color="auto"/>
            <w:right w:val="none" w:sz="0" w:space="0" w:color="auto"/>
          </w:divBdr>
        </w:div>
        <w:div w:id="250743817">
          <w:marLeft w:val="640"/>
          <w:marRight w:val="0"/>
          <w:marTop w:val="0"/>
          <w:marBottom w:val="0"/>
          <w:divBdr>
            <w:top w:val="none" w:sz="0" w:space="0" w:color="auto"/>
            <w:left w:val="none" w:sz="0" w:space="0" w:color="auto"/>
            <w:bottom w:val="none" w:sz="0" w:space="0" w:color="auto"/>
            <w:right w:val="none" w:sz="0" w:space="0" w:color="auto"/>
          </w:divBdr>
        </w:div>
        <w:div w:id="1062632984">
          <w:marLeft w:val="640"/>
          <w:marRight w:val="0"/>
          <w:marTop w:val="0"/>
          <w:marBottom w:val="0"/>
          <w:divBdr>
            <w:top w:val="none" w:sz="0" w:space="0" w:color="auto"/>
            <w:left w:val="none" w:sz="0" w:space="0" w:color="auto"/>
            <w:bottom w:val="none" w:sz="0" w:space="0" w:color="auto"/>
            <w:right w:val="none" w:sz="0" w:space="0" w:color="auto"/>
          </w:divBdr>
        </w:div>
        <w:div w:id="1608387819">
          <w:marLeft w:val="640"/>
          <w:marRight w:val="0"/>
          <w:marTop w:val="0"/>
          <w:marBottom w:val="0"/>
          <w:divBdr>
            <w:top w:val="none" w:sz="0" w:space="0" w:color="auto"/>
            <w:left w:val="none" w:sz="0" w:space="0" w:color="auto"/>
            <w:bottom w:val="none" w:sz="0" w:space="0" w:color="auto"/>
            <w:right w:val="none" w:sz="0" w:space="0" w:color="auto"/>
          </w:divBdr>
        </w:div>
        <w:div w:id="1068847891">
          <w:marLeft w:val="640"/>
          <w:marRight w:val="0"/>
          <w:marTop w:val="0"/>
          <w:marBottom w:val="0"/>
          <w:divBdr>
            <w:top w:val="none" w:sz="0" w:space="0" w:color="auto"/>
            <w:left w:val="none" w:sz="0" w:space="0" w:color="auto"/>
            <w:bottom w:val="none" w:sz="0" w:space="0" w:color="auto"/>
            <w:right w:val="none" w:sz="0" w:space="0" w:color="auto"/>
          </w:divBdr>
        </w:div>
        <w:div w:id="928545524">
          <w:marLeft w:val="640"/>
          <w:marRight w:val="0"/>
          <w:marTop w:val="0"/>
          <w:marBottom w:val="0"/>
          <w:divBdr>
            <w:top w:val="none" w:sz="0" w:space="0" w:color="auto"/>
            <w:left w:val="none" w:sz="0" w:space="0" w:color="auto"/>
            <w:bottom w:val="none" w:sz="0" w:space="0" w:color="auto"/>
            <w:right w:val="none" w:sz="0" w:space="0" w:color="auto"/>
          </w:divBdr>
        </w:div>
        <w:div w:id="2083946189">
          <w:marLeft w:val="640"/>
          <w:marRight w:val="0"/>
          <w:marTop w:val="0"/>
          <w:marBottom w:val="0"/>
          <w:divBdr>
            <w:top w:val="none" w:sz="0" w:space="0" w:color="auto"/>
            <w:left w:val="none" w:sz="0" w:space="0" w:color="auto"/>
            <w:bottom w:val="none" w:sz="0" w:space="0" w:color="auto"/>
            <w:right w:val="none" w:sz="0" w:space="0" w:color="auto"/>
          </w:divBdr>
        </w:div>
        <w:div w:id="1274288801">
          <w:marLeft w:val="640"/>
          <w:marRight w:val="0"/>
          <w:marTop w:val="0"/>
          <w:marBottom w:val="0"/>
          <w:divBdr>
            <w:top w:val="none" w:sz="0" w:space="0" w:color="auto"/>
            <w:left w:val="none" w:sz="0" w:space="0" w:color="auto"/>
            <w:bottom w:val="none" w:sz="0" w:space="0" w:color="auto"/>
            <w:right w:val="none" w:sz="0" w:space="0" w:color="auto"/>
          </w:divBdr>
        </w:div>
        <w:div w:id="583221390">
          <w:marLeft w:val="640"/>
          <w:marRight w:val="0"/>
          <w:marTop w:val="0"/>
          <w:marBottom w:val="0"/>
          <w:divBdr>
            <w:top w:val="none" w:sz="0" w:space="0" w:color="auto"/>
            <w:left w:val="none" w:sz="0" w:space="0" w:color="auto"/>
            <w:bottom w:val="none" w:sz="0" w:space="0" w:color="auto"/>
            <w:right w:val="none" w:sz="0" w:space="0" w:color="auto"/>
          </w:divBdr>
        </w:div>
        <w:div w:id="863909521">
          <w:marLeft w:val="640"/>
          <w:marRight w:val="0"/>
          <w:marTop w:val="0"/>
          <w:marBottom w:val="0"/>
          <w:divBdr>
            <w:top w:val="none" w:sz="0" w:space="0" w:color="auto"/>
            <w:left w:val="none" w:sz="0" w:space="0" w:color="auto"/>
            <w:bottom w:val="none" w:sz="0" w:space="0" w:color="auto"/>
            <w:right w:val="none" w:sz="0" w:space="0" w:color="auto"/>
          </w:divBdr>
        </w:div>
        <w:div w:id="336616856">
          <w:marLeft w:val="640"/>
          <w:marRight w:val="0"/>
          <w:marTop w:val="0"/>
          <w:marBottom w:val="0"/>
          <w:divBdr>
            <w:top w:val="none" w:sz="0" w:space="0" w:color="auto"/>
            <w:left w:val="none" w:sz="0" w:space="0" w:color="auto"/>
            <w:bottom w:val="none" w:sz="0" w:space="0" w:color="auto"/>
            <w:right w:val="none" w:sz="0" w:space="0" w:color="auto"/>
          </w:divBdr>
        </w:div>
        <w:div w:id="1851748866">
          <w:marLeft w:val="640"/>
          <w:marRight w:val="0"/>
          <w:marTop w:val="0"/>
          <w:marBottom w:val="0"/>
          <w:divBdr>
            <w:top w:val="none" w:sz="0" w:space="0" w:color="auto"/>
            <w:left w:val="none" w:sz="0" w:space="0" w:color="auto"/>
            <w:bottom w:val="none" w:sz="0" w:space="0" w:color="auto"/>
            <w:right w:val="none" w:sz="0" w:space="0" w:color="auto"/>
          </w:divBdr>
        </w:div>
        <w:div w:id="1809546085">
          <w:marLeft w:val="640"/>
          <w:marRight w:val="0"/>
          <w:marTop w:val="0"/>
          <w:marBottom w:val="0"/>
          <w:divBdr>
            <w:top w:val="none" w:sz="0" w:space="0" w:color="auto"/>
            <w:left w:val="none" w:sz="0" w:space="0" w:color="auto"/>
            <w:bottom w:val="none" w:sz="0" w:space="0" w:color="auto"/>
            <w:right w:val="none" w:sz="0" w:space="0" w:color="auto"/>
          </w:divBdr>
        </w:div>
        <w:div w:id="2142260392">
          <w:marLeft w:val="640"/>
          <w:marRight w:val="0"/>
          <w:marTop w:val="0"/>
          <w:marBottom w:val="0"/>
          <w:divBdr>
            <w:top w:val="none" w:sz="0" w:space="0" w:color="auto"/>
            <w:left w:val="none" w:sz="0" w:space="0" w:color="auto"/>
            <w:bottom w:val="none" w:sz="0" w:space="0" w:color="auto"/>
            <w:right w:val="none" w:sz="0" w:space="0" w:color="auto"/>
          </w:divBdr>
        </w:div>
        <w:div w:id="1670788544">
          <w:marLeft w:val="640"/>
          <w:marRight w:val="0"/>
          <w:marTop w:val="0"/>
          <w:marBottom w:val="0"/>
          <w:divBdr>
            <w:top w:val="none" w:sz="0" w:space="0" w:color="auto"/>
            <w:left w:val="none" w:sz="0" w:space="0" w:color="auto"/>
            <w:bottom w:val="none" w:sz="0" w:space="0" w:color="auto"/>
            <w:right w:val="none" w:sz="0" w:space="0" w:color="auto"/>
          </w:divBdr>
        </w:div>
        <w:div w:id="106584376">
          <w:marLeft w:val="640"/>
          <w:marRight w:val="0"/>
          <w:marTop w:val="0"/>
          <w:marBottom w:val="0"/>
          <w:divBdr>
            <w:top w:val="none" w:sz="0" w:space="0" w:color="auto"/>
            <w:left w:val="none" w:sz="0" w:space="0" w:color="auto"/>
            <w:bottom w:val="none" w:sz="0" w:space="0" w:color="auto"/>
            <w:right w:val="none" w:sz="0" w:space="0" w:color="auto"/>
          </w:divBdr>
        </w:div>
        <w:div w:id="1639148421">
          <w:marLeft w:val="640"/>
          <w:marRight w:val="0"/>
          <w:marTop w:val="0"/>
          <w:marBottom w:val="0"/>
          <w:divBdr>
            <w:top w:val="none" w:sz="0" w:space="0" w:color="auto"/>
            <w:left w:val="none" w:sz="0" w:space="0" w:color="auto"/>
            <w:bottom w:val="none" w:sz="0" w:space="0" w:color="auto"/>
            <w:right w:val="none" w:sz="0" w:space="0" w:color="auto"/>
          </w:divBdr>
        </w:div>
        <w:div w:id="1034622724">
          <w:marLeft w:val="640"/>
          <w:marRight w:val="0"/>
          <w:marTop w:val="0"/>
          <w:marBottom w:val="0"/>
          <w:divBdr>
            <w:top w:val="none" w:sz="0" w:space="0" w:color="auto"/>
            <w:left w:val="none" w:sz="0" w:space="0" w:color="auto"/>
            <w:bottom w:val="none" w:sz="0" w:space="0" w:color="auto"/>
            <w:right w:val="none" w:sz="0" w:space="0" w:color="auto"/>
          </w:divBdr>
        </w:div>
        <w:div w:id="519053358">
          <w:marLeft w:val="640"/>
          <w:marRight w:val="0"/>
          <w:marTop w:val="0"/>
          <w:marBottom w:val="0"/>
          <w:divBdr>
            <w:top w:val="none" w:sz="0" w:space="0" w:color="auto"/>
            <w:left w:val="none" w:sz="0" w:space="0" w:color="auto"/>
            <w:bottom w:val="none" w:sz="0" w:space="0" w:color="auto"/>
            <w:right w:val="none" w:sz="0" w:space="0" w:color="auto"/>
          </w:divBdr>
        </w:div>
        <w:div w:id="1689915259">
          <w:marLeft w:val="640"/>
          <w:marRight w:val="0"/>
          <w:marTop w:val="0"/>
          <w:marBottom w:val="0"/>
          <w:divBdr>
            <w:top w:val="none" w:sz="0" w:space="0" w:color="auto"/>
            <w:left w:val="none" w:sz="0" w:space="0" w:color="auto"/>
            <w:bottom w:val="none" w:sz="0" w:space="0" w:color="auto"/>
            <w:right w:val="none" w:sz="0" w:space="0" w:color="auto"/>
          </w:divBdr>
        </w:div>
        <w:div w:id="662512993">
          <w:marLeft w:val="640"/>
          <w:marRight w:val="0"/>
          <w:marTop w:val="0"/>
          <w:marBottom w:val="0"/>
          <w:divBdr>
            <w:top w:val="none" w:sz="0" w:space="0" w:color="auto"/>
            <w:left w:val="none" w:sz="0" w:space="0" w:color="auto"/>
            <w:bottom w:val="none" w:sz="0" w:space="0" w:color="auto"/>
            <w:right w:val="none" w:sz="0" w:space="0" w:color="auto"/>
          </w:divBdr>
        </w:div>
        <w:div w:id="260912196">
          <w:marLeft w:val="640"/>
          <w:marRight w:val="0"/>
          <w:marTop w:val="0"/>
          <w:marBottom w:val="0"/>
          <w:divBdr>
            <w:top w:val="none" w:sz="0" w:space="0" w:color="auto"/>
            <w:left w:val="none" w:sz="0" w:space="0" w:color="auto"/>
            <w:bottom w:val="none" w:sz="0" w:space="0" w:color="auto"/>
            <w:right w:val="none" w:sz="0" w:space="0" w:color="auto"/>
          </w:divBdr>
        </w:div>
        <w:div w:id="2011323436">
          <w:marLeft w:val="640"/>
          <w:marRight w:val="0"/>
          <w:marTop w:val="0"/>
          <w:marBottom w:val="0"/>
          <w:divBdr>
            <w:top w:val="none" w:sz="0" w:space="0" w:color="auto"/>
            <w:left w:val="none" w:sz="0" w:space="0" w:color="auto"/>
            <w:bottom w:val="none" w:sz="0" w:space="0" w:color="auto"/>
            <w:right w:val="none" w:sz="0" w:space="0" w:color="auto"/>
          </w:divBdr>
        </w:div>
        <w:div w:id="2025478923">
          <w:marLeft w:val="640"/>
          <w:marRight w:val="0"/>
          <w:marTop w:val="0"/>
          <w:marBottom w:val="0"/>
          <w:divBdr>
            <w:top w:val="none" w:sz="0" w:space="0" w:color="auto"/>
            <w:left w:val="none" w:sz="0" w:space="0" w:color="auto"/>
            <w:bottom w:val="none" w:sz="0" w:space="0" w:color="auto"/>
            <w:right w:val="none" w:sz="0" w:space="0" w:color="auto"/>
          </w:divBdr>
        </w:div>
        <w:div w:id="1253928054">
          <w:marLeft w:val="640"/>
          <w:marRight w:val="0"/>
          <w:marTop w:val="0"/>
          <w:marBottom w:val="0"/>
          <w:divBdr>
            <w:top w:val="none" w:sz="0" w:space="0" w:color="auto"/>
            <w:left w:val="none" w:sz="0" w:space="0" w:color="auto"/>
            <w:bottom w:val="none" w:sz="0" w:space="0" w:color="auto"/>
            <w:right w:val="none" w:sz="0" w:space="0" w:color="auto"/>
          </w:divBdr>
        </w:div>
        <w:div w:id="1250430487">
          <w:marLeft w:val="640"/>
          <w:marRight w:val="0"/>
          <w:marTop w:val="0"/>
          <w:marBottom w:val="0"/>
          <w:divBdr>
            <w:top w:val="none" w:sz="0" w:space="0" w:color="auto"/>
            <w:left w:val="none" w:sz="0" w:space="0" w:color="auto"/>
            <w:bottom w:val="none" w:sz="0" w:space="0" w:color="auto"/>
            <w:right w:val="none" w:sz="0" w:space="0" w:color="auto"/>
          </w:divBdr>
        </w:div>
        <w:div w:id="2014992329">
          <w:marLeft w:val="640"/>
          <w:marRight w:val="0"/>
          <w:marTop w:val="0"/>
          <w:marBottom w:val="0"/>
          <w:divBdr>
            <w:top w:val="none" w:sz="0" w:space="0" w:color="auto"/>
            <w:left w:val="none" w:sz="0" w:space="0" w:color="auto"/>
            <w:bottom w:val="none" w:sz="0" w:space="0" w:color="auto"/>
            <w:right w:val="none" w:sz="0" w:space="0" w:color="auto"/>
          </w:divBdr>
        </w:div>
        <w:div w:id="1945725448">
          <w:marLeft w:val="640"/>
          <w:marRight w:val="0"/>
          <w:marTop w:val="0"/>
          <w:marBottom w:val="0"/>
          <w:divBdr>
            <w:top w:val="none" w:sz="0" w:space="0" w:color="auto"/>
            <w:left w:val="none" w:sz="0" w:space="0" w:color="auto"/>
            <w:bottom w:val="none" w:sz="0" w:space="0" w:color="auto"/>
            <w:right w:val="none" w:sz="0" w:space="0" w:color="auto"/>
          </w:divBdr>
        </w:div>
        <w:div w:id="2080860320">
          <w:marLeft w:val="640"/>
          <w:marRight w:val="0"/>
          <w:marTop w:val="0"/>
          <w:marBottom w:val="0"/>
          <w:divBdr>
            <w:top w:val="none" w:sz="0" w:space="0" w:color="auto"/>
            <w:left w:val="none" w:sz="0" w:space="0" w:color="auto"/>
            <w:bottom w:val="none" w:sz="0" w:space="0" w:color="auto"/>
            <w:right w:val="none" w:sz="0" w:space="0" w:color="auto"/>
          </w:divBdr>
        </w:div>
        <w:div w:id="1187520694">
          <w:marLeft w:val="640"/>
          <w:marRight w:val="0"/>
          <w:marTop w:val="0"/>
          <w:marBottom w:val="0"/>
          <w:divBdr>
            <w:top w:val="none" w:sz="0" w:space="0" w:color="auto"/>
            <w:left w:val="none" w:sz="0" w:space="0" w:color="auto"/>
            <w:bottom w:val="none" w:sz="0" w:space="0" w:color="auto"/>
            <w:right w:val="none" w:sz="0" w:space="0" w:color="auto"/>
          </w:divBdr>
        </w:div>
        <w:div w:id="218631686">
          <w:marLeft w:val="640"/>
          <w:marRight w:val="0"/>
          <w:marTop w:val="0"/>
          <w:marBottom w:val="0"/>
          <w:divBdr>
            <w:top w:val="none" w:sz="0" w:space="0" w:color="auto"/>
            <w:left w:val="none" w:sz="0" w:space="0" w:color="auto"/>
            <w:bottom w:val="none" w:sz="0" w:space="0" w:color="auto"/>
            <w:right w:val="none" w:sz="0" w:space="0" w:color="auto"/>
          </w:divBdr>
        </w:div>
        <w:div w:id="2010055033">
          <w:marLeft w:val="640"/>
          <w:marRight w:val="0"/>
          <w:marTop w:val="0"/>
          <w:marBottom w:val="0"/>
          <w:divBdr>
            <w:top w:val="none" w:sz="0" w:space="0" w:color="auto"/>
            <w:left w:val="none" w:sz="0" w:space="0" w:color="auto"/>
            <w:bottom w:val="none" w:sz="0" w:space="0" w:color="auto"/>
            <w:right w:val="none" w:sz="0" w:space="0" w:color="auto"/>
          </w:divBdr>
        </w:div>
        <w:div w:id="249194498">
          <w:marLeft w:val="640"/>
          <w:marRight w:val="0"/>
          <w:marTop w:val="0"/>
          <w:marBottom w:val="0"/>
          <w:divBdr>
            <w:top w:val="none" w:sz="0" w:space="0" w:color="auto"/>
            <w:left w:val="none" w:sz="0" w:space="0" w:color="auto"/>
            <w:bottom w:val="none" w:sz="0" w:space="0" w:color="auto"/>
            <w:right w:val="none" w:sz="0" w:space="0" w:color="auto"/>
          </w:divBdr>
        </w:div>
        <w:div w:id="1421876174">
          <w:marLeft w:val="640"/>
          <w:marRight w:val="0"/>
          <w:marTop w:val="0"/>
          <w:marBottom w:val="0"/>
          <w:divBdr>
            <w:top w:val="none" w:sz="0" w:space="0" w:color="auto"/>
            <w:left w:val="none" w:sz="0" w:space="0" w:color="auto"/>
            <w:bottom w:val="none" w:sz="0" w:space="0" w:color="auto"/>
            <w:right w:val="none" w:sz="0" w:space="0" w:color="auto"/>
          </w:divBdr>
        </w:div>
        <w:div w:id="1772698295">
          <w:marLeft w:val="640"/>
          <w:marRight w:val="0"/>
          <w:marTop w:val="0"/>
          <w:marBottom w:val="0"/>
          <w:divBdr>
            <w:top w:val="none" w:sz="0" w:space="0" w:color="auto"/>
            <w:left w:val="none" w:sz="0" w:space="0" w:color="auto"/>
            <w:bottom w:val="none" w:sz="0" w:space="0" w:color="auto"/>
            <w:right w:val="none" w:sz="0" w:space="0" w:color="auto"/>
          </w:divBdr>
        </w:div>
        <w:div w:id="915866170">
          <w:marLeft w:val="640"/>
          <w:marRight w:val="0"/>
          <w:marTop w:val="0"/>
          <w:marBottom w:val="0"/>
          <w:divBdr>
            <w:top w:val="none" w:sz="0" w:space="0" w:color="auto"/>
            <w:left w:val="none" w:sz="0" w:space="0" w:color="auto"/>
            <w:bottom w:val="none" w:sz="0" w:space="0" w:color="auto"/>
            <w:right w:val="none" w:sz="0" w:space="0" w:color="auto"/>
          </w:divBdr>
        </w:div>
        <w:div w:id="1256133716">
          <w:marLeft w:val="640"/>
          <w:marRight w:val="0"/>
          <w:marTop w:val="0"/>
          <w:marBottom w:val="0"/>
          <w:divBdr>
            <w:top w:val="none" w:sz="0" w:space="0" w:color="auto"/>
            <w:left w:val="none" w:sz="0" w:space="0" w:color="auto"/>
            <w:bottom w:val="none" w:sz="0" w:space="0" w:color="auto"/>
            <w:right w:val="none" w:sz="0" w:space="0" w:color="auto"/>
          </w:divBdr>
        </w:div>
        <w:div w:id="346492422">
          <w:marLeft w:val="640"/>
          <w:marRight w:val="0"/>
          <w:marTop w:val="0"/>
          <w:marBottom w:val="0"/>
          <w:divBdr>
            <w:top w:val="none" w:sz="0" w:space="0" w:color="auto"/>
            <w:left w:val="none" w:sz="0" w:space="0" w:color="auto"/>
            <w:bottom w:val="none" w:sz="0" w:space="0" w:color="auto"/>
            <w:right w:val="none" w:sz="0" w:space="0" w:color="auto"/>
          </w:divBdr>
        </w:div>
        <w:div w:id="1144587725">
          <w:marLeft w:val="640"/>
          <w:marRight w:val="0"/>
          <w:marTop w:val="0"/>
          <w:marBottom w:val="0"/>
          <w:divBdr>
            <w:top w:val="none" w:sz="0" w:space="0" w:color="auto"/>
            <w:left w:val="none" w:sz="0" w:space="0" w:color="auto"/>
            <w:bottom w:val="none" w:sz="0" w:space="0" w:color="auto"/>
            <w:right w:val="none" w:sz="0" w:space="0" w:color="auto"/>
          </w:divBdr>
        </w:div>
        <w:div w:id="121457771">
          <w:marLeft w:val="640"/>
          <w:marRight w:val="0"/>
          <w:marTop w:val="0"/>
          <w:marBottom w:val="0"/>
          <w:divBdr>
            <w:top w:val="none" w:sz="0" w:space="0" w:color="auto"/>
            <w:left w:val="none" w:sz="0" w:space="0" w:color="auto"/>
            <w:bottom w:val="none" w:sz="0" w:space="0" w:color="auto"/>
            <w:right w:val="none" w:sz="0" w:space="0" w:color="auto"/>
          </w:divBdr>
        </w:div>
        <w:div w:id="1033386845">
          <w:marLeft w:val="640"/>
          <w:marRight w:val="0"/>
          <w:marTop w:val="0"/>
          <w:marBottom w:val="0"/>
          <w:divBdr>
            <w:top w:val="none" w:sz="0" w:space="0" w:color="auto"/>
            <w:left w:val="none" w:sz="0" w:space="0" w:color="auto"/>
            <w:bottom w:val="none" w:sz="0" w:space="0" w:color="auto"/>
            <w:right w:val="none" w:sz="0" w:space="0" w:color="auto"/>
          </w:divBdr>
        </w:div>
        <w:div w:id="37362994">
          <w:marLeft w:val="640"/>
          <w:marRight w:val="0"/>
          <w:marTop w:val="0"/>
          <w:marBottom w:val="0"/>
          <w:divBdr>
            <w:top w:val="none" w:sz="0" w:space="0" w:color="auto"/>
            <w:left w:val="none" w:sz="0" w:space="0" w:color="auto"/>
            <w:bottom w:val="none" w:sz="0" w:space="0" w:color="auto"/>
            <w:right w:val="none" w:sz="0" w:space="0" w:color="auto"/>
          </w:divBdr>
        </w:div>
        <w:div w:id="40249554">
          <w:marLeft w:val="640"/>
          <w:marRight w:val="0"/>
          <w:marTop w:val="0"/>
          <w:marBottom w:val="0"/>
          <w:divBdr>
            <w:top w:val="none" w:sz="0" w:space="0" w:color="auto"/>
            <w:left w:val="none" w:sz="0" w:space="0" w:color="auto"/>
            <w:bottom w:val="none" w:sz="0" w:space="0" w:color="auto"/>
            <w:right w:val="none" w:sz="0" w:space="0" w:color="auto"/>
          </w:divBdr>
        </w:div>
        <w:div w:id="344672393">
          <w:marLeft w:val="640"/>
          <w:marRight w:val="0"/>
          <w:marTop w:val="0"/>
          <w:marBottom w:val="0"/>
          <w:divBdr>
            <w:top w:val="none" w:sz="0" w:space="0" w:color="auto"/>
            <w:left w:val="none" w:sz="0" w:space="0" w:color="auto"/>
            <w:bottom w:val="none" w:sz="0" w:space="0" w:color="auto"/>
            <w:right w:val="none" w:sz="0" w:space="0" w:color="auto"/>
          </w:divBdr>
        </w:div>
        <w:div w:id="117458921">
          <w:marLeft w:val="640"/>
          <w:marRight w:val="0"/>
          <w:marTop w:val="0"/>
          <w:marBottom w:val="0"/>
          <w:divBdr>
            <w:top w:val="none" w:sz="0" w:space="0" w:color="auto"/>
            <w:left w:val="none" w:sz="0" w:space="0" w:color="auto"/>
            <w:bottom w:val="none" w:sz="0" w:space="0" w:color="auto"/>
            <w:right w:val="none" w:sz="0" w:space="0" w:color="auto"/>
          </w:divBdr>
        </w:div>
        <w:div w:id="2142386002">
          <w:marLeft w:val="640"/>
          <w:marRight w:val="0"/>
          <w:marTop w:val="0"/>
          <w:marBottom w:val="0"/>
          <w:divBdr>
            <w:top w:val="none" w:sz="0" w:space="0" w:color="auto"/>
            <w:left w:val="none" w:sz="0" w:space="0" w:color="auto"/>
            <w:bottom w:val="none" w:sz="0" w:space="0" w:color="auto"/>
            <w:right w:val="none" w:sz="0" w:space="0" w:color="auto"/>
          </w:divBdr>
        </w:div>
        <w:div w:id="1294017061">
          <w:marLeft w:val="640"/>
          <w:marRight w:val="0"/>
          <w:marTop w:val="0"/>
          <w:marBottom w:val="0"/>
          <w:divBdr>
            <w:top w:val="none" w:sz="0" w:space="0" w:color="auto"/>
            <w:left w:val="none" w:sz="0" w:space="0" w:color="auto"/>
            <w:bottom w:val="none" w:sz="0" w:space="0" w:color="auto"/>
            <w:right w:val="none" w:sz="0" w:space="0" w:color="auto"/>
          </w:divBdr>
        </w:div>
        <w:div w:id="554852897">
          <w:marLeft w:val="640"/>
          <w:marRight w:val="0"/>
          <w:marTop w:val="0"/>
          <w:marBottom w:val="0"/>
          <w:divBdr>
            <w:top w:val="none" w:sz="0" w:space="0" w:color="auto"/>
            <w:left w:val="none" w:sz="0" w:space="0" w:color="auto"/>
            <w:bottom w:val="none" w:sz="0" w:space="0" w:color="auto"/>
            <w:right w:val="none" w:sz="0" w:space="0" w:color="auto"/>
          </w:divBdr>
        </w:div>
        <w:div w:id="709840638">
          <w:marLeft w:val="640"/>
          <w:marRight w:val="0"/>
          <w:marTop w:val="0"/>
          <w:marBottom w:val="0"/>
          <w:divBdr>
            <w:top w:val="none" w:sz="0" w:space="0" w:color="auto"/>
            <w:left w:val="none" w:sz="0" w:space="0" w:color="auto"/>
            <w:bottom w:val="none" w:sz="0" w:space="0" w:color="auto"/>
            <w:right w:val="none" w:sz="0" w:space="0" w:color="auto"/>
          </w:divBdr>
        </w:div>
        <w:div w:id="943268660">
          <w:marLeft w:val="640"/>
          <w:marRight w:val="0"/>
          <w:marTop w:val="0"/>
          <w:marBottom w:val="0"/>
          <w:divBdr>
            <w:top w:val="none" w:sz="0" w:space="0" w:color="auto"/>
            <w:left w:val="none" w:sz="0" w:space="0" w:color="auto"/>
            <w:bottom w:val="none" w:sz="0" w:space="0" w:color="auto"/>
            <w:right w:val="none" w:sz="0" w:space="0" w:color="auto"/>
          </w:divBdr>
        </w:div>
        <w:div w:id="2088378819">
          <w:marLeft w:val="640"/>
          <w:marRight w:val="0"/>
          <w:marTop w:val="0"/>
          <w:marBottom w:val="0"/>
          <w:divBdr>
            <w:top w:val="none" w:sz="0" w:space="0" w:color="auto"/>
            <w:left w:val="none" w:sz="0" w:space="0" w:color="auto"/>
            <w:bottom w:val="none" w:sz="0" w:space="0" w:color="auto"/>
            <w:right w:val="none" w:sz="0" w:space="0" w:color="auto"/>
          </w:divBdr>
        </w:div>
        <w:div w:id="474180373">
          <w:marLeft w:val="640"/>
          <w:marRight w:val="0"/>
          <w:marTop w:val="0"/>
          <w:marBottom w:val="0"/>
          <w:divBdr>
            <w:top w:val="none" w:sz="0" w:space="0" w:color="auto"/>
            <w:left w:val="none" w:sz="0" w:space="0" w:color="auto"/>
            <w:bottom w:val="none" w:sz="0" w:space="0" w:color="auto"/>
            <w:right w:val="none" w:sz="0" w:space="0" w:color="auto"/>
          </w:divBdr>
        </w:div>
        <w:div w:id="600794454">
          <w:marLeft w:val="640"/>
          <w:marRight w:val="0"/>
          <w:marTop w:val="0"/>
          <w:marBottom w:val="0"/>
          <w:divBdr>
            <w:top w:val="none" w:sz="0" w:space="0" w:color="auto"/>
            <w:left w:val="none" w:sz="0" w:space="0" w:color="auto"/>
            <w:bottom w:val="none" w:sz="0" w:space="0" w:color="auto"/>
            <w:right w:val="none" w:sz="0" w:space="0" w:color="auto"/>
          </w:divBdr>
        </w:div>
        <w:div w:id="1052584352">
          <w:marLeft w:val="640"/>
          <w:marRight w:val="0"/>
          <w:marTop w:val="0"/>
          <w:marBottom w:val="0"/>
          <w:divBdr>
            <w:top w:val="none" w:sz="0" w:space="0" w:color="auto"/>
            <w:left w:val="none" w:sz="0" w:space="0" w:color="auto"/>
            <w:bottom w:val="none" w:sz="0" w:space="0" w:color="auto"/>
            <w:right w:val="none" w:sz="0" w:space="0" w:color="auto"/>
          </w:divBdr>
        </w:div>
        <w:div w:id="881482454">
          <w:marLeft w:val="640"/>
          <w:marRight w:val="0"/>
          <w:marTop w:val="0"/>
          <w:marBottom w:val="0"/>
          <w:divBdr>
            <w:top w:val="none" w:sz="0" w:space="0" w:color="auto"/>
            <w:left w:val="none" w:sz="0" w:space="0" w:color="auto"/>
            <w:bottom w:val="none" w:sz="0" w:space="0" w:color="auto"/>
            <w:right w:val="none" w:sz="0" w:space="0" w:color="auto"/>
          </w:divBdr>
        </w:div>
        <w:div w:id="1654212073">
          <w:marLeft w:val="640"/>
          <w:marRight w:val="0"/>
          <w:marTop w:val="0"/>
          <w:marBottom w:val="0"/>
          <w:divBdr>
            <w:top w:val="none" w:sz="0" w:space="0" w:color="auto"/>
            <w:left w:val="none" w:sz="0" w:space="0" w:color="auto"/>
            <w:bottom w:val="none" w:sz="0" w:space="0" w:color="auto"/>
            <w:right w:val="none" w:sz="0" w:space="0" w:color="auto"/>
          </w:divBdr>
        </w:div>
        <w:div w:id="21250387">
          <w:marLeft w:val="640"/>
          <w:marRight w:val="0"/>
          <w:marTop w:val="0"/>
          <w:marBottom w:val="0"/>
          <w:divBdr>
            <w:top w:val="none" w:sz="0" w:space="0" w:color="auto"/>
            <w:left w:val="none" w:sz="0" w:space="0" w:color="auto"/>
            <w:bottom w:val="none" w:sz="0" w:space="0" w:color="auto"/>
            <w:right w:val="none" w:sz="0" w:space="0" w:color="auto"/>
          </w:divBdr>
        </w:div>
        <w:div w:id="1865169116">
          <w:marLeft w:val="640"/>
          <w:marRight w:val="0"/>
          <w:marTop w:val="0"/>
          <w:marBottom w:val="0"/>
          <w:divBdr>
            <w:top w:val="none" w:sz="0" w:space="0" w:color="auto"/>
            <w:left w:val="none" w:sz="0" w:space="0" w:color="auto"/>
            <w:bottom w:val="none" w:sz="0" w:space="0" w:color="auto"/>
            <w:right w:val="none" w:sz="0" w:space="0" w:color="auto"/>
          </w:divBdr>
        </w:div>
        <w:div w:id="1251043873">
          <w:marLeft w:val="640"/>
          <w:marRight w:val="0"/>
          <w:marTop w:val="0"/>
          <w:marBottom w:val="0"/>
          <w:divBdr>
            <w:top w:val="none" w:sz="0" w:space="0" w:color="auto"/>
            <w:left w:val="none" w:sz="0" w:space="0" w:color="auto"/>
            <w:bottom w:val="none" w:sz="0" w:space="0" w:color="auto"/>
            <w:right w:val="none" w:sz="0" w:space="0" w:color="auto"/>
          </w:divBdr>
        </w:div>
        <w:div w:id="1194343438">
          <w:marLeft w:val="640"/>
          <w:marRight w:val="0"/>
          <w:marTop w:val="0"/>
          <w:marBottom w:val="0"/>
          <w:divBdr>
            <w:top w:val="none" w:sz="0" w:space="0" w:color="auto"/>
            <w:left w:val="none" w:sz="0" w:space="0" w:color="auto"/>
            <w:bottom w:val="none" w:sz="0" w:space="0" w:color="auto"/>
            <w:right w:val="none" w:sz="0" w:space="0" w:color="auto"/>
          </w:divBdr>
        </w:div>
        <w:div w:id="1241790190">
          <w:marLeft w:val="640"/>
          <w:marRight w:val="0"/>
          <w:marTop w:val="0"/>
          <w:marBottom w:val="0"/>
          <w:divBdr>
            <w:top w:val="none" w:sz="0" w:space="0" w:color="auto"/>
            <w:left w:val="none" w:sz="0" w:space="0" w:color="auto"/>
            <w:bottom w:val="none" w:sz="0" w:space="0" w:color="auto"/>
            <w:right w:val="none" w:sz="0" w:space="0" w:color="auto"/>
          </w:divBdr>
        </w:div>
        <w:div w:id="663819738">
          <w:marLeft w:val="640"/>
          <w:marRight w:val="0"/>
          <w:marTop w:val="0"/>
          <w:marBottom w:val="0"/>
          <w:divBdr>
            <w:top w:val="none" w:sz="0" w:space="0" w:color="auto"/>
            <w:left w:val="none" w:sz="0" w:space="0" w:color="auto"/>
            <w:bottom w:val="none" w:sz="0" w:space="0" w:color="auto"/>
            <w:right w:val="none" w:sz="0" w:space="0" w:color="auto"/>
          </w:divBdr>
        </w:div>
        <w:div w:id="980429404">
          <w:marLeft w:val="640"/>
          <w:marRight w:val="0"/>
          <w:marTop w:val="0"/>
          <w:marBottom w:val="0"/>
          <w:divBdr>
            <w:top w:val="none" w:sz="0" w:space="0" w:color="auto"/>
            <w:left w:val="none" w:sz="0" w:space="0" w:color="auto"/>
            <w:bottom w:val="none" w:sz="0" w:space="0" w:color="auto"/>
            <w:right w:val="none" w:sz="0" w:space="0" w:color="auto"/>
          </w:divBdr>
        </w:div>
        <w:div w:id="728504622">
          <w:marLeft w:val="640"/>
          <w:marRight w:val="0"/>
          <w:marTop w:val="0"/>
          <w:marBottom w:val="0"/>
          <w:divBdr>
            <w:top w:val="none" w:sz="0" w:space="0" w:color="auto"/>
            <w:left w:val="none" w:sz="0" w:space="0" w:color="auto"/>
            <w:bottom w:val="none" w:sz="0" w:space="0" w:color="auto"/>
            <w:right w:val="none" w:sz="0" w:space="0" w:color="auto"/>
          </w:divBdr>
        </w:div>
        <w:div w:id="1642954575">
          <w:marLeft w:val="640"/>
          <w:marRight w:val="0"/>
          <w:marTop w:val="0"/>
          <w:marBottom w:val="0"/>
          <w:divBdr>
            <w:top w:val="none" w:sz="0" w:space="0" w:color="auto"/>
            <w:left w:val="none" w:sz="0" w:space="0" w:color="auto"/>
            <w:bottom w:val="none" w:sz="0" w:space="0" w:color="auto"/>
            <w:right w:val="none" w:sz="0" w:space="0" w:color="auto"/>
          </w:divBdr>
        </w:div>
      </w:divsChild>
    </w:div>
    <w:div w:id="1045133354">
      <w:bodyDiv w:val="1"/>
      <w:marLeft w:val="0"/>
      <w:marRight w:val="0"/>
      <w:marTop w:val="0"/>
      <w:marBottom w:val="0"/>
      <w:divBdr>
        <w:top w:val="none" w:sz="0" w:space="0" w:color="auto"/>
        <w:left w:val="none" w:sz="0" w:space="0" w:color="auto"/>
        <w:bottom w:val="none" w:sz="0" w:space="0" w:color="auto"/>
        <w:right w:val="none" w:sz="0" w:space="0" w:color="auto"/>
      </w:divBdr>
      <w:divsChild>
        <w:div w:id="280772966">
          <w:marLeft w:val="0"/>
          <w:marRight w:val="0"/>
          <w:marTop w:val="0"/>
          <w:marBottom w:val="0"/>
          <w:divBdr>
            <w:top w:val="none" w:sz="0" w:space="0" w:color="auto"/>
            <w:left w:val="none" w:sz="0" w:space="0" w:color="auto"/>
            <w:bottom w:val="none" w:sz="0" w:space="0" w:color="auto"/>
            <w:right w:val="none" w:sz="0" w:space="0" w:color="auto"/>
          </w:divBdr>
        </w:div>
        <w:div w:id="1933470655">
          <w:marLeft w:val="0"/>
          <w:marRight w:val="0"/>
          <w:marTop w:val="0"/>
          <w:marBottom w:val="0"/>
          <w:divBdr>
            <w:top w:val="none" w:sz="0" w:space="0" w:color="auto"/>
            <w:left w:val="none" w:sz="0" w:space="0" w:color="auto"/>
            <w:bottom w:val="none" w:sz="0" w:space="0" w:color="auto"/>
            <w:right w:val="none" w:sz="0" w:space="0" w:color="auto"/>
          </w:divBdr>
        </w:div>
        <w:div w:id="879171790">
          <w:marLeft w:val="0"/>
          <w:marRight w:val="0"/>
          <w:marTop w:val="0"/>
          <w:marBottom w:val="0"/>
          <w:divBdr>
            <w:top w:val="none" w:sz="0" w:space="0" w:color="auto"/>
            <w:left w:val="none" w:sz="0" w:space="0" w:color="auto"/>
            <w:bottom w:val="none" w:sz="0" w:space="0" w:color="auto"/>
            <w:right w:val="none" w:sz="0" w:space="0" w:color="auto"/>
          </w:divBdr>
        </w:div>
        <w:div w:id="941717508">
          <w:marLeft w:val="0"/>
          <w:marRight w:val="0"/>
          <w:marTop w:val="0"/>
          <w:marBottom w:val="0"/>
          <w:divBdr>
            <w:top w:val="none" w:sz="0" w:space="0" w:color="auto"/>
            <w:left w:val="none" w:sz="0" w:space="0" w:color="auto"/>
            <w:bottom w:val="none" w:sz="0" w:space="0" w:color="auto"/>
            <w:right w:val="none" w:sz="0" w:space="0" w:color="auto"/>
          </w:divBdr>
        </w:div>
        <w:div w:id="1761951967">
          <w:marLeft w:val="0"/>
          <w:marRight w:val="0"/>
          <w:marTop w:val="0"/>
          <w:marBottom w:val="0"/>
          <w:divBdr>
            <w:top w:val="none" w:sz="0" w:space="0" w:color="auto"/>
            <w:left w:val="none" w:sz="0" w:space="0" w:color="auto"/>
            <w:bottom w:val="none" w:sz="0" w:space="0" w:color="auto"/>
            <w:right w:val="none" w:sz="0" w:space="0" w:color="auto"/>
          </w:divBdr>
        </w:div>
      </w:divsChild>
    </w:div>
    <w:div w:id="1084104595">
      <w:bodyDiv w:val="1"/>
      <w:marLeft w:val="0"/>
      <w:marRight w:val="0"/>
      <w:marTop w:val="0"/>
      <w:marBottom w:val="0"/>
      <w:divBdr>
        <w:top w:val="none" w:sz="0" w:space="0" w:color="auto"/>
        <w:left w:val="none" w:sz="0" w:space="0" w:color="auto"/>
        <w:bottom w:val="none" w:sz="0" w:space="0" w:color="auto"/>
        <w:right w:val="none" w:sz="0" w:space="0" w:color="auto"/>
      </w:divBdr>
    </w:div>
    <w:div w:id="1084568817">
      <w:bodyDiv w:val="1"/>
      <w:marLeft w:val="0"/>
      <w:marRight w:val="0"/>
      <w:marTop w:val="0"/>
      <w:marBottom w:val="0"/>
      <w:divBdr>
        <w:top w:val="none" w:sz="0" w:space="0" w:color="auto"/>
        <w:left w:val="none" w:sz="0" w:space="0" w:color="auto"/>
        <w:bottom w:val="none" w:sz="0" w:space="0" w:color="auto"/>
        <w:right w:val="none" w:sz="0" w:space="0" w:color="auto"/>
      </w:divBdr>
      <w:divsChild>
        <w:div w:id="1674723805">
          <w:marLeft w:val="640"/>
          <w:marRight w:val="0"/>
          <w:marTop w:val="0"/>
          <w:marBottom w:val="0"/>
          <w:divBdr>
            <w:top w:val="none" w:sz="0" w:space="0" w:color="auto"/>
            <w:left w:val="none" w:sz="0" w:space="0" w:color="auto"/>
            <w:bottom w:val="none" w:sz="0" w:space="0" w:color="auto"/>
            <w:right w:val="none" w:sz="0" w:space="0" w:color="auto"/>
          </w:divBdr>
        </w:div>
        <w:div w:id="1218054635">
          <w:marLeft w:val="640"/>
          <w:marRight w:val="0"/>
          <w:marTop w:val="0"/>
          <w:marBottom w:val="0"/>
          <w:divBdr>
            <w:top w:val="none" w:sz="0" w:space="0" w:color="auto"/>
            <w:left w:val="none" w:sz="0" w:space="0" w:color="auto"/>
            <w:bottom w:val="none" w:sz="0" w:space="0" w:color="auto"/>
            <w:right w:val="none" w:sz="0" w:space="0" w:color="auto"/>
          </w:divBdr>
        </w:div>
        <w:div w:id="1980570008">
          <w:marLeft w:val="640"/>
          <w:marRight w:val="0"/>
          <w:marTop w:val="0"/>
          <w:marBottom w:val="0"/>
          <w:divBdr>
            <w:top w:val="none" w:sz="0" w:space="0" w:color="auto"/>
            <w:left w:val="none" w:sz="0" w:space="0" w:color="auto"/>
            <w:bottom w:val="none" w:sz="0" w:space="0" w:color="auto"/>
            <w:right w:val="none" w:sz="0" w:space="0" w:color="auto"/>
          </w:divBdr>
        </w:div>
        <w:div w:id="1730108372">
          <w:marLeft w:val="640"/>
          <w:marRight w:val="0"/>
          <w:marTop w:val="0"/>
          <w:marBottom w:val="0"/>
          <w:divBdr>
            <w:top w:val="none" w:sz="0" w:space="0" w:color="auto"/>
            <w:left w:val="none" w:sz="0" w:space="0" w:color="auto"/>
            <w:bottom w:val="none" w:sz="0" w:space="0" w:color="auto"/>
            <w:right w:val="none" w:sz="0" w:space="0" w:color="auto"/>
          </w:divBdr>
        </w:div>
        <w:div w:id="1629698323">
          <w:marLeft w:val="640"/>
          <w:marRight w:val="0"/>
          <w:marTop w:val="0"/>
          <w:marBottom w:val="0"/>
          <w:divBdr>
            <w:top w:val="none" w:sz="0" w:space="0" w:color="auto"/>
            <w:left w:val="none" w:sz="0" w:space="0" w:color="auto"/>
            <w:bottom w:val="none" w:sz="0" w:space="0" w:color="auto"/>
            <w:right w:val="none" w:sz="0" w:space="0" w:color="auto"/>
          </w:divBdr>
        </w:div>
        <w:div w:id="870606699">
          <w:marLeft w:val="640"/>
          <w:marRight w:val="0"/>
          <w:marTop w:val="0"/>
          <w:marBottom w:val="0"/>
          <w:divBdr>
            <w:top w:val="none" w:sz="0" w:space="0" w:color="auto"/>
            <w:left w:val="none" w:sz="0" w:space="0" w:color="auto"/>
            <w:bottom w:val="none" w:sz="0" w:space="0" w:color="auto"/>
            <w:right w:val="none" w:sz="0" w:space="0" w:color="auto"/>
          </w:divBdr>
        </w:div>
        <w:div w:id="1225528286">
          <w:marLeft w:val="640"/>
          <w:marRight w:val="0"/>
          <w:marTop w:val="0"/>
          <w:marBottom w:val="0"/>
          <w:divBdr>
            <w:top w:val="none" w:sz="0" w:space="0" w:color="auto"/>
            <w:left w:val="none" w:sz="0" w:space="0" w:color="auto"/>
            <w:bottom w:val="none" w:sz="0" w:space="0" w:color="auto"/>
            <w:right w:val="none" w:sz="0" w:space="0" w:color="auto"/>
          </w:divBdr>
        </w:div>
        <w:div w:id="16588046">
          <w:marLeft w:val="640"/>
          <w:marRight w:val="0"/>
          <w:marTop w:val="0"/>
          <w:marBottom w:val="0"/>
          <w:divBdr>
            <w:top w:val="none" w:sz="0" w:space="0" w:color="auto"/>
            <w:left w:val="none" w:sz="0" w:space="0" w:color="auto"/>
            <w:bottom w:val="none" w:sz="0" w:space="0" w:color="auto"/>
            <w:right w:val="none" w:sz="0" w:space="0" w:color="auto"/>
          </w:divBdr>
        </w:div>
        <w:div w:id="2010206183">
          <w:marLeft w:val="640"/>
          <w:marRight w:val="0"/>
          <w:marTop w:val="0"/>
          <w:marBottom w:val="0"/>
          <w:divBdr>
            <w:top w:val="none" w:sz="0" w:space="0" w:color="auto"/>
            <w:left w:val="none" w:sz="0" w:space="0" w:color="auto"/>
            <w:bottom w:val="none" w:sz="0" w:space="0" w:color="auto"/>
            <w:right w:val="none" w:sz="0" w:space="0" w:color="auto"/>
          </w:divBdr>
        </w:div>
        <w:div w:id="818305182">
          <w:marLeft w:val="640"/>
          <w:marRight w:val="0"/>
          <w:marTop w:val="0"/>
          <w:marBottom w:val="0"/>
          <w:divBdr>
            <w:top w:val="none" w:sz="0" w:space="0" w:color="auto"/>
            <w:left w:val="none" w:sz="0" w:space="0" w:color="auto"/>
            <w:bottom w:val="none" w:sz="0" w:space="0" w:color="auto"/>
            <w:right w:val="none" w:sz="0" w:space="0" w:color="auto"/>
          </w:divBdr>
        </w:div>
        <w:div w:id="919870639">
          <w:marLeft w:val="640"/>
          <w:marRight w:val="0"/>
          <w:marTop w:val="0"/>
          <w:marBottom w:val="0"/>
          <w:divBdr>
            <w:top w:val="none" w:sz="0" w:space="0" w:color="auto"/>
            <w:left w:val="none" w:sz="0" w:space="0" w:color="auto"/>
            <w:bottom w:val="none" w:sz="0" w:space="0" w:color="auto"/>
            <w:right w:val="none" w:sz="0" w:space="0" w:color="auto"/>
          </w:divBdr>
        </w:div>
        <w:div w:id="2092192337">
          <w:marLeft w:val="640"/>
          <w:marRight w:val="0"/>
          <w:marTop w:val="0"/>
          <w:marBottom w:val="0"/>
          <w:divBdr>
            <w:top w:val="none" w:sz="0" w:space="0" w:color="auto"/>
            <w:left w:val="none" w:sz="0" w:space="0" w:color="auto"/>
            <w:bottom w:val="none" w:sz="0" w:space="0" w:color="auto"/>
            <w:right w:val="none" w:sz="0" w:space="0" w:color="auto"/>
          </w:divBdr>
        </w:div>
        <w:div w:id="147945882">
          <w:marLeft w:val="640"/>
          <w:marRight w:val="0"/>
          <w:marTop w:val="0"/>
          <w:marBottom w:val="0"/>
          <w:divBdr>
            <w:top w:val="none" w:sz="0" w:space="0" w:color="auto"/>
            <w:left w:val="none" w:sz="0" w:space="0" w:color="auto"/>
            <w:bottom w:val="none" w:sz="0" w:space="0" w:color="auto"/>
            <w:right w:val="none" w:sz="0" w:space="0" w:color="auto"/>
          </w:divBdr>
        </w:div>
        <w:div w:id="376242803">
          <w:marLeft w:val="640"/>
          <w:marRight w:val="0"/>
          <w:marTop w:val="0"/>
          <w:marBottom w:val="0"/>
          <w:divBdr>
            <w:top w:val="none" w:sz="0" w:space="0" w:color="auto"/>
            <w:left w:val="none" w:sz="0" w:space="0" w:color="auto"/>
            <w:bottom w:val="none" w:sz="0" w:space="0" w:color="auto"/>
            <w:right w:val="none" w:sz="0" w:space="0" w:color="auto"/>
          </w:divBdr>
        </w:div>
        <w:div w:id="1778326837">
          <w:marLeft w:val="640"/>
          <w:marRight w:val="0"/>
          <w:marTop w:val="0"/>
          <w:marBottom w:val="0"/>
          <w:divBdr>
            <w:top w:val="none" w:sz="0" w:space="0" w:color="auto"/>
            <w:left w:val="none" w:sz="0" w:space="0" w:color="auto"/>
            <w:bottom w:val="none" w:sz="0" w:space="0" w:color="auto"/>
            <w:right w:val="none" w:sz="0" w:space="0" w:color="auto"/>
          </w:divBdr>
        </w:div>
        <w:div w:id="1713798794">
          <w:marLeft w:val="640"/>
          <w:marRight w:val="0"/>
          <w:marTop w:val="0"/>
          <w:marBottom w:val="0"/>
          <w:divBdr>
            <w:top w:val="none" w:sz="0" w:space="0" w:color="auto"/>
            <w:left w:val="none" w:sz="0" w:space="0" w:color="auto"/>
            <w:bottom w:val="none" w:sz="0" w:space="0" w:color="auto"/>
            <w:right w:val="none" w:sz="0" w:space="0" w:color="auto"/>
          </w:divBdr>
        </w:div>
        <w:div w:id="1400057833">
          <w:marLeft w:val="640"/>
          <w:marRight w:val="0"/>
          <w:marTop w:val="0"/>
          <w:marBottom w:val="0"/>
          <w:divBdr>
            <w:top w:val="none" w:sz="0" w:space="0" w:color="auto"/>
            <w:left w:val="none" w:sz="0" w:space="0" w:color="auto"/>
            <w:bottom w:val="none" w:sz="0" w:space="0" w:color="auto"/>
            <w:right w:val="none" w:sz="0" w:space="0" w:color="auto"/>
          </w:divBdr>
        </w:div>
        <w:div w:id="614017730">
          <w:marLeft w:val="640"/>
          <w:marRight w:val="0"/>
          <w:marTop w:val="0"/>
          <w:marBottom w:val="0"/>
          <w:divBdr>
            <w:top w:val="none" w:sz="0" w:space="0" w:color="auto"/>
            <w:left w:val="none" w:sz="0" w:space="0" w:color="auto"/>
            <w:bottom w:val="none" w:sz="0" w:space="0" w:color="auto"/>
            <w:right w:val="none" w:sz="0" w:space="0" w:color="auto"/>
          </w:divBdr>
        </w:div>
        <w:div w:id="1388870071">
          <w:marLeft w:val="640"/>
          <w:marRight w:val="0"/>
          <w:marTop w:val="0"/>
          <w:marBottom w:val="0"/>
          <w:divBdr>
            <w:top w:val="none" w:sz="0" w:space="0" w:color="auto"/>
            <w:left w:val="none" w:sz="0" w:space="0" w:color="auto"/>
            <w:bottom w:val="none" w:sz="0" w:space="0" w:color="auto"/>
            <w:right w:val="none" w:sz="0" w:space="0" w:color="auto"/>
          </w:divBdr>
        </w:div>
        <w:div w:id="1092310905">
          <w:marLeft w:val="640"/>
          <w:marRight w:val="0"/>
          <w:marTop w:val="0"/>
          <w:marBottom w:val="0"/>
          <w:divBdr>
            <w:top w:val="none" w:sz="0" w:space="0" w:color="auto"/>
            <w:left w:val="none" w:sz="0" w:space="0" w:color="auto"/>
            <w:bottom w:val="none" w:sz="0" w:space="0" w:color="auto"/>
            <w:right w:val="none" w:sz="0" w:space="0" w:color="auto"/>
          </w:divBdr>
        </w:div>
        <w:div w:id="2131392559">
          <w:marLeft w:val="640"/>
          <w:marRight w:val="0"/>
          <w:marTop w:val="0"/>
          <w:marBottom w:val="0"/>
          <w:divBdr>
            <w:top w:val="none" w:sz="0" w:space="0" w:color="auto"/>
            <w:left w:val="none" w:sz="0" w:space="0" w:color="auto"/>
            <w:bottom w:val="none" w:sz="0" w:space="0" w:color="auto"/>
            <w:right w:val="none" w:sz="0" w:space="0" w:color="auto"/>
          </w:divBdr>
        </w:div>
        <w:div w:id="262423318">
          <w:marLeft w:val="640"/>
          <w:marRight w:val="0"/>
          <w:marTop w:val="0"/>
          <w:marBottom w:val="0"/>
          <w:divBdr>
            <w:top w:val="none" w:sz="0" w:space="0" w:color="auto"/>
            <w:left w:val="none" w:sz="0" w:space="0" w:color="auto"/>
            <w:bottom w:val="none" w:sz="0" w:space="0" w:color="auto"/>
            <w:right w:val="none" w:sz="0" w:space="0" w:color="auto"/>
          </w:divBdr>
        </w:div>
        <w:div w:id="599291456">
          <w:marLeft w:val="640"/>
          <w:marRight w:val="0"/>
          <w:marTop w:val="0"/>
          <w:marBottom w:val="0"/>
          <w:divBdr>
            <w:top w:val="none" w:sz="0" w:space="0" w:color="auto"/>
            <w:left w:val="none" w:sz="0" w:space="0" w:color="auto"/>
            <w:bottom w:val="none" w:sz="0" w:space="0" w:color="auto"/>
            <w:right w:val="none" w:sz="0" w:space="0" w:color="auto"/>
          </w:divBdr>
        </w:div>
        <w:div w:id="915213518">
          <w:marLeft w:val="640"/>
          <w:marRight w:val="0"/>
          <w:marTop w:val="0"/>
          <w:marBottom w:val="0"/>
          <w:divBdr>
            <w:top w:val="none" w:sz="0" w:space="0" w:color="auto"/>
            <w:left w:val="none" w:sz="0" w:space="0" w:color="auto"/>
            <w:bottom w:val="none" w:sz="0" w:space="0" w:color="auto"/>
            <w:right w:val="none" w:sz="0" w:space="0" w:color="auto"/>
          </w:divBdr>
        </w:div>
        <w:div w:id="1718168012">
          <w:marLeft w:val="640"/>
          <w:marRight w:val="0"/>
          <w:marTop w:val="0"/>
          <w:marBottom w:val="0"/>
          <w:divBdr>
            <w:top w:val="none" w:sz="0" w:space="0" w:color="auto"/>
            <w:left w:val="none" w:sz="0" w:space="0" w:color="auto"/>
            <w:bottom w:val="none" w:sz="0" w:space="0" w:color="auto"/>
            <w:right w:val="none" w:sz="0" w:space="0" w:color="auto"/>
          </w:divBdr>
        </w:div>
        <w:div w:id="758869116">
          <w:marLeft w:val="640"/>
          <w:marRight w:val="0"/>
          <w:marTop w:val="0"/>
          <w:marBottom w:val="0"/>
          <w:divBdr>
            <w:top w:val="none" w:sz="0" w:space="0" w:color="auto"/>
            <w:left w:val="none" w:sz="0" w:space="0" w:color="auto"/>
            <w:bottom w:val="none" w:sz="0" w:space="0" w:color="auto"/>
            <w:right w:val="none" w:sz="0" w:space="0" w:color="auto"/>
          </w:divBdr>
        </w:div>
        <w:div w:id="905653824">
          <w:marLeft w:val="640"/>
          <w:marRight w:val="0"/>
          <w:marTop w:val="0"/>
          <w:marBottom w:val="0"/>
          <w:divBdr>
            <w:top w:val="none" w:sz="0" w:space="0" w:color="auto"/>
            <w:left w:val="none" w:sz="0" w:space="0" w:color="auto"/>
            <w:bottom w:val="none" w:sz="0" w:space="0" w:color="auto"/>
            <w:right w:val="none" w:sz="0" w:space="0" w:color="auto"/>
          </w:divBdr>
        </w:div>
        <w:div w:id="335809385">
          <w:marLeft w:val="640"/>
          <w:marRight w:val="0"/>
          <w:marTop w:val="0"/>
          <w:marBottom w:val="0"/>
          <w:divBdr>
            <w:top w:val="none" w:sz="0" w:space="0" w:color="auto"/>
            <w:left w:val="none" w:sz="0" w:space="0" w:color="auto"/>
            <w:bottom w:val="none" w:sz="0" w:space="0" w:color="auto"/>
            <w:right w:val="none" w:sz="0" w:space="0" w:color="auto"/>
          </w:divBdr>
        </w:div>
        <w:div w:id="1964848129">
          <w:marLeft w:val="640"/>
          <w:marRight w:val="0"/>
          <w:marTop w:val="0"/>
          <w:marBottom w:val="0"/>
          <w:divBdr>
            <w:top w:val="none" w:sz="0" w:space="0" w:color="auto"/>
            <w:left w:val="none" w:sz="0" w:space="0" w:color="auto"/>
            <w:bottom w:val="none" w:sz="0" w:space="0" w:color="auto"/>
            <w:right w:val="none" w:sz="0" w:space="0" w:color="auto"/>
          </w:divBdr>
        </w:div>
        <w:div w:id="1749184045">
          <w:marLeft w:val="640"/>
          <w:marRight w:val="0"/>
          <w:marTop w:val="0"/>
          <w:marBottom w:val="0"/>
          <w:divBdr>
            <w:top w:val="none" w:sz="0" w:space="0" w:color="auto"/>
            <w:left w:val="none" w:sz="0" w:space="0" w:color="auto"/>
            <w:bottom w:val="none" w:sz="0" w:space="0" w:color="auto"/>
            <w:right w:val="none" w:sz="0" w:space="0" w:color="auto"/>
          </w:divBdr>
        </w:div>
        <w:div w:id="1898977997">
          <w:marLeft w:val="640"/>
          <w:marRight w:val="0"/>
          <w:marTop w:val="0"/>
          <w:marBottom w:val="0"/>
          <w:divBdr>
            <w:top w:val="none" w:sz="0" w:space="0" w:color="auto"/>
            <w:left w:val="none" w:sz="0" w:space="0" w:color="auto"/>
            <w:bottom w:val="none" w:sz="0" w:space="0" w:color="auto"/>
            <w:right w:val="none" w:sz="0" w:space="0" w:color="auto"/>
          </w:divBdr>
        </w:div>
        <w:div w:id="1286042324">
          <w:marLeft w:val="640"/>
          <w:marRight w:val="0"/>
          <w:marTop w:val="0"/>
          <w:marBottom w:val="0"/>
          <w:divBdr>
            <w:top w:val="none" w:sz="0" w:space="0" w:color="auto"/>
            <w:left w:val="none" w:sz="0" w:space="0" w:color="auto"/>
            <w:bottom w:val="none" w:sz="0" w:space="0" w:color="auto"/>
            <w:right w:val="none" w:sz="0" w:space="0" w:color="auto"/>
          </w:divBdr>
        </w:div>
        <w:div w:id="418327716">
          <w:marLeft w:val="640"/>
          <w:marRight w:val="0"/>
          <w:marTop w:val="0"/>
          <w:marBottom w:val="0"/>
          <w:divBdr>
            <w:top w:val="none" w:sz="0" w:space="0" w:color="auto"/>
            <w:left w:val="none" w:sz="0" w:space="0" w:color="auto"/>
            <w:bottom w:val="none" w:sz="0" w:space="0" w:color="auto"/>
            <w:right w:val="none" w:sz="0" w:space="0" w:color="auto"/>
          </w:divBdr>
        </w:div>
        <w:div w:id="954170394">
          <w:marLeft w:val="640"/>
          <w:marRight w:val="0"/>
          <w:marTop w:val="0"/>
          <w:marBottom w:val="0"/>
          <w:divBdr>
            <w:top w:val="none" w:sz="0" w:space="0" w:color="auto"/>
            <w:left w:val="none" w:sz="0" w:space="0" w:color="auto"/>
            <w:bottom w:val="none" w:sz="0" w:space="0" w:color="auto"/>
            <w:right w:val="none" w:sz="0" w:space="0" w:color="auto"/>
          </w:divBdr>
        </w:div>
        <w:div w:id="2027906853">
          <w:marLeft w:val="640"/>
          <w:marRight w:val="0"/>
          <w:marTop w:val="0"/>
          <w:marBottom w:val="0"/>
          <w:divBdr>
            <w:top w:val="none" w:sz="0" w:space="0" w:color="auto"/>
            <w:left w:val="none" w:sz="0" w:space="0" w:color="auto"/>
            <w:bottom w:val="none" w:sz="0" w:space="0" w:color="auto"/>
            <w:right w:val="none" w:sz="0" w:space="0" w:color="auto"/>
          </w:divBdr>
        </w:div>
        <w:div w:id="1017273432">
          <w:marLeft w:val="640"/>
          <w:marRight w:val="0"/>
          <w:marTop w:val="0"/>
          <w:marBottom w:val="0"/>
          <w:divBdr>
            <w:top w:val="none" w:sz="0" w:space="0" w:color="auto"/>
            <w:left w:val="none" w:sz="0" w:space="0" w:color="auto"/>
            <w:bottom w:val="none" w:sz="0" w:space="0" w:color="auto"/>
            <w:right w:val="none" w:sz="0" w:space="0" w:color="auto"/>
          </w:divBdr>
        </w:div>
        <w:div w:id="338777724">
          <w:marLeft w:val="640"/>
          <w:marRight w:val="0"/>
          <w:marTop w:val="0"/>
          <w:marBottom w:val="0"/>
          <w:divBdr>
            <w:top w:val="none" w:sz="0" w:space="0" w:color="auto"/>
            <w:left w:val="none" w:sz="0" w:space="0" w:color="auto"/>
            <w:bottom w:val="none" w:sz="0" w:space="0" w:color="auto"/>
            <w:right w:val="none" w:sz="0" w:space="0" w:color="auto"/>
          </w:divBdr>
        </w:div>
        <w:div w:id="397557022">
          <w:marLeft w:val="640"/>
          <w:marRight w:val="0"/>
          <w:marTop w:val="0"/>
          <w:marBottom w:val="0"/>
          <w:divBdr>
            <w:top w:val="none" w:sz="0" w:space="0" w:color="auto"/>
            <w:left w:val="none" w:sz="0" w:space="0" w:color="auto"/>
            <w:bottom w:val="none" w:sz="0" w:space="0" w:color="auto"/>
            <w:right w:val="none" w:sz="0" w:space="0" w:color="auto"/>
          </w:divBdr>
        </w:div>
        <w:div w:id="555242637">
          <w:marLeft w:val="640"/>
          <w:marRight w:val="0"/>
          <w:marTop w:val="0"/>
          <w:marBottom w:val="0"/>
          <w:divBdr>
            <w:top w:val="none" w:sz="0" w:space="0" w:color="auto"/>
            <w:left w:val="none" w:sz="0" w:space="0" w:color="auto"/>
            <w:bottom w:val="none" w:sz="0" w:space="0" w:color="auto"/>
            <w:right w:val="none" w:sz="0" w:space="0" w:color="auto"/>
          </w:divBdr>
        </w:div>
        <w:div w:id="2104257825">
          <w:marLeft w:val="640"/>
          <w:marRight w:val="0"/>
          <w:marTop w:val="0"/>
          <w:marBottom w:val="0"/>
          <w:divBdr>
            <w:top w:val="none" w:sz="0" w:space="0" w:color="auto"/>
            <w:left w:val="none" w:sz="0" w:space="0" w:color="auto"/>
            <w:bottom w:val="none" w:sz="0" w:space="0" w:color="auto"/>
            <w:right w:val="none" w:sz="0" w:space="0" w:color="auto"/>
          </w:divBdr>
        </w:div>
        <w:div w:id="589974884">
          <w:marLeft w:val="640"/>
          <w:marRight w:val="0"/>
          <w:marTop w:val="0"/>
          <w:marBottom w:val="0"/>
          <w:divBdr>
            <w:top w:val="none" w:sz="0" w:space="0" w:color="auto"/>
            <w:left w:val="none" w:sz="0" w:space="0" w:color="auto"/>
            <w:bottom w:val="none" w:sz="0" w:space="0" w:color="auto"/>
            <w:right w:val="none" w:sz="0" w:space="0" w:color="auto"/>
          </w:divBdr>
        </w:div>
        <w:div w:id="527184752">
          <w:marLeft w:val="640"/>
          <w:marRight w:val="0"/>
          <w:marTop w:val="0"/>
          <w:marBottom w:val="0"/>
          <w:divBdr>
            <w:top w:val="none" w:sz="0" w:space="0" w:color="auto"/>
            <w:left w:val="none" w:sz="0" w:space="0" w:color="auto"/>
            <w:bottom w:val="none" w:sz="0" w:space="0" w:color="auto"/>
            <w:right w:val="none" w:sz="0" w:space="0" w:color="auto"/>
          </w:divBdr>
        </w:div>
        <w:div w:id="373772200">
          <w:marLeft w:val="640"/>
          <w:marRight w:val="0"/>
          <w:marTop w:val="0"/>
          <w:marBottom w:val="0"/>
          <w:divBdr>
            <w:top w:val="none" w:sz="0" w:space="0" w:color="auto"/>
            <w:left w:val="none" w:sz="0" w:space="0" w:color="auto"/>
            <w:bottom w:val="none" w:sz="0" w:space="0" w:color="auto"/>
            <w:right w:val="none" w:sz="0" w:space="0" w:color="auto"/>
          </w:divBdr>
        </w:div>
        <w:div w:id="1390612093">
          <w:marLeft w:val="640"/>
          <w:marRight w:val="0"/>
          <w:marTop w:val="0"/>
          <w:marBottom w:val="0"/>
          <w:divBdr>
            <w:top w:val="none" w:sz="0" w:space="0" w:color="auto"/>
            <w:left w:val="none" w:sz="0" w:space="0" w:color="auto"/>
            <w:bottom w:val="none" w:sz="0" w:space="0" w:color="auto"/>
            <w:right w:val="none" w:sz="0" w:space="0" w:color="auto"/>
          </w:divBdr>
        </w:div>
        <w:div w:id="784811951">
          <w:marLeft w:val="640"/>
          <w:marRight w:val="0"/>
          <w:marTop w:val="0"/>
          <w:marBottom w:val="0"/>
          <w:divBdr>
            <w:top w:val="none" w:sz="0" w:space="0" w:color="auto"/>
            <w:left w:val="none" w:sz="0" w:space="0" w:color="auto"/>
            <w:bottom w:val="none" w:sz="0" w:space="0" w:color="auto"/>
            <w:right w:val="none" w:sz="0" w:space="0" w:color="auto"/>
          </w:divBdr>
        </w:div>
        <w:div w:id="1712146900">
          <w:marLeft w:val="640"/>
          <w:marRight w:val="0"/>
          <w:marTop w:val="0"/>
          <w:marBottom w:val="0"/>
          <w:divBdr>
            <w:top w:val="none" w:sz="0" w:space="0" w:color="auto"/>
            <w:left w:val="none" w:sz="0" w:space="0" w:color="auto"/>
            <w:bottom w:val="none" w:sz="0" w:space="0" w:color="auto"/>
            <w:right w:val="none" w:sz="0" w:space="0" w:color="auto"/>
          </w:divBdr>
        </w:div>
        <w:div w:id="2109544213">
          <w:marLeft w:val="640"/>
          <w:marRight w:val="0"/>
          <w:marTop w:val="0"/>
          <w:marBottom w:val="0"/>
          <w:divBdr>
            <w:top w:val="none" w:sz="0" w:space="0" w:color="auto"/>
            <w:left w:val="none" w:sz="0" w:space="0" w:color="auto"/>
            <w:bottom w:val="none" w:sz="0" w:space="0" w:color="auto"/>
            <w:right w:val="none" w:sz="0" w:space="0" w:color="auto"/>
          </w:divBdr>
        </w:div>
        <w:div w:id="1259826332">
          <w:marLeft w:val="640"/>
          <w:marRight w:val="0"/>
          <w:marTop w:val="0"/>
          <w:marBottom w:val="0"/>
          <w:divBdr>
            <w:top w:val="none" w:sz="0" w:space="0" w:color="auto"/>
            <w:left w:val="none" w:sz="0" w:space="0" w:color="auto"/>
            <w:bottom w:val="none" w:sz="0" w:space="0" w:color="auto"/>
            <w:right w:val="none" w:sz="0" w:space="0" w:color="auto"/>
          </w:divBdr>
        </w:div>
        <w:div w:id="55327221">
          <w:marLeft w:val="640"/>
          <w:marRight w:val="0"/>
          <w:marTop w:val="0"/>
          <w:marBottom w:val="0"/>
          <w:divBdr>
            <w:top w:val="none" w:sz="0" w:space="0" w:color="auto"/>
            <w:left w:val="none" w:sz="0" w:space="0" w:color="auto"/>
            <w:bottom w:val="none" w:sz="0" w:space="0" w:color="auto"/>
            <w:right w:val="none" w:sz="0" w:space="0" w:color="auto"/>
          </w:divBdr>
        </w:div>
        <w:div w:id="233317786">
          <w:marLeft w:val="640"/>
          <w:marRight w:val="0"/>
          <w:marTop w:val="0"/>
          <w:marBottom w:val="0"/>
          <w:divBdr>
            <w:top w:val="none" w:sz="0" w:space="0" w:color="auto"/>
            <w:left w:val="none" w:sz="0" w:space="0" w:color="auto"/>
            <w:bottom w:val="none" w:sz="0" w:space="0" w:color="auto"/>
            <w:right w:val="none" w:sz="0" w:space="0" w:color="auto"/>
          </w:divBdr>
        </w:div>
        <w:div w:id="694771845">
          <w:marLeft w:val="640"/>
          <w:marRight w:val="0"/>
          <w:marTop w:val="0"/>
          <w:marBottom w:val="0"/>
          <w:divBdr>
            <w:top w:val="none" w:sz="0" w:space="0" w:color="auto"/>
            <w:left w:val="none" w:sz="0" w:space="0" w:color="auto"/>
            <w:bottom w:val="none" w:sz="0" w:space="0" w:color="auto"/>
            <w:right w:val="none" w:sz="0" w:space="0" w:color="auto"/>
          </w:divBdr>
        </w:div>
        <w:div w:id="2118208243">
          <w:marLeft w:val="640"/>
          <w:marRight w:val="0"/>
          <w:marTop w:val="0"/>
          <w:marBottom w:val="0"/>
          <w:divBdr>
            <w:top w:val="none" w:sz="0" w:space="0" w:color="auto"/>
            <w:left w:val="none" w:sz="0" w:space="0" w:color="auto"/>
            <w:bottom w:val="none" w:sz="0" w:space="0" w:color="auto"/>
            <w:right w:val="none" w:sz="0" w:space="0" w:color="auto"/>
          </w:divBdr>
        </w:div>
        <w:div w:id="914970725">
          <w:marLeft w:val="640"/>
          <w:marRight w:val="0"/>
          <w:marTop w:val="0"/>
          <w:marBottom w:val="0"/>
          <w:divBdr>
            <w:top w:val="none" w:sz="0" w:space="0" w:color="auto"/>
            <w:left w:val="none" w:sz="0" w:space="0" w:color="auto"/>
            <w:bottom w:val="none" w:sz="0" w:space="0" w:color="auto"/>
            <w:right w:val="none" w:sz="0" w:space="0" w:color="auto"/>
          </w:divBdr>
        </w:div>
        <w:div w:id="663237912">
          <w:marLeft w:val="640"/>
          <w:marRight w:val="0"/>
          <w:marTop w:val="0"/>
          <w:marBottom w:val="0"/>
          <w:divBdr>
            <w:top w:val="none" w:sz="0" w:space="0" w:color="auto"/>
            <w:left w:val="none" w:sz="0" w:space="0" w:color="auto"/>
            <w:bottom w:val="none" w:sz="0" w:space="0" w:color="auto"/>
            <w:right w:val="none" w:sz="0" w:space="0" w:color="auto"/>
          </w:divBdr>
        </w:div>
        <w:div w:id="740566335">
          <w:marLeft w:val="640"/>
          <w:marRight w:val="0"/>
          <w:marTop w:val="0"/>
          <w:marBottom w:val="0"/>
          <w:divBdr>
            <w:top w:val="none" w:sz="0" w:space="0" w:color="auto"/>
            <w:left w:val="none" w:sz="0" w:space="0" w:color="auto"/>
            <w:bottom w:val="none" w:sz="0" w:space="0" w:color="auto"/>
            <w:right w:val="none" w:sz="0" w:space="0" w:color="auto"/>
          </w:divBdr>
        </w:div>
        <w:div w:id="275140231">
          <w:marLeft w:val="640"/>
          <w:marRight w:val="0"/>
          <w:marTop w:val="0"/>
          <w:marBottom w:val="0"/>
          <w:divBdr>
            <w:top w:val="none" w:sz="0" w:space="0" w:color="auto"/>
            <w:left w:val="none" w:sz="0" w:space="0" w:color="auto"/>
            <w:bottom w:val="none" w:sz="0" w:space="0" w:color="auto"/>
            <w:right w:val="none" w:sz="0" w:space="0" w:color="auto"/>
          </w:divBdr>
        </w:div>
        <w:div w:id="883254577">
          <w:marLeft w:val="640"/>
          <w:marRight w:val="0"/>
          <w:marTop w:val="0"/>
          <w:marBottom w:val="0"/>
          <w:divBdr>
            <w:top w:val="none" w:sz="0" w:space="0" w:color="auto"/>
            <w:left w:val="none" w:sz="0" w:space="0" w:color="auto"/>
            <w:bottom w:val="none" w:sz="0" w:space="0" w:color="auto"/>
            <w:right w:val="none" w:sz="0" w:space="0" w:color="auto"/>
          </w:divBdr>
        </w:div>
        <w:div w:id="1330253870">
          <w:marLeft w:val="640"/>
          <w:marRight w:val="0"/>
          <w:marTop w:val="0"/>
          <w:marBottom w:val="0"/>
          <w:divBdr>
            <w:top w:val="none" w:sz="0" w:space="0" w:color="auto"/>
            <w:left w:val="none" w:sz="0" w:space="0" w:color="auto"/>
            <w:bottom w:val="none" w:sz="0" w:space="0" w:color="auto"/>
            <w:right w:val="none" w:sz="0" w:space="0" w:color="auto"/>
          </w:divBdr>
        </w:div>
        <w:div w:id="100926575">
          <w:marLeft w:val="640"/>
          <w:marRight w:val="0"/>
          <w:marTop w:val="0"/>
          <w:marBottom w:val="0"/>
          <w:divBdr>
            <w:top w:val="none" w:sz="0" w:space="0" w:color="auto"/>
            <w:left w:val="none" w:sz="0" w:space="0" w:color="auto"/>
            <w:bottom w:val="none" w:sz="0" w:space="0" w:color="auto"/>
            <w:right w:val="none" w:sz="0" w:space="0" w:color="auto"/>
          </w:divBdr>
        </w:div>
        <w:div w:id="580524979">
          <w:marLeft w:val="640"/>
          <w:marRight w:val="0"/>
          <w:marTop w:val="0"/>
          <w:marBottom w:val="0"/>
          <w:divBdr>
            <w:top w:val="none" w:sz="0" w:space="0" w:color="auto"/>
            <w:left w:val="none" w:sz="0" w:space="0" w:color="auto"/>
            <w:bottom w:val="none" w:sz="0" w:space="0" w:color="auto"/>
            <w:right w:val="none" w:sz="0" w:space="0" w:color="auto"/>
          </w:divBdr>
        </w:div>
        <w:div w:id="76022789">
          <w:marLeft w:val="640"/>
          <w:marRight w:val="0"/>
          <w:marTop w:val="0"/>
          <w:marBottom w:val="0"/>
          <w:divBdr>
            <w:top w:val="none" w:sz="0" w:space="0" w:color="auto"/>
            <w:left w:val="none" w:sz="0" w:space="0" w:color="auto"/>
            <w:bottom w:val="none" w:sz="0" w:space="0" w:color="auto"/>
            <w:right w:val="none" w:sz="0" w:space="0" w:color="auto"/>
          </w:divBdr>
        </w:div>
        <w:div w:id="809058471">
          <w:marLeft w:val="640"/>
          <w:marRight w:val="0"/>
          <w:marTop w:val="0"/>
          <w:marBottom w:val="0"/>
          <w:divBdr>
            <w:top w:val="none" w:sz="0" w:space="0" w:color="auto"/>
            <w:left w:val="none" w:sz="0" w:space="0" w:color="auto"/>
            <w:bottom w:val="none" w:sz="0" w:space="0" w:color="auto"/>
            <w:right w:val="none" w:sz="0" w:space="0" w:color="auto"/>
          </w:divBdr>
        </w:div>
        <w:div w:id="709770299">
          <w:marLeft w:val="640"/>
          <w:marRight w:val="0"/>
          <w:marTop w:val="0"/>
          <w:marBottom w:val="0"/>
          <w:divBdr>
            <w:top w:val="none" w:sz="0" w:space="0" w:color="auto"/>
            <w:left w:val="none" w:sz="0" w:space="0" w:color="auto"/>
            <w:bottom w:val="none" w:sz="0" w:space="0" w:color="auto"/>
            <w:right w:val="none" w:sz="0" w:space="0" w:color="auto"/>
          </w:divBdr>
        </w:div>
        <w:div w:id="841044915">
          <w:marLeft w:val="640"/>
          <w:marRight w:val="0"/>
          <w:marTop w:val="0"/>
          <w:marBottom w:val="0"/>
          <w:divBdr>
            <w:top w:val="none" w:sz="0" w:space="0" w:color="auto"/>
            <w:left w:val="none" w:sz="0" w:space="0" w:color="auto"/>
            <w:bottom w:val="none" w:sz="0" w:space="0" w:color="auto"/>
            <w:right w:val="none" w:sz="0" w:space="0" w:color="auto"/>
          </w:divBdr>
        </w:div>
      </w:divsChild>
    </w:div>
    <w:div w:id="1093622150">
      <w:bodyDiv w:val="1"/>
      <w:marLeft w:val="0"/>
      <w:marRight w:val="0"/>
      <w:marTop w:val="0"/>
      <w:marBottom w:val="0"/>
      <w:divBdr>
        <w:top w:val="none" w:sz="0" w:space="0" w:color="auto"/>
        <w:left w:val="none" w:sz="0" w:space="0" w:color="auto"/>
        <w:bottom w:val="none" w:sz="0" w:space="0" w:color="auto"/>
        <w:right w:val="none" w:sz="0" w:space="0" w:color="auto"/>
      </w:divBdr>
      <w:divsChild>
        <w:div w:id="258684943">
          <w:marLeft w:val="0"/>
          <w:marRight w:val="0"/>
          <w:marTop w:val="0"/>
          <w:marBottom w:val="0"/>
          <w:divBdr>
            <w:top w:val="none" w:sz="0" w:space="0" w:color="auto"/>
            <w:left w:val="none" w:sz="0" w:space="0" w:color="auto"/>
            <w:bottom w:val="none" w:sz="0" w:space="0" w:color="auto"/>
            <w:right w:val="none" w:sz="0" w:space="0" w:color="auto"/>
          </w:divBdr>
          <w:divsChild>
            <w:div w:id="1223441002">
              <w:marLeft w:val="0"/>
              <w:marRight w:val="0"/>
              <w:marTop w:val="0"/>
              <w:marBottom w:val="0"/>
              <w:divBdr>
                <w:top w:val="none" w:sz="0" w:space="0" w:color="auto"/>
                <w:left w:val="none" w:sz="0" w:space="0" w:color="auto"/>
                <w:bottom w:val="none" w:sz="0" w:space="0" w:color="auto"/>
                <w:right w:val="none" w:sz="0" w:space="0" w:color="auto"/>
              </w:divBdr>
              <w:divsChild>
                <w:div w:id="118721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50096">
      <w:bodyDiv w:val="1"/>
      <w:marLeft w:val="0"/>
      <w:marRight w:val="0"/>
      <w:marTop w:val="0"/>
      <w:marBottom w:val="0"/>
      <w:divBdr>
        <w:top w:val="none" w:sz="0" w:space="0" w:color="auto"/>
        <w:left w:val="none" w:sz="0" w:space="0" w:color="auto"/>
        <w:bottom w:val="none" w:sz="0" w:space="0" w:color="auto"/>
        <w:right w:val="none" w:sz="0" w:space="0" w:color="auto"/>
      </w:divBdr>
    </w:div>
    <w:div w:id="1113095312">
      <w:bodyDiv w:val="1"/>
      <w:marLeft w:val="0"/>
      <w:marRight w:val="0"/>
      <w:marTop w:val="0"/>
      <w:marBottom w:val="0"/>
      <w:divBdr>
        <w:top w:val="none" w:sz="0" w:space="0" w:color="auto"/>
        <w:left w:val="none" w:sz="0" w:space="0" w:color="auto"/>
        <w:bottom w:val="none" w:sz="0" w:space="0" w:color="auto"/>
        <w:right w:val="none" w:sz="0" w:space="0" w:color="auto"/>
      </w:divBdr>
      <w:divsChild>
        <w:div w:id="1724477603">
          <w:marLeft w:val="0"/>
          <w:marRight w:val="0"/>
          <w:marTop w:val="0"/>
          <w:marBottom w:val="0"/>
          <w:divBdr>
            <w:top w:val="none" w:sz="0" w:space="0" w:color="auto"/>
            <w:left w:val="none" w:sz="0" w:space="0" w:color="auto"/>
            <w:bottom w:val="none" w:sz="0" w:space="0" w:color="auto"/>
            <w:right w:val="none" w:sz="0" w:space="0" w:color="auto"/>
          </w:divBdr>
          <w:divsChild>
            <w:div w:id="452330429">
              <w:marLeft w:val="0"/>
              <w:marRight w:val="0"/>
              <w:marTop w:val="0"/>
              <w:marBottom w:val="0"/>
              <w:divBdr>
                <w:top w:val="none" w:sz="0" w:space="0" w:color="auto"/>
                <w:left w:val="none" w:sz="0" w:space="0" w:color="auto"/>
                <w:bottom w:val="none" w:sz="0" w:space="0" w:color="auto"/>
                <w:right w:val="none" w:sz="0" w:space="0" w:color="auto"/>
              </w:divBdr>
              <w:divsChild>
                <w:div w:id="15357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725004">
      <w:bodyDiv w:val="1"/>
      <w:marLeft w:val="0"/>
      <w:marRight w:val="0"/>
      <w:marTop w:val="0"/>
      <w:marBottom w:val="0"/>
      <w:divBdr>
        <w:top w:val="none" w:sz="0" w:space="0" w:color="auto"/>
        <w:left w:val="none" w:sz="0" w:space="0" w:color="auto"/>
        <w:bottom w:val="none" w:sz="0" w:space="0" w:color="auto"/>
        <w:right w:val="none" w:sz="0" w:space="0" w:color="auto"/>
      </w:divBdr>
      <w:divsChild>
        <w:div w:id="1956787009">
          <w:marLeft w:val="640"/>
          <w:marRight w:val="0"/>
          <w:marTop w:val="0"/>
          <w:marBottom w:val="0"/>
          <w:divBdr>
            <w:top w:val="none" w:sz="0" w:space="0" w:color="auto"/>
            <w:left w:val="none" w:sz="0" w:space="0" w:color="auto"/>
            <w:bottom w:val="none" w:sz="0" w:space="0" w:color="auto"/>
            <w:right w:val="none" w:sz="0" w:space="0" w:color="auto"/>
          </w:divBdr>
        </w:div>
        <w:div w:id="1119103911">
          <w:marLeft w:val="640"/>
          <w:marRight w:val="0"/>
          <w:marTop w:val="0"/>
          <w:marBottom w:val="0"/>
          <w:divBdr>
            <w:top w:val="none" w:sz="0" w:space="0" w:color="auto"/>
            <w:left w:val="none" w:sz="0" w:space="0" w:color="auto"/>
            <w:bottom w:val="none" w:sz="0" w:space="0" w:color="auto"/>
            <w:right w:val="none" w:sz="0" w:space="0" w:color="auto"/>
          </w:divBdr>
        </w:div>
        <w:div w:id="925653211">
          <w:marLeft w:val="640"/>
          <w:marRight w:val="0"/>
          <w:marTop w:val="0"/>
          <w:marBottom w:val="0"/>
          <w:divBdr>
            <w:top w:val="none" w:sz="0" w:space="0" w:color="auto"/>
            <w:left w:val="none" w:sz="0" w:space="0" w:color="auto"/>
            <w:bottom w:val="none" w:sz="0" w:space="0" w:color="auto"/>
            <w:right w:val="none" w:sz="0" w:space="0" w:color="auto"/>
          </w:divBdr>
        </w:div>
        <w:div w:id="1477576275">
          <w:marLeft w:val="640"/>
          <w:marRight w:val="0"/>
          <w:marTop w:val="0"/>
          <w:marBottom w:val="0"/>
          <w:divBdr>
            <w:top w:val="none" w:sz="0" w:space="0" w:color="auto"/>
            <w:left w:val="none" w:sz="0" w:space="0" w:color="auto"/>
            <w:bottom w:val="none" w:sz="0" w:space="0" w:color="auto"/>
            <w:right w:val="none" w:sz="0" w:space="0" w:color="auto"/>
          </w:divBdr>
        </w:div>
        <w:div w:id="2115437039">
          <w:marLeft w:val="640"/>
          <w:marRight w:val="0"/>
          <w:marTop w:val="0"/>
          <w:marBottom w:val="0"/>
          <w:divBdr>
            <w:top w:val="none" w:sz="0" w:space="0" w:color="auto"/>
            <w:left w:val="none" w:sz="0" w:space="0" w:color="auto"/>
            <w:bottom w:val="none" w:sz="0" w:space="0" w:color="auto"/>
            <w:right w:val="none" w:sz="0" w:space="0" w:color="auto"/>
          </w:divBdr>
        </w:div>
        <w:div w:id="1239289051">
          <w:marLeft w:val="640"/>
          <w:marRight w:val="0"/>
          <w:marTop w:val="0"/>
          <w:marBottom w:val="0"/>
          <w:divBdr>
            <w:top w:val="none" w:sz="0" w:space="0" w:color="auto"/>
            <w:left w:val="none" w:sz="0" w:space="0" w:color="auto"/>
            <w:bottom w:val="none" w:sz="0" w:space="0" w:color="auto"/>
            <w:right w:val="none" w:sz="0" w:space="0" w:color="auto"/>
          </w:divBdr>
        </w:div>
        <w:div w:id="1999916425">
          <w:marLeft w:val="640"/>
          <w:marRight w:val="0"/>
          <w:marTop w:val="0"/>
          <w:marBottom w:val="0"/>
          <w:divBdr>
            <w:top w:val="none" w:sz="0" w:space="0" w:color="auto"/>
            <w:left w:val="none" w:sz="0" w:space="0" w:color="auto"/>
            <w:bottom w:val="none" w:sz="0" w:space="0" w:color="auto"/>
            <w:right w:val="none" w:sz="0" w:space="0" w:color="auto"/>
          </w:divBdr>
        </w:div>
        <w:div w:id="1070615269">
          <w:marLeft w:val="640"/>
          <w:marRight w:val="0"/>
          <w:marTop w:val="0"/>
          <w:marBottom w:val="0"/>
          <w:divBdr>
            <w:top w:val="none" w:sz="0" w:space="0" w:color="auto"/>
            <w:left w:val="none" w:sz="0" w:space="0" w:color="auto"/>
            <w:bottom w:val="none" w:sz="0" w:space="0" w:color="auto"/>
            <w:right w:val="none" w:sz="0" w:space="0" w:color="auto"/>
          </w:divBdr>
        </w:div>
        <w:div w:id="865291819">
          <w:marLeft w:val="640"/>
          <w:marRight w:val="0"/>
          <w:marTop w:val="0"/>
          <w:marBottom w:val="0"/>
          <w:divBdr>
            <w:top w:val="none" w:sz="0" w:space="0" w:color="auto"/>
            <w:left w:val="none" w:sz="0" w:space="0" w:color="auto"/>
            <w:bottom w:val="none" w:sz="0" w:space="0" w:color="auto"/>
            <w:right w:val="none" w:sz="0" w:space="0" w:color="auto"/>
          </w:divBdr>
        </w:div>
        <w:div w:id="302586845">
          <w:marLeft w:val="640"/>
          <w:marRight w:val="0"/>
          <w:marTop w:val="0"/>
          <w:marBottom w:val="0"/>
          <w:divBdr>
            <w:top w:val="none" w:sz="0" w:space="0" w:color="auto"/>
            <w:left w:val="none" w:sz="0" w:space="0" w:color="auto"/>
            <w:bottom w:val="none" w:sz="0" w:space="0" w:color="auto"/>
            <w:right w:val="none" w:sz="0" w:space="0" w:color="auto"/>
          </w:divBdr>
        </w:div>
        <w:div w:id="796490800">
          <w:marLeft w:val="640"/>
          <w:marRight w:val="0"/>
          <w:marTop w:val="0"/>
          <w:marBottom w:val="0"/>
          <w:divBdr>
            <w:top w:val="none" w:sz="0" w:space="0" w:color="auto"/>
            <w:left w:val="none" w:sz="0" w:space="0" w:color="auto"/>
            <w:bottom w:val="none" w:sz="0" w:space="0" w:color="auto"/>
            <w:right w:val="none" w:sz="0" w:space="0" w:color="auto"/>
          </w:divBdr>
        </w:div>
        <w:div w:id="44105730">
          <w:marLeft w:val="640"/>
          <w:marRight w:val="0"/>
          <w:marTop w:val="0"/>
          <w:marBottom w:val="0"/>
          <w:divBdr>
            <w:top w:val="none" w:sz="0" w:space="0" w:color="auto"/>
            <w:left w:val="none" w:sz="0" w:space="0" w:color="auto"/>
            <w:bottom w:val="none" w:sz="0" w:space="0" w:color="auto"/>
            <w:right w:val="none" w:sz="0" w:space="0" w:color="auto"/>
          </w:divBdr>
        </w:div>
        <w:div w:id="988704101">
          <w:marLeft w:val="640"/>
          <w:marRight w:val="0"/>
          <w:marTop w:val="0"/>
          <w:marBottom w:val="0"/>
          <w:divBdr>
            <w:top w:val="none" w:sz="0" w:space="0" w:color="auto"/>
            <w:left w:val="none" w:sz="0" w:space="0" w:color="auto"/>
            <w:bottom w:val="none" w:sz="0" w:space="0" w:color="auto"/>
            <w:right w:val="none" w:sz="0" w:space="0" w:color="auto"/>
          </w:divBdr>
        </w:div>
        <w:div w:id="436606102">
          <w:marLeft w:val="640"/>
          <w:marRight w:val="0"/>
          <w:marTop w:val="0"/>
          <w:marBottom w:val="0"/>
          <w:divBdr>
            <w:top w:val="none" w:sz="0" w:space="0" w:color="auto"/>
            <w:left w:val="none" w:sz="0" w:space="0" w:color="auto"/>
            <w:bottom w:val="none" w:sz="0" w:space="0" w:color="auto"/>
            <w:right w:val="none" w:sz="0" w:space="0" w:color="auto"/>
          </w:divBdr>
        </w:div>
        <w:div w:id="1364483393">
          <w:marLeft w:val="640"/>
          <w:marRight w:val="0"/>
          <w:marTop w:val="0"/>
          <w:marBottom w:val="0"/>
          <w:divBdr>
            <w:top w:val="none" w:sz="0" w:space="0" w:color="auto"/>
            <w:left w:val="none" w:sz="0" w:space="0" w:color="auto"/>
            <w:bottom w:val="none" w:sz="0" w:space="0" w:color="auto"/>
            <w:right w:val="none" w:sz="0" w:space="0" w:color="auto"/>
          </w:divBdr>
        </w:div>
        <w:div w:id="1251423943">
          <w:marLeft w:val="640"/>
          <w:marRight w:val="0"/>
          <w:marTop w:val="0"/>
          <w:marBottom w:val="0"/>
          <w:divBdr>
            <w:top w:val="none" w:sz="0" w:space="0" w:color="auto"/>
            <w:left w:val="none" w:sz="0" w:space="0" w:color="auto"/>
            <w:bottom w:val="none" w:sz="0" w:space="0" w:color="auto"/>
            <w:right w:val="none" w:sz="0" w:space="0" w:color="auto"/>
          </w:divBdr>
        </w:div>
        <w:div w:id="757992389">
          <w:marLeft w:val="640"/>
          <w:marRight w:val="0"/>
          <w:marTop w:val="0"/>
          <w:marBottom w:val="0"/>
          <w:divBdr>
            <w:top w:val="none" w:sz="0" w:space="0" w:color="auto"/>
            <w:left w:val="none" w:sz="0" w:space="0" w:color="auto"/>
            <w:bottom w:val="none" w:sz="0" w:space="0" w:color="auto"/>
            <w:right w:val="none" w:sz="0" w:space="0" w:color="auto"/>
          </w:divBdr>
        </w:div>
        <w:div w:id="1893615361">
          <w:marLeft w:val="640"/>
          <w:marRight w:val="0"/>
          <w:marTop w:val="0"/>
          <w:marBottom w:val="0"/>
          <w:divBdr>
            <w:top w:val="none" w:sz="0" w:space="0" w:color="auto"/>
            <w:left w:val="none" w:sz="0" w:space="0" w:color="auto"/>
            <w:bottom w:val="none" w:sz="0" w:space="0" w:color="auto"/>
            <w:right w:val="none" w:sz="0" w:space="0" w:color="auto"/>
          </w:divBdr>
        </w:div>
        <w:div w:id="1490442170">
          <w:marLeft w:val="640"/>
          <w:marRight w:val="0"/>
          <w:marTop w:val="0"/>
          <w:marBottom w:val="0"/>
          <w:divBdr>
            <w:top w:val="none" w:sz="0" w:space="0" w:color="auto"/>
            <w:left w:val="none" w:sz="0" w:space="0" w:color="auto"/>
            <w:bottom w:val="none" w:sz="0" w:space="0" w:color="auto"/>
            <w:right w:val="none" w:sz="0" w:space="0" w:color="auto"/>
          </w:divBdr>
        </w:div>
        <w:div w:id="2166071">
          <w:marLeft w:val="640"/>
          <w:marRight w:val="0"/>
          <w:marTop w:val="0"/>
          <w:marBottom w:val="0"/>
          <w:divBdr>
            <w:top w:val="none" w:sz="0" w:space="0" w:color="auto"/>
            <w:left w:val="none" w:sz="0" w:space="0" w:color="auto"/>
            <w:bottom w:val="none" w:sz="0" w:space="0" w:color="auto"/>
            <w:right w:val="none" w:sz="0" w:space="0" w:color="auto"/>
          </w:divBdr>
        </w:div>
        <w:div w:id="429084491">
          <w:marLeft w:val="640"/>
          <w:marRight w:val="0"/>
          <w:marTop w:val="0"/>
          <w:marBottom w:val="0"/>
          <w:divBdr>
            <w:top w:val="none" w:sz="0" w:space="0" w:color="auto"/>
            <w:left w:val="none" w:sz="0" w:space="0" w:color="auto"/>
            <w:bottom w:val="none" w:sz="0" w:space="0" w:color="auto"/>
            <w:right w:val="none" w:sz="0" w:space="0" w:color="auto"/>
          </w:divBdr>
        </w:div>
        <w:div w:id="284311001">
          <w:marLeft w:val="640"/>
          <w:marRight w:val="0"/>
          <w:marTop w:val="0"/>
          <w:marBottom w:val="0"/>
          <w:divBdr>
            <w:top w:val="none" w:sz="0" w:space="0" w:color="auto"/>
            <w:left w:val="none" w:sz="0" w:space="0" w:color="auto"/>
            <w:bottom w:val="none" w:sz="0" w:space="0" w:color="auto"/>
            <w:right w:val="none" w:sz="0" w:space="0" w:color="auto"/>
          </w:divBdr>
        </w:div>
        <w:div w:id="136186953">
          <w:marLeft w:val="640"/>
          <w:marRight w:val="0"/>
          <w:marTop w:val="0"/>
          <w:marBottom w:val="0"/>
          <w:divBdr>
            <w:top w:val="none" w:sz="0" w:space="0" w:color="auto"/>
            <w:left w:val="none" w:sz="0" w:space="0" w:color="auto"/>
            <w:bottom w:val="none" w:sz="0" w:space="0" w:color="auto"/>
            <w:right w:val="none" w:sz="0" w:space="0" w:color="auto"/>
          </w:divBdr>
        </w:div>
        <w:div w:id="743189542">
          <w:marLeft w:val="640"/>
          <w:marRight w:val="0"/>
          <w:marTop w:val="0"/>
          <w:marBottom w:val="0"/>
          <w:divBdr>
            <w:top w:val="none" w:sz="0" w:space="0" w:color="auto"/>
            <w:left w:val="none" w:sz="0" w:space="0" w:color="auto"/>
            <w:bottom w:val="none" w:sz="0" w:space="0" w:color="auto"/>
            <w:right w:val="none" w:sz="0" w:space="0" w:color="auto"/>
          </w:divBdr>
        </w:div>
        <w:div w:id="233978802">
          <w:marLeft w:val="640"/>
          <w:marRight w:val="0"/>
          <w:marTop w:val="0"/>
          <w:marBottom w:val="0"/>
          <w:divBdr>
            <w:top w:val="none" w:sz="0" w:space="0" w:color="auto"/>
            <w:left w:val="none" w:sz="0" w:space="0" w:color="auto"/>
            <w:bottom w:val="none" w:sz="0" w:space="0" w:color="auto"/>
            <w:right w:val="none" w:sz="0" w:space="0" w:color="auto"/>
          </w:divBdr>
        </w:div>
        <w:div w:id="1546409090">
          <w:marLeft w:val="640"/>
          <w:marRight w:val="0"/>
          <w:marTop w:val="0"/>
          <w:marBottom w:val="0"/>
          <w:divBdr>
            <w:top w:val="none" w:sz="0" w:space="0" w:color="auto"/>
            <w:left w:val="none" w:sz="0" w:space="0" w:color="auto"/>
            <w:bottom w:val="none" w:sz="0" w:space="0" w:color="auto"/>
            <w:right w:val="none" w:sz="0" w:space="0" w:color="auto"/>
          </w:divBdr>
        </w:div>
        <w:div w:id="226915876">
          <w:marLeft w:val="640"/>
          <w:marRight w:val="0"/>
          <w:marTop w:val="0"/>
          <w:marBottom w:val="0"/>
          <w:divBdr>
            <w:top w:val="none" w:sz="0" w:space="0" w:color="auto"/>
            <w:left w:val="none" w:sz="0" w:space="0" w:color="auto"/>
            <w:bottom w:val="none" w:sz="0" w:space="0" w:color="auto"/>
            <w:right w:val="none" w:sz="0" w:space="0" w:color="auto"/>
          </w:divBdr>
        </w:div>
        <w:div w:id="674452797">
          <w:marLeft w:val="640"/>
          <w:marRight w:val="0"/>
          <w:marTop w:val="0"/>
          <w:marBottom w:val="0"/>
          <w:divBdr>
            <w:top w:val="none" w:sz="0" w:space="0" w:color="auto"/>
            <w:left w:val="none" w:sz="0" w:space="0" w:color="auto"/>
            <w:bottom w:val="none" w:sz="0" w:space="0" w:color="auto"/>
            <w:right w:val="none" w:sz="0" w:space="0" w:color="auto"/>
          </w:divBdr>
        </w:div>
        <w:div w:id="92943689">
          <w:marLeft w:val="640"/>
          <w:marRight w:val="0"/>
          <w:marTop w:val="0"/>
          <w:marBottom w:val="0"/>
          <w:divBdr>
            <w:top w:val="none" w:sz="0" w:space="0" w:color="auto"/>
            <w:left w:val="none" w:sz="0" w:space="0" w:color="auto"/>
            <w:bottom w:val="none" w:sz="0" w:space="0" w:color="auto"/>
            <w:right w:val="none" w:sz="0" w:space="0" w:color="auto"/>
          </w:divBdr>
        </w:div>
        <w:div w:id="313146849">
          <w:marLeft w:val="640"/>
          <w:marRight w:val="0"/>
          <w:marTop w:val="0"/>
          <w:marBottom w:val="0"/>
          <w:divBdr>
            <w:top w:val="none" w:sz="0" w:space="0" w:color="auto"/>
            <w:left w:val="none" w:sz="0" w:space="0" w:color="auto"/>
            <w:bottom w:val="none" w:sz="0" w:space="0" w:color="auto"/>
            <w:right w:val="none" w:sz="0" w:space="0" w:color="auto"/>
          </w:divBdr>
        </w:div>
        <w:div w:id="953944638">
          <w:marLeft w:val="640"/>
          <w:marRight w:val="0"/>
          <w:marTop w:val="0"/>
          <w:marBottom w:val="0"/>
          <w:divBdr>
            <w:top w:val="none" w:sz="0" w:space="0" w:color="auto"/>
            <w:left w:val="none" w:sz="0" w:space="0" w:color="auto"/>
            <w:bottom w:val="none" w:sz="0" w:space="0" w:color="auto"/>
            <w:right w:val="none" w:sz="0" w:space="0" w:color="auto"/>
          </w:divBdr>
        </w:div>
        <w:div w:id="55902995">
          <w:marLeft w:val="640"/>
          <w:marRight w:val="0"/>
          <w:marTop w:val="0"/>
          <w:marBottom w:val="0"/>
          <w:divBdr>
            <w:top w:val="none" w:sz="0" w:space="0" w:color="auto"/>
            <w:left w:val="none" w:sz="0" w:space="0" w:color="auto"/>
            <w:bottom w:val="none" w:sz="0" w:space="0" w:color="auto"/>
            <w:right w:val="none" w:sz="0" w:space="0" w:color="auto"/>
          </w:divBdr>
        </w:div>
        <w:div w:id="1510682370">
          <w:marLeft w:val="640"/>
          <w:marRight w:val="0"/>
          <w:marTop w:val="0"/>
          <w:marBottom w:val="0"/>
          <w:divBdr>
            <w:top w:val="none" w:sz="0" w:space="0" w:color="auto"/>
            <w:left w:val="none" w:sz="0" w:space="0" w:color="auto"/>
            <w:bottom w:val="none" w:sz="0" w:space="0" w:color="auto"/>
            <w:right w:val="none" w:sz="0" w:space="0" w:color="auto"/>
          </w:divBdr>
        </w:div>
        <w:div w:id="510606944">
          <w:marLeft w:val="640"/>
          <w:marRight w:val="0"/>
          <w:marTop w:val="0"/>
          <w:marBottom w:val="0"/>
          <w:divBdr>
            <w:top w:val="none" w:sz="0" w:space="0" w:color="auto"/>
            <w:left w:val="none" w:sz="0" w:space="0" w:color="auto"/>
            <w:bottom w:val="none" w:sz="0" w:space="0" w:color="auto"/>
            <w:right w:val="none" w:sz="0" w:space="0" w:color="auto"/>
          </w:divBdr>
        </w:div>
        <w:div w:id="1586374030">
          <w:marLeft w:val="640"/>
          <w:marRight w:val="0"/>
          <w:marTop w:val="0"/>
          <w:marBottom w:val="0"/>
          <w:divBdr>
            <w:top w:val="none" w:sz="0" w:space="0" w:color="auto"/>
            <w:left w:val="none" w:sz="0" w:space="0" w:color="auto"/>
            <w:bottom w:val="none" w:sz="0" w:space="0" w:color="auto"/>
            <w:right w:val="none" w:sz="0" w:space="0" w:color="auto"/>
          </w:divBdr>
        </w:div>
        <w:div w:id="1043216320">
          <w:marLeft w:val="640"/>
          <w:marRight w:val="0"/>
          <w:marTop w:val="0"/>
          <w:marBottom w:val="0"/>
          <w:divBdr>
            <w:top w:val="none" w:sz="0" w:space="0" w:color="auto"/>
            <w:left w:val="none" w:sz="0" w:space="0" w:color="auto"/>
            <w:bottom w:val="none" w:sz="0" w:space="0" w:color="auto"/>
            <w:right w:val="none" w:sz="0" w:space="0" w:color="auto"/>
          </w:divBdr>
        </w:div>
        <w:div w:id="537667494">
          <w:marLeft w:val="640"/>
          <w:marRight w:val="0"/>
          <w:marTop w:val="0"/>
          <w:marBottom w:val="0"/>
          <w:divBdr>
            <w:top w:val="none" w:sz="0" w:space="0" w:color="auto"/>
            <w:left w:val="none" w:sz="0" w:space="0" w:color="auto"/>
            <w:bottom w:val="none" w:sz="0" w:space="0" w:color="auto"/>
            <w:right w:val="none" w:sz="0" w:space="0" w:color="auto"/>
          </w:divBdr>
        </w:div>
        <w:div w:id="673385853">
          <w:marLeft w:val="640"/>
          <w:marRight w:val="0"/>
          <w:marTop w:val="0"/>
          <w:marBottom w:val="0"/>
          <w:divBdr>
            <w:top w:val="none" w:sz="0" w:space="0" w:color="auto"/>
            <w:left w:val="none" w:sz="0" w:space="0" w:color="auto"/>
            <w:bottom w:val="none" w:sz="0" w:space="0" w:color="auto"/>
            <w:right w:val="none" w:sz="0" w:space="0" w:color="auto"/>
          </w:divBdr>
        </w:div>
        <w:div w:id="1005783361">
          <w:marLeft w:val="640"/>
          <w:marRight w:val="0"/>
          <w:marTop w:val="0"/>
          <w:marBottom w:val="0"/>
          <w:divBdr>
            <w:top w:val="none" w:sz="0" w:space="0" w:color="auto"/>
            <w:left w:val="none" w:sz="0" w:space="0" w:color="auto"/>
            <w:bottom w:val="none" w:sz="0" w:space="0" w:color="auto"/>
            <w:right w:val="none" w:sz="0" w:space="0" w:color="auto"/>
          </w:divBdr>
        </w:div>
        <w:div w:id="706564832">
          <w:marLeft w:val="640"/>
          <w:marRight w:val="0"/>
          <w:marTop w:val="0"/>
          <w:marBottom w:val="0"/>
          <w:divBdr>
            <w:top w:val="none" w:sz="0" w:space="0" w:color="auto"/>
            <w:left w:val="none" w:sz="0" w:space="0" w:color="auto"/>
            <w:bottom w:val="none" w:sz="0" w:space="0" w:color="auto"/>
            <w:right w:val="none" w:sz="0" w:space="0" w:color="auto"/>
          </w:divBdr>
        </w:div>
        <w:div w:id="736316843">
          <w:marLeft w:val="640"/>
          <w:marRight w:val="0"/>
          <w:marTop w:val="0"/>
          <w:marBottom w:val="0"/>
          <w:divBdr>
            <w:top w:val="none" w:sz="0" w:space="0" w:color="auto"/>
            <w:left w:val="none" w:sz="0" w:space="0" w:color="auto"/>
            <w:bottom w:val="none" w:sz="0" w:space="0" w:color="auto"/>
            <w:right w:val="none" w:sz="0" w:space="0" w:color="auto"/>
          </w:divBdr>
        </w:div>
        <w:div w:id="1352682904">
          <w:marLeft w:val="640"/>
          <w:marRight w:val="0"/>
          <w:marTop w:val="0"/>
          <w:marBottom w:val="0"/>
          <w:divBdr>
            <w:top w:val="none" w:sz="0" w:space="0" w:color="auto"/>
            <w:left w:val="none" w:sz="0" w:space="0" w:color="auto"/>
            <w:bottom w:val="none" w:sz="0" w:space="0" w:color="auto"/>
            <w:right w:val="none" w:sz="0" w:space="0" w:color="auto"/>
          </w:divBdr>
        </w:div>
        <w:div w:id="1785225306">
          <w:marLeft w:val="640"/>
          <w:marRight w:val="0"/>
          <w:marTop w:val="0"/>
          <w:marBottom w:val="0"/>
          <w:divBdr>
            <w:top w:val="none" w:sz="0" w:space="0" w:color="auto"/>
            <w:left w:val="none" w:sz="0" w:space="0" w:color="auto"/>
            <w:bottom w:val="none" w:sz="0" w:space="0" w:color="auto"/>
            <w:right w:val="none" w:sz="0" w:space="0" w:color="auto"/>
          </w:divBdr>
        </w:div>
        <w:div w:id="1218013602">
          <w:marLeft w:val="640"/>
          <w:marRight w:val="0"/>
          <w:marTop w:val="0"/>
          <w:marBottom w:val="0"/>
          <w:divBdr>
            <w:top w:val="none" w:sz="0" w:space="0" w:color="auto"/>
            <w:left w:val="none" w:sz="0" w:space="0" w:color="auto"/>
            <w:bottom w:val="none" w:sz="0" w:space="0" w:color="auto"/>
            <w:right w:val="none" w:sz="0" w:space="0" w:color="auto"/>
          </w:divBdr>
        </w:div>
        <w:div w:id="467164401">
          <w:marLeft w:val="640"/>
          <w:marRight w:val="0"/>
          <w:marTop w:val="0"/>
          <w:marBottom w:val="0"/>
          <w:divBdr>
            <w:top w:val="none" w:sz="0" w:space="0" w:color="auto"/>
            <w:left w:val="none" w:sz="0" w:space="0" w:color="auto"/>
            <w:bottom w:val="none" w:sz="0" w:space="0" w:color="auto"/>
            <w:right w:val="none" w:sz="0" w:space="0" w:color="auto"/>
          </w:divBdr>
        </w:div>
        <w:div w:id="1044674995">
          <w:marLeft w:val="640"/>
          <w:marRight w:val="0"/>
          <w:marTop w:val="0"/>
          <w:marBottom w:val="0"/>
          <w:divBdr>
            <w:top w:val="none" w:sz="0" w:space="0" w:color="auto"/>
            <w:left w:val="none" w:sz="0" w:space="0" w:color="auto"/>
            <w:bottom w:val="none" w:sz="0" w:space="0" w:color="auto"/>
            <w:right w:val="none" w:sz="0" w:space="0" w:color="auto"/>
          </w:divBdr>
        </w:div>
        <w:div w:id="1898084099">
          <w:marLeft w:val="640"/>
          <w:marRight w:val="0"/>
          <w:marTop w:val="0"/>
          <w:marBottom w:val="0"/>
          <w:divBdr>
            <w:top w:val="none" w:sz="0" w:space="0" w:color="auto"/>
            <w:left w:val="none" w:sz="0" w:space="0" w:color="auto"/>
            <w:bottom w:val="none" w:sz="0" w:space="0" w:color="auto"/>
            <w:right w:val="none" w:sz="0" w:space="0" w:color="auto"/>
          </w:divBdr>
        </w:div>
        <w:div w:id="1399092103">
          <w:marLeft w:val="640"/>
          <w:marRight w:val="0"/>
          <w:marTop w:val="0"/>
          <w:marBottom w:val="0"/>
          <w:divBdr>
            <w:top w:val="none" w:sz="0" w:space="0" w:color="auto"/>
            <w:left w:val="none" w:sz="0" w:space="0" w:color="auto"/>
            <w:bottom w:val="none" w:sz="0" w:space="0" w:color="auto"/>
            <w:right w:val="none" w:sz="0" w:space="0" w:color="auto"/>
          </w:divBdr>
        </w:div>
        <w:div w:id="1407266724">
          <w:marLeft w:val="640"/>
          <w:marRight w:val="0"/>
          <w:marTop w:val="0"/>
          <w:marBottom w:val="0"/>
          <w:divBdr>
            <w:top w:val="none" w:sz="0" w:space="0" w:color="auto"/>
            <w:left w:val="none" w:sz="0" w:space="0" w:color="auto"/>
            <w:bottom w:val="none" w:sz="0" w:space="0" w:color="auto"/>
            <w:right w:val="none" w:sz="0" w:space="0" w:color="auto"/>
          </w:divBdr>
        </w:div>
        <w:div w:id="34694050">
          <w:marLeft w:val="640"/>
          <w:marRight w:val="0"/>
          <w:marTop w:val="0"/>
          <w:marBottom w:val="0"/>
          <w:divBdr>
            <w:top w:val="none" w:sz="0" w:space="0" w:color="auto"/>
            <w:left w:val="none" w:sz="0" w:space="0" w:color="auto"/>
            <w:bottom w:val="none" w:sz="0" w:space="0" w:color="auto"/>
            <w:right w:val="none" w:sz="0" w:space="0" w:color="auto"/>
          </w:divBdr>
        </w:div>
        <w:div w:id="1872645680">
          <w:marLeft w:val="640"/>
          <w:marRight w:val="0"/>
          <w:marTop w:val="0"/>
          <w:marBottom w:val="0"/>
          <w:divBdr>
            <w:top w:val="none" w:sz="0" w:space="0" w:color="auto"/>
            <w:left w:val="none" w:sz="0" w:space="0" w:color="auto"/>
            <w:bottom w:val="none" w:sz="0" w:space="0" w:color="auto"/>
            <w:right w:val="none" w:sz="0" w:space="0" w:color="auto"/>
          </w:divBdr>
        </w:div>
        <w:div w:id="2060324769">
          <w:marLeft w:val="640"/>
          <w:marRight w:val="0"/>
          <w:marTop w:val="0"/>
          <w:marBottom w:val="0"/>
          <w:divBdr>
            <w:top w:val="none" w:sz="0" w:space="0" w:color="auto"/>
            <w:left w:val="none" w:sz="0" w:space="0" w:color="auto"/>
            <w:bottom w:val="none" w:sz="0" w:space="0" w:color="auto"/>
            <w:right w:val="none" w:sz="0" w:space="0" w:color="auto"/>
          </w:divBdr>
        </w:div>
        <w:div w:id="1862206512">
          <w:marLeft w:val="640"/>
          <w:marRight w:val="0"/>
          <w:marTop w:val="0"/>
          <w:marBottom w:val="0"/>
          <w:divBdr>
            <w:top w:val="none" w:sz="0" w:space="0" w:color="auto"/>
            <w:left w:val="none" w:sz="0" w:space="0" w:color="auto"/>
            <w:bottom w:val="none" w:sz="0" w:space="0" w:color="auto"/>
            <w:right w:val="none" w:sz="0" w:space="0" w:color="auto"/>
          </w:divBdr>
        </w:div>
        <w:div w:id="1617785146">
          <w:marLeft w:val="640"/>
          <w:marRight w:val="0"/>
          <w:marTop w:val="0"/>
          <w:marBottom w:val="0"/>
          <w:divBdr>
            <w:top w:val="none" w:sz="0" w:space="0" w:color="auto"/>
            <w:left w:val="none" w:sz="0" w:space="0" w:color="auto"/>
            <w:bottom w:val="none" w:sz="0" w:space="0" w:color="auto"/>
            <w:right w:val="none" w:sz="0" w:space="0" w:color="auto"/>
          </w:divBdr>
        </w:div>
        <w:div w:id="1559704798">
          <w:marLeft w:val="640"/>
          <w:marRight w:val="0"/>
          <w:marTop w:val="0"/>
          <w:marBottom w:val="0"/>
          <w:divBdr>
            <w:top w:val="none" w:sz="0" w:space="0" w:color="auto"/>
            <w:left w:val="none" w:sz="0" w:space="0" w:color="auto"/>
            <w:bottom w:val="none" w:sz="0" w:space="0" w:color="auto"/>
            <w:right w:val="none" w:sz="0" w:space="0" w:color="auto"/>
          </w:divBdr>
        </w:div>
        <w:div w:id="1329022054">
          <w:marLeft w:val="640"/>
          <w:marRight w:val="0"/>
          <w:marTop w:val="0"/>
          <w:marBottom w:val="0"/>
          <w:divBdr>
            <w:top w:val="none" w:sz="0" w:space="0" w:color="auto"/>
            <w:left w:val="none" w:sz="0" w:space="0" w:color="auto"/>
            <w:bottom w:val="none" w:sz="0" w:space="0" w:color="auto"/>
            <w:right w:val="none" w:sz="0" w:space="0" w:color="auto"/>
          </w:divBdr>
        </w:div>
        <w:div w:id="369578067">
          <w:marLeft w:val="640"/>
          <w:marRight w:val="0"/>
          <w:marTop w:val="0"/>
          <w:marBottom w:val="0"/>
          <w:divBdr>
            <w:top w:val="none" w:sz="0" w:space="0" w:color="auto"/>
            <w:left w:val="none" w:sz="0" w:space="0" w:color="auto"/>
            <w:bottom w:val="none" w:sz="0" w:space="0" w:color="auto"/>
            <w:right w:val="none" w:sz="0" w:space="0" w:color="auto"/>
          </w:divBdr>
        </w:div>
        <w:div w:id="1831486399">
          <w:marLeft w:val="640"/>
          <w:marRight w:val="0"/>
          <w:marTop w:val="0"/>
          <w:marBottom w:val="0"/>
          <w:divBdr>
            <w:top w:val="none" w:sz="0" w:space="0" w:color="auto"/>
            <w:left w:val="none" w:sz="0" w:space="0" w:color="auto"/>
            <w:bottom w:val="none" w:sz="0" w:space="0" w:color="auto"/>
            <w:right w:val="none" w:sz="0" w:space="0" w:color="auto"/>
          </w:divBdr>
        </w:div>
        <w:div w:id="675184396">
          <w:marLeft w:val="640"/>
          <w:marRight w:val="0"/>
          <w:marTop w:val="0"/>
          <w:marBottom w:val="0"/>
          <w:divBdr>
            <w:top w:val="none" w:sz="0" w:space="0" w:color="auto"/>
            <w:left w:val="none" w:sz="0" w:space="0" w:color="auto"/>
            <w:bottom w:val="none" w:sz="0" w:space="0" w:color="auto"/>
            <w:right w:val="none" w:sz="0" w:space="0" w:color="auto"/>
          </w:divBdr>
        </w:div>
        <w:div w:id="1735813598">
          <w:marLeft w:val="640"/>
          <w:marRight w:val="0"/>
          <w:marTop w:val="0"/>
          <w:marBottom w:val="0"/>
          <w:divBdr>
            <w:top w:val="none" w:sz="0" w:space="0" w:color="auto"/>
            <w:left w:val="none" w:sz="0" w:space="0" w:color="auto"/>
            <w:bottom w:val="none" w:sz="0" w:space="0" w:color="auto"/>
            <w:right w:val="none" w:sz="0" w:space="0" w:color="auto"/>
          </w:divBdr>
        </w:div>
        <w:div w:id="1667443128">
          <w:marLeft w:val="640"/>
          <w:marRight w:val="0"/>
          <w:marTop w:val="0"/>
          <w:marBottom w:val="0"/>
          <w:divBdr>
            <w:top w:val="none" w:sz="0" w:space="0" w:color="auto"/>
            <w:left w:val="none" w:sz="0" w:space="0" w:color="auto"/>
            <w:bottom w:val="none" w:sz="0" w:space="0" w:color="auto"/>
            <w:right w:val="none" w:sz="0" w:space="0" w:color="auto"/>
          </w:divBdr>
        </w:div>
        <w:div w:id="378476489">
          <w:marLeft w:val="640"/>
          <w:marRight w:val="0"/>
          <w:marTop w:val="0"/>
          <w:marBottom w:val="0"/>
          <w:divBdr>
            <w:top w:val="none" w:sz="0" w:space="0" w:color="auto"/>
            <w:left w:val="none" w:sz="0" w:space="0" w:color="auto"/>
            <w:bottom w:val="none" w:sz="0" w:space="0" w:color="auto"/>
            <w:right w:val="none" w:sz="0" w:space="0" w:color="auto"/>
          </w:divBdr>
        </w:div>
        <w:div w:id="1589921390">
          <w:marLeft w:val="640"/>
          <w:marRight w:val="0"/>
          <w:marTop w:val="0"/>
          <w:marBottom w:val="0"/>
          <w:divBdr>
            <w:top w:val="none" w:sz="0" w:space="0" w:color="auto"/>
            <w:left w:val="none" w:sz="0" w:space="0" w:color="auto"/>
            <w:bottom w:val="none" w:sz="0" w:space="0" w:color="auto"/>
            <w:right w:val="none" w:sz="0" w:space="0" w:color="auto"/>
          </w:divBdr>
        </w:div>
        <w:div w:id="2035375011">
          <w:marLeft w:val="640"/>
          <w:marRight w:val="0"/>
          <w:marTop w:val="0"/>
          <w:marBottom w:val="0"/>
          <w:divBdr>
            <w:top w:val="none" w:sz="0" w:space="0" w:color="auto"/>
            <w:left w:val="none" w:sz="0" w:space="0" w:color="auto"/>
            <w:bottom w:val="none" w:sz="0" w:space="0" w:color="auto"/>
            <w:right w:val="none" w:sz="0" w:space="0" w:color="auto"/>
          </w:divBdr>
        </w:div>
        <w:div w:id="40331046">
          <w:marLeft w:val="640"/>
          <w:marRight w:val="0"/>
          <w:marTop w:val="0"/>
          <w:marBottom w:val="0"/>
          <w:divBdr>
            <w:top w:val="none" w:sz="0" w:space="0" w:color="auto"/>
            <w:left w:val="none" w:sz="0" w:space="0" w:color="auto"/>
            <w:bottom w:val="none" w:sz="0" w:space="0" w:color="auto"/>
            <w:right w:val="none" w:sz="0" w:space="0" w:color="auto"/>
          </w:divBdr>
        </w:div>
      </w:divsChild>
    </w:div>
    <w:div w:id="1153641429">
      <w:bodyDiv w:val="1"/>
      <w:marLeft w:val="0"/>
      <w:marRight w:val="0"/>
      <w:marTop w:val="0"/>
      <w:marBottom w:val="0"/>
      <w:divBdr>
        <w:top w:val="none" w:sz="0" w:space="0" w:color="auto"/>
        <w:left w:val="none" w:sz="0" w:space="0" w:color="auto"/>
        <w:bottom w:val="none" w:sz="0" w:space="0" w:color="auto"/>
        <w:right w:val="none" w:sz="0" w:space="0" w:color="auto"/>
      </w:divBdr>
      <w:divsChild>
        <w:div w:id="336226743">
          <w:marLeft w:val="0"/>
          <w:marRight w:val="0"/>
          <w:marTop w:val="0"/>
          <w:marBottom w:val="0"/>
          <w:divBdr>
            <w:top w:val="none" w:sz="0" w:space="0" w:color="auto"/>
            <w:left w:val="none" w:sz="0" w:space="0" w:color="auto"/>
            <w:bottom w:val="none" w:sz="0" w:space="0" w:color="auto"/>
            <w:right w:val="none" w:sz="0" w:space="0" w:color="auto"/>
          </w:divBdr>
          <w:divsChild>
            <w:div w:id="2140952486">
              <w:marLeft w:val="0"/>
              <w:marRight w:val="0"/>
              <w:marTop w:val="0"/>
              <w:marBottom w:val="0"/>
              <w:divBdr>
                <w:top w:val="none" w:sz="0" w:space="0" w:color="auto"/>
                <w:left w:val="none" w:sz="0" w:space="0" w:color="auto"/>
                <w:bottom w:val="none" w:sz="0" w:space="0" w:color="auto"/>
                <w:right w:val="none" w:sz="0" w:space="0" w:color="auto"/>
              </w:divBdr>
              <w:divsChild>
                <w:div w:id="24091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947252">
      <w:bodyDiv w:val="1"/>
      <w:marLeft w:val="0"/>
      <w:marRight w:val="0"/>
      <w:marTop w:val="0"/>
      <w:marBottom w:val="0"/>
      <w:divBdr>
        <w:top w:val="none" w:sz="0" w:space="0" w:color="auto"/>
        <w:left w:val="none" w:sz="0" w:space="0" w:color="auto"/>
        <w:bottom w:val="none" w:sz="0" w:space="0" w:color="auto"/>
        <w:right w:val="none" w:sz="0" w:space="0" w:color="auto"/>
      </w:divBdr>
      <w:divsChild>
        <w:div w:id="656958076">
          <w:marLeft w:val="0"/>
          <w:marRight w:val="0"/>
          <w:marTop w:val="0"/>
          <w:marBottom w:val="0"/>
          <w:divBdr>
            <w:top w:val="none" w:sz="0" w:space="0" w:color="auto"/>
            <w:left w:val="none" w:sz="0" w:space="0" w:color="auto"/>
            <w:bottom w:val="none" w:sz="0" w:space="0" w:color="auto"/>
            <w:right w:val="none" w:sz="0" w:space="0" w:color="auto"/>
          </w:divBdr>
          <w:divsChild>
            <w:div w:id="1007320327">
              <w:marLeft w:val="0"/>
              <w:marRight w:val="0"/>
              <w:marTop w:val="0"/>
              <w:marBottom w:val="0"/>
              <w:divBdr>
                <w:top w:val="none" w:sz="0" w:space="0" w:color="auto"/>
                <w:left w:val="none" w:sz="0" w:space="0" w:color="auto"/>
                <w:bottom w:val="none" w:sz="0" w:space="0" w:color="auto"/>
                <w:right w:val="none" w:sz="0" w:space="0" w:color="auto"/>
              </w:divBdr>
              <w:divsChild>
                <w:div w:id="19840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835016">
      <w:bodyDiv w:val="1"/>
      <w:marLeft w:val="0"/>
      <w:marRight w:val="0"/>
      <w:marTop w:val="0"/>
      <w:marBottom w:val="0"/>
      <w:divBdr>
        <w:top w:val="none" w:sz="0" w:space="0" w:color="auto"/>
        <w:left w:val="none" w:sz="0" w:space="0" w:color="auto"/>
        <w:bottom w:val="none" w:sz="0" w:space="0" w:color="auto"/>
        <w:right w:val="none" w:sz="0" w:space="0" w:color="auto"/>
      </w:divBdr>
      <w:divsChild>
        <w:div w:id="913008899">
          <w:marLeft w:val="0"/>
          <w:marRight w:val="0"/>
          <w:marTop w:val="0"/>
          <w:marBottom w:val="0"/>
          <w:divBdr>
            <w:top w:val="none" w:sz="0" w:space="0" w:color="auto"/>
            <w:left w:val="none" w:sz="0" w:space="0" w:color="auto"/>
            <w:bottom w:val="none" w:sz="0" w:space="0" w:color="auto"/>
            <w:right w:val="none" w:sz="0" w:space="0" w:color="auto"/>
          </w:divBdr>
          <w:divsChild>
            <w:div w:id="835149618">
              <w:marLeft w:val="0"/>
              <w:marRight w:val="0"/>
              <w:marTop w:val="0"/>
              <w:marBottom w:val="0"/>
              <w:divBdr>
                <w:top w:val="none" w:sz="0" w:space="0" w:color="auto"/>
                <w:left w:val="none" w:sz="0" w:space="0" w:color="auto"/>
                <w:bottom w:val="none" w:sz="0" w:space="0" w:color="auto"/>
                <w:right w:val="none" w:sz="0" w:space="0" w:color="auto"/>
              </w:divBdr>
              <w:divsChild>
                <w:div w:id="2083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50860">
      <w:bodyDiv w:val="1"/>
      <w:marLeft w:val="0"/>
      <w:marRight w:val="0"/>
      <w:marTop w:val="0"/>
      <w:marBottom w:val="0"/>
      <w:divBdr>
        <w:top w:val="none" w:sz="0" w:space="0" w:color="auto"/>
        <w:left w:val="none" w:sz="0" w:space="0" w:color="auto"/>
        <w:bottom w:val="none" w:sz="0" w:space="0" w:color="auto"/>
        <w:right w:val="none" w:sz="0" w:space="0" w:color="auto"/>
      </w:divBdr>
      <w:divsChild>
        <w:div w:id="1421483606">
          <w:marLeft w:val="640"/>
          <w:marRight w:val="0"/>
          <w:marTop w:val="0"/>
          <w:marBottom w:val="0"/>
          <w:divBdr>
            <w:top w:val="none" w:sz="0" w:space="0" w:color="auto"/>
            <w:left w:val="none" w:sz="0" w:space="0" w:color="auto"/>
            <w:bottom w:val="none" w:sz="0" w:space="0" w:color="auto"/>
            <w:right w:val="none" w:sz="0" w:space="0" w:color="auto"/>
          </w:divBdr>
        </w:div>
        <w:div w:id="876742377">
          <w:marLeft w:val="640"/>
          <w:marRight w:val="0"/>
          <w:marTop w:val="0"/>
          <w:marBottom w:val="0"/>
          <w:divBdr>
            <w:top w:val="none" w:sz="0" w:space="0" w:color="auto"/>
            <w:left w:val="none" w:sz="0" w:space="0" w:color="auto"/>
            <w:bottom w:val="none" w:sz="0" w:space="0" w:color="auto"/>
            <w:right w:val="none" w:sz="0" w:space="0" w:color="auto"/>
          </w:divBdr>
        </w:div>
        <w:div w:id="1322467042">
          <w:marLeft w:val="640"/>
          <w:marRight w:val="0"/>
          <w:marTop w:val="0"/>
          <w:marBottom w:val="0"/>
          <w:divBdr>
            <w:top w:val="none" w:sz="0" w:space="0" w:color="auto"/>
            <w:left w:val="none" w:sz="0" w:space="0" w:color="auto"/>
            <w:bottom w:val="none" w:sz="0" w:space="0" w:color="auto"/>
            <w:right w:val="none" w:sz="0" w:space="0" w:color="auto"/>
          </w:divBdr>
        </w:div>
        <w:div w:id="822543918">
          <w:marLeft w:val="640"/>
          <w:marRight w:val="0"/>
          <w:marTop w:val="0"/>
          <w:marBottom w:val="0"/>
          <w:divBdr>
            <w:top w:val="none" w:sz="0" w:space="0" w:color="auto"/>
            <w:left w:val="none" w:sz="0" w:space="0" w:color="auto"/>
            <w:bottom w:val="none" w:sz="0" w:space="0" w:color="auto"/>
            <w:right w:val="none" w:sz="0" w:space="0" w:color="auto"/>
          </w:divBdr>
        </w:div>
        <w:div w:id="507519638">
          <w:marLeft w:val="640"/>
          <w:marRight w:val="0"/>
          <w:marTop w:val="0"/>
          <w:marBottom w:val="0"/>
          <w:divBdr>
            <w:top w:val="none" w:sz="0" w:space="0" w:color="auto"/>
            <w:left w:val="none" w:sz="0" w:space="0" w:color="auto"/>
            <w:bottom w:val="none" w:sz="0" w:space="0" w:color="auto"/>
            <w:right w:val="none" w:sz="0" w:space="0" w:color="auto"/>
          </w:divBdr>
        </w:div>
        <w:div w:id="1411808069">
          <w:marLeft w:val="640"/>
          <w:marRight w:val="0"/>
          <w:marTop w:val="0"/>
          <w:marBottom w:val="0"/>
          <w:divBdr>
            <w:top w:val="none" w:sz="0" w:space="0" w:color="auto"/>
            <w:left w:val="none" w:sz="0" w:space="0" w:color="auto"/>
            <w:bottom w:val="none" w:sz="0" w:space="0" w:color="auto"/>
            <w:right w:val="none" w:sz="0" w:space="0" w:color="auto"/>
          </w:divBdr>
        </w:div>
        <w:div w:id="344792148">
          <w:marLeft w:val="640"/>
          <w:marRight w:val="0"/>
          <w:marTop w:val="0"/>
          <w:marBottom w:val="0"/>
          <w:divBdr>
            <w:top w:val="none" w:sz="0" w:space="0" w:color="auto"/>
            <w:left w:val="none" w:sz="0" w:space="0" w:color="auto"/>
            <w:bottom w:val="none" w:sz="0" w:space="0" w:color="auto"/>
            <w:right w:val="none" w:sz="0" w:space="0" w:color="auto"/>
          </w:divBdr>
        </w:div>
        <w:div w:id="2034959283">
          <w:marLeft w:val="640"/>
          <w:marRight w:val="0"/>
          <w:marTop w:val="0"/>
          <w:marBottom w:val="0"/>
          <w:divBdr>
            <w:top w:val="none" w:sz="0" w:space="0" w:color="auto"/>
            <w:left w:val="none" w:sz="0" w:space="0" w:color="auto"/>
            <w:bottom w:val="none" w:sz="0" w:space="0" w:color="auto"/>
            <w:right w:val="none" w:sz="0" w:space="0" w:color="auto"/>
          </w:divBdr>
        </w:div>
        <w:div w:id="1312367187">
          <w:marLeft w:val="640"/>
          <w:marRight w:val="0"/>
          <w:marTop w:val="0"/>
          <w:marBottom w:val="0"/>
          <w:divBdr>
            <w:top w:val="none" w:sz="0" w:space="0" w:color="auto"/>
            <w:left w:val="none" w:sz="0" w:space="0" w:color="auto"/>
            <w:bottom w:val="none" w:sz="0" w:space="0" w:color="auto"/>
            <w:right w:val="none" w:sz="0" w:space="0" w:color="auto"/>
          </w:divBdr>
        </w:div>
        <w:div w:id="1044868202">
          <w:marLeft w:val="640"/>
          <w:marRight w:val="0"/>
          <w:marTop w:val="0"/>
          <w:marBottom w:val="0"/>
          <w:divBdr>
            <w:top w:val="none" w:sz="0" w:space="0" w:color="auto"/>
            <w:left w:val="none" w:sz="0" w:space="0" w:color="auto"/>
            <w:bottom w:val="none" w:sz="0" w:space="0" w:color="auto"/>
            <w:right w:val="none" w:sz="0" w:space="0" w:color="auto"/>
          </w:divBdr>
        </w:div>
        <w:div w:id="197086082">
          <w:marLeft w:val="640"/>
          <w:marRight w:val="0"/>
          <w:marTop w:val="0"/>
          <w:marBottom w:val="0"/>
          <w:divBdr>
            <w:top w:val="none" w:sz="0" w:space="0" w:color="auto"/>
            <w:left w:val="none" w:sz="0" w:space="0" w:color="auto"/>
            <w:bottom w:val="none" w:sz="0" w:space="0" w:color="auto"/>
            <w:right w:val="none" w:sz="0" w:space="0" w:color="auto"/>
          </w:divBdr>
        </w:div>
        <w:div w:id="324824619">
          <w:marLeft w:val="640"/>
          <w:marRight w:val="0"/>
          <w:marTop w:val="0"/>
          <w:marBottom w:val="0"/>
          <w:divBdr>
            <w:top w:val="none" w:sz="0" w:space="0" w:color="auto"/>
            <w:left w:val="none" w:sz="0" w:space="0" w:color="auto"/>
            <w:bottom w:val="none" w:sz="0" w:space="0" w:color="auto"/>
            <w:right w:val="none" w:sz="0" w:space="0" w:color="auto"/>
          </w:divBdr>
        </w:div>
        <w:div w:id="1764715913">
          <w:marLeft w:val="640"/>
          <w:marRight w:val="0"/>
          <w:marTop w:val="0"/>
          <w:marBottom w:val="0"/>
          <w:divBdr>
            <w:top w:val="none" w:sz="0" w:space="0" w:color="auto"/>
            <w:left w:val="none" w:sz="0" w:space="0" w:color="auto"/>
            <w:bottom w:val="none" w:sz="0" w:space="0" w:color="auto"/>
            <w:right w:val="none" w:sz="0" w:space="0" w:color="auto"/>
          </w:divBdr>
        </w:div>
        <w:div w:id="2110587183">
          <w:marLeft w:val="640"/>
          <w:marRight w:val="0"/>
          <w:marTop w:val="0"/>
          <w:marBottom w:val="0"/>
          <w:divBdr>
            <w:top w:val="none" w:sz="0" w:space="0" w:color="auto"/>
            <w:left w:val="none" w:sz="0" w:space="0" w:color="auto"/>
            <w:bottom w:val="none" w:sz="0" w:space="0" w:color="auto"/>
            <w:right w:val="none" w:sz="0" w:space="0" w:color="auto"/>
          </w:divBdr>
        </w:div>
        <w:div w:id="2003661156">
          <w:marLeft w:val="640"/>
          <w:marRight w:val="0"/>
          <w:marTop w:val="0"/>
          <w:marBottom w:val="0"/>
          <w:divBdr>
            <w:top w:val="none" w:sz="0" w:space="0" w:color="auto"/>
            <w:left w:val="none" w:sz="0" w:space="0" w:color="auto"/>
            <w:bottom w:val="none" w:sz="0" w:space="0" w:color="auto"/>
            <w:right w:val="none" w:sz="0" w:space="0" w:color="auto"/>
          </w:divBdr>
        </w:div>
        <w:div w:id="1908346225">
          <w:marLeft w:val="640"/>
          <w:marRight w:val="0"/>
          <w:marTop w:val="0"/>
          <w:marBottom w:val="0"/>
          <w:divBdr>
            <w:top w:val="none" w:sz="0" w:space="0" w:color="auto"/>
            <w:left w:val="none" w:sz="0" w:space="0" w:color="auto"/>
            <w:bottom w:val="none" w:sz="0" w:space="0" w:color="auto"/>
            <w:right w:val="none" w:sz="0" w:space="0" w:color="auto"/>
          </w:divBdr>
        </w:div>
        <w:div w:id="1872377689">
          <w:marLeft w:val="640"/>
          <w:marRight w:val="0"/>
          <w:marTop w:val="0"/>
          <w:marBottom w:val="0"/>
          <w:divBdr>
            <w:top w:val="none" w:sz="0" w:space="0" w:color="auto"/>
            <w:left w:val="none" w:sz="0" w:space="0" w:color="auto"/>
            <w:bottom w:val="none" w:sz="0" w:space="0" w:color="auto"/>
            <w:right w:val="none" w:sz="0" w:space="0" w:color="auto"/>
          </w:divBdr>
        </w:div>
        <w:div w:id="700016278">
          <w:marLeft w:val="640"/>
          <w:marRight w:val="0"/>
          <w:marTop w:val="0"/>
          <w:marBottom w:val="0"/>
          <w:divBdr>
            <w:top w:val="none" w:sz="0" w:space="0" w:color="auto"/>
            <w:left w:val="none" w:sz="0" w:space="0" w:color="auto"/>
            <w:bottom w:val="none" w:sz="0" w:space="0" w:color="auto"/>
            <w:right w:val="none" w:sz="0" w:space="0" w:color="auto"/>
          </w:divBdr>
        </w:div>
        <w:div w:id="185293617">
          <w:marLeft w:val="640"/>
          <w:marRight w:val="0"/>
          <w:marTop w:val="0"/>
          <w:marBottom w:val="0"/>
          <w:divBdr>
            <w:top w:val="none" w:sz="0" w:space="0" w:color="auto"/>
            <w:left w:val="none" w:sz="0" w:space="0" w:color="auto"/>
            <w:bottom w:val="none" w:sz="0" w:space="0" w:color="auto"/>
            <w:right w:val="none" w:sz="0" w:space="0" w:color="auto"/>
          </w:divBdr>
        </w:div>
        <w:div w:id="878929362">
          <w:marLeft w:val="640"/>
          <w:marRight w:val="0"/>
          <w:marTop w:val="0"/>
          <w:marBottom w:val="0"/>
          <w:divBdr>
            <w:top w:val="none" w:sz="0" w:space="0" w:color="auto"/>
            <w:left w:val="none" w:sz="0" w:space="0" w:color="auto"/>
            <w:bottom w:val="none" w:sz="0" w:space="0" w:color="auto"/>
            <w:right w:val="none" w:sz="0" w:space="0" w:color="auto"/>
          </w:divBdr>
        </w:div>
        <w:div w:id="1124692233">
          <w:marLeft w:val="640"/>
          <w:marRight w:val="0"/>
          <w:marTop w:val="0"/>
          <w:marBottom w:val="0"/>
          <w:divBdr>
            <w:top w:val="none" w:sz="0" w:space="0" w:color="auto"/>
            <w:left w:val="none" w:sz="0" w:space="0" w:color="auto"/>
            <w:bottom w:val="none" w:sz="0" w:space="0" w:color="auto"/>
            <w:right w:val="none" w:sz="0" w:space="0" w:color="auto"/>
          </w:divBdr>
        </w:div>
        <w:div w:id="996962335">
          <w:marLeft w:val="640"/>
          <w:marRight w:val="0"/>
          <w:marTop w:val="0"/>
          <w:marBottom w:val="0"/>
          <w:divBdr>
            <w:top w:val="none" w:sz="0" w:space="0" w:color="auto"/>
            <w:left w:val="none" w:sz="0" w:space="0" w:color="auto"/>
            <w:bottom w:val="none" w:sz="0" w:space="0" w:color="auto"/>
            <w:right w:val="none" w:sz="0" w:space="0" w:color="auto"/>
          </w:divBdr>
        </w:div>
        <w:div w:id="907032158">
          <w:marLeft w:val="640"/>
          <w:marRight w:val="0"/>
          <w:marTop w:val="0"/>
          <w:marBottom w:val="0"/>
          <w:divBdr>
            <w:top w:val="none" w:sz="0" w:space="0" w:color="auto"/>
            <w:left w:val="none" w:sz="0" w:space="0" w:color="auto"/>
            <w:bottom w:val="none" w:sz="0" w:space="0" w:color="auto"/>
            <w:right w:val="none" w:sz="0" w:space="0" w:color="auto"/>
          </w:divBdr>
        </w:div>
        <w:div w:id="2005814603">
          <w:marLeft w:val="640"/>
          <w:marRight w:val="0"/>
          <w:marTop w:val="0"/>
          <w:marBottom w:val="0"/>
          <w:divBdr>
            <w:top w:val="none" w:sz="0" w:space="0" w:color="auto"/>
            <w:left w:val="none" w:sz="0" w:space="0" w:color="auto"/>
            <w:bottom w:val="none" w:sz="0" w:space="0" w:color="auto"/>
            <w:right w:val="none" w:sz="0" w:space="0" w:color="auto"/>
          </w:divBdr>
        </w:div>
        <w:div w:id="637420750">
          <w:marLeft w:val="640"/>
          <w:marRight w:val="0"/>
          <w:marTop w:val="0"/>
          <w:marBottom w:val="0"/>
          <w:divBdr>
            <w:top w:val="none" w:sz="0" w:space="0" w:color="auto"/>
            <w:left w:val="none" w:sz="0" w:space="0" w:color="auto"/>
            <w:bottom w:val="none" w:sz="0" w:space="0" w:color="auto"/>
            <w:right w:val="none" w:sz="0" w:space="0" w:color="auto"/>
          </w:divBdr>
        </w:div>
        <w:div w:id="1935623124">
          <w:marLeft w:val="640"/>
          <w:marRight w:val="0"/>
          <w:marTop w:val="0"/>
          <w:marBottom w:val="0"/>
          <w:divBdr>
            <w:top w:val="none" w:sz="0" w:space="0" w:color="auto"/>
            <w:left w:val="none" w:sz="0" w:space="0" w:color="auto"/>
            <w:bottom w:val="none" w:sz="0" w:space="0" w:color="auto"/>
            <w:right w:val="none" w:sz="0" w:space="0" w:color="auto"/>
          </w:divBdr>
        </w:div>
        <w:div w:id="348719701">
          <w:marLeft w:val="640"/>
          <w:marRight w:val="0"/>
          <w:marTop w:val="0"/>
          <w:marBottom w:val="0"/>
          <w:divBdr>
            <w:top w:val="none" w:sz="0" w:space="0" w:color="auto"/>
            <w:left w:val="none" w:sz="0" w:space="0" w:color="auto"/>
            <w:bottom w:val="none" w:sz="0" w:space="0" w:color="auto"/>
            <w:right w:val="none" w:sz="0" w:space="0" w:color="auto"/>
          </w:divBdr>
        </w:div>
        <w:div w:id="746073509">
          <w:marLeft w:val="640"/>
          <w:marRight w:val="0"/>
          <w:marTop w:val="0"/>
          <w:marBottom w:val="0"/>
          <w:divBdr>
            <w:top w:val="none" w:sz="0" w:space="0" w:color="auto"/>
            <w:left w:val="none" w:sz="0" w:space="0" w:color="auto"/>
            <w:bottom w:val="none" w:sz="0" w:space="0" w:color="auto"/>
            <w:right w:val="none" w:sz="0" w:space="0" w:color="auto"/>
          </w:divBdr>
        </w:div>
        <w:div w:id="414935453">
          <w:marLeft w:val="640"/>
          <w:marRight w:val="0"/>
          <w:marTop w:val="0"/>
          <w:marBottom w:val="0"/>
          <w:divBdr>
            <w:top w:val="none" w:sz="0" w:space="0" w:color="auto"/>
            <w:left w:val="none" w:sz="0" w:space="0" w:color="auto"/>
            <w:bottom w:val="none" w:sz="0" w:space="0" w:color="auto"/>
            <w:right w:val="none" w:sz="0" w:space="0" w:color="auto"/>
          </w:divBdr>
        </w:div>
        <w:div w:id="1291473033">
          <w:marLeft w:val="640"/>
          <w:marRight w:val="0"/>
          <w:marTop w:val="0"/>
          <w:marBottom w:val="0"/>
          <w:divBdr>
            <w:top w:val="none" w:sz="0" w:space="0" w:color="auto"/>
            <w:left w:val="none" w:sz="0" w:space="0" w:color="auto"/>
            <w:bottom w:val="none" w:sz="0" w:space="0" w:color="auto"/>
            <w:right w:val="none" w:sz="0" w:space="0" w:color="auto"/>
          </w:divBdr>
        </w:div>
        <w:div w:id="1841583468">
          <w:marLeft w:val="640"/>
          <w:marRight w:val="0"/>
          <w:marTop w:val="0"/>
          <w:marBottom w:val="0"/>
          <w:divBdr>
            <w:top w:val="none" w:sz="0" w:space="0" w:color="auto"/>
            <w:left w:val="none" w:sz="0" w:space="0" w:color="auto"/>
            <w:bottom w:val="none" w:sz="0" w:space="0" w:color="auto"/>
            <w:right w:val="none" w:sz="0" w:space="0" w:color="auto"/>
          </w:divBdr>
        </w:div>
        <w:div w:id="123886033">
          <w:marLeft w:val="640"/>
          <w:marRight w:val="0"/>
          <w:marTop w:val="0"/>
          <w:marBottom w:val="0"/>
          <w:divBdr>
            <w:top w:val="none" w:sz="0" w:space="0" w:color="auto"/>
            <w:left w:val="none" w:sz="0" w:space="0" w:color="auto"/>
            <w:bottom w:val="none" w:sz="0" w:space="0" w:color="auto"/>
            <w:right w:val="none" w:sz="0" w:space="0" w:color="auto"/>
          </w:divBdr>
        </w:div>
        <w:div w:id="1498228034">
          <w:marLeft w:val="640"/>
          <w:marRight w:val="0"/>
          <w:marTop w:val="0"/>
          <w:marBottom w:val="0"/>
          <w:divBdr>
            <w:top w:val="none" w:sz="0" w:space="0" w:color="auto"/>
            <w:left w:val="none" w:sz="0" w:space="0" w:color="auto"/>
            <w:bottom w:val="none" w:sz="0" w:space="0" w:color="auto"/>
            <w:right w:val="none" w:sz="0" w:space="0" w:color="auto"/>
          </w:divBdr>
        </w:div>
        <w:div w:id="497619289">
          <w:marLeft w:val="640"/>
          <w:marRight w:val="0"/>
          <w:marTop w:val="0"/>
          <w:marBottom w:val="0"/>
          <w:divBdr>
            <w:top w:val="none" w:sz="0" w:space="0" w:color="auto"/>
            <w:left w:val="none" w:sz="0" w:space="0" w:color="auto"/>
            <w:bottom w:val="none" w:sz="0" w:space="0" w:color="auto"/>
            <w:right w:val="none" w:sz="0" w:space="0" w:color="auto"/>
          </w:divBdr>
        </w:div>
        <w:div w:id="2120568165">
          <w:marLeft w:val="640"/>
          <w:marRight w:val="0"/>
          <w:marTop w:val="0"/>
          <w:marBottom w:val="0"/>
          <w:divBdr>
            <w:top w:val="none" w:sz="0" w:space="0" w:color="auto"/>
            <w:left w:val="none" w:sz="0" w:space="0" w:color="auto"/>
            <w:bottom w:val="none" w:sz="0" w:space="0" w:color="auto"/>
            <w:right w:val="none" w:sz="0" w:space="0" w:color="auto"/>
          </w:divBdr>
        </w:div>
        <w:div w:id="123428158">
          <w:marLeft w:val="640"/>
          <w:marRight w:val="0"/>
          <w:marTop w:val="0"/>
          <w:marBottom w:val="0"/>
          <w:divBdr>
            <w:top w:val="none" w:sz="0" w:space="0" w:color="auto"/>
            <w:left w:val="none" w:sz="0" w:space="0" w:color="auto"/>
            <w:bottom w:val="none" w:sz="0" w:space="0" w:color="auto"/>
            <w:right w:val="none" w:sz="0" w:space="0" w:color="auto"/>
          </w:divBdr>
        </w:div>
        <w:div w:id="2098208045">
          <w:marLeft w:val="640"/>
          <w:marRight w:val="0"/>
          <w:marTop w:val="0"/>
          <w:marBottom w:val="0"/>
          <w:divBdr>
            <w:top w:val="none" w:sz="0" w:space="0" w:color="auto"/>
            <w:left w:val="none" w:sz="0" w:space="0" w:color="auto"/>
            <w:bottom w:val="none" w:sz="0" w:space="0" w:color="auto"/>
            <w:right w:val="none" w:sz="0" w:space="0" w:color="auto"/>
          </w:divBdr>
        </w:div>
        <w:div w:id="9374794">
          <w:marLeft w:val="640"/>
          <w:marRight w:val="0"/>
          <w:marTop w:val="0"/>
          <w:marBottom w:val="0"/>
          <w:divBdr>
            <w:top w:val="none" w:sz="0" w:space="0" w:color="auto"/>
            <w:left w:val="none" w:sz="0" w:space="0" w:color="auto"/>
            <w:bottom w:val="none" w:sz="0" w:space="0" w:color="auto"/>
            <w:right w:val="none" w:sz="0" w:space="0" w:color="auto"/>
          </w:divBdr>
        </w:div>
        <w:div w:id="2135054900">
          <w:marLeft w:val="640"/>
          <w:marRight w:val="0"/>
          <w:marTop w:val="0"/>
          <w:marBottom w:val="0"/>
          <w:divBdr>
            <w:top w:val="none" w:sz="0" w:space="0" w:color="auto"/>
            <w:left w:val="none" w:sz="0" w:space="0" w:color="auto"/>
            <w:bottom w:val="none" w:sz="0" w:space="0" w:color="auto"/>
            <w:right w:val="none" w:sz="0" w:space="0" w:color="auto"/>
          </w:divBdr>
        </w:div>
        <w:div w:id="1409838778">
          <w:marLeft w:val="640"/>
          <w:marRight w:val="0"/>
          <w:marTop w:val="0"/>
          <w:marBottom w:val="0"/>
          <w:divBdr>
            <w:top w:val="none" w:sz="0" w:space="0" w:color="auto"/>
            <w:left w:val="none" w:sz="0" w:space="0" w:color="auto"/>
            <w:bottom w:val="none" w:sz="0" w:space="0" w:color="auto"/>
            <w:right w:val="none" w:sz="0" w:space="0" w:color="auto"/>
          </w:divBdr>
        </w:div>
        <w:div w:id="1101412482">
          <w:marLeft w:val="640"/>
          <w:marRight w:val="0"/>
          <w:marTop w:val="0"/>
          <w:marBottom w:val="0"/>
          <w:divBdr>
            <w:top w:val="none" w:sz="0" w:space="0" w:color="auto"/>
            <w:left w:val="none" w:sz="0" w:space="0" w:color="auto"/>
            <w:bottom w:val="none" w:sz="0" w:space="0" w:color="auto"/>
            <w:right w:val="none" w:sz="0" w:space="0" w:color="auto"/>
          </w:divBdr>
        </w:div>
        <w:div w:id="965815497">
          <w:marLeft w:val="640"/>
          <w:marRight w:val="0"/>
          <w:marTop w:val="0"/>
          <w:marBottom w:val="0"/>
          <w:divBdr>
            <w:top w:val="none" w:sz="0" w:space="0" w:color="auto"/>
            <w:left w:val="none" w:sz="0" w:space="0" w:color="auto"/>
            <w:bottom w:val="none" w:sz="0" w:space="0" w:color="auto"/>
            <w:right w:val="none" w:sz="0" w:space="0" w:color="auto"/>
          </w:divBdr>
        </w:div>
        <w:div w:id="1427381358">
          <w:marLeft w:val="640"/>
          <w:marRight w:val="0"/>
          <w:marTop w:val="0"/>
          <w:marBottom w:val="0"/>
          <w:divBdr>
            <w:top w:val="none" w:sz="0" w:space="0" w:color="auto"/>
            <w:left w:val="none" w:sz="0" w:space="0" w:color="auto"/>
            <w:bottom w:val="none" w:sz="0" w:space="0" w:color="auto"/>
            <w:right w:val="none" w:sz="0" w:space="0" w:color="auto"/>
          </w:divBdr>
        </w:div>
        <w:div w:id="390274750">
          <w:marLeft w:val="640"/>
          <w:marRight w:val="0"/>
          <w:marTop w:val="0"/>
          <w:marBottom w:val="0"/>
          <w:divBdr>
            <w:top w:val="none" w:sz="0" w:space="0" w:color="auto"/>
            <w:left w:val="none" w:sz="0" w:space="0" w:color="auto"/>
            <w:bottom w:val="none" w:sz="0" w:space="0" w:color="auto"/>
            <w:right w:val="none" w:sz="0" w:space="0" w:color="auto"/>
          </w:divBdr>
        </w:div>
        <w:div w:id="389697049">
          <w:marLeft w:val="640"/>
          <w:marRight w:val="0"/>
          <w:marTop w:val="0"/>
          <w:marBottom w:val="0"/>
          <w:divBdr>
            <w:top w:val="none" w:sz="0" w:space="0" w:color="auto"/>
            <w:left w:val="none" w:sz="0" w:space="0" w:color="auto"/>
            <w:bottom w:val="none" w:sz="0" w:space="0" w:color="auto"/>
            <w:right w:val="none" w:sz="0" w:space="0" w:color="auto"/>
          </w:divBdr>
        </w:div>
        <w:div w:id="814877793">
          <w:marLeft w:val="640"/>
          <w:marRight w:val="0"/>
          <w:marTop w:val="0"/>
          <w:marBottom w:val="0"/>
          <w:divBdr>
            <w:top w:val="none" w:sz="0" w:space="0" w:color="auto"/>
            <w:left w:val="none" w:sz="0" w:space="0" w:color="auto"/>
            <w:bottom w:val="none" w:sz="0" w:space="0" w:color="auto"/>
            <w:right w:val="none" w:sz="0" w:space="0" w:color="auto"/>
          </w:divBdr>
        </w:div>
        <w:div w:id="465005865">
          <w:marLeft w:val="640"/>
          <w:marRight w:val="0"/>
          <w:marTop w:val="0"/>
          <w:marBottom w:val="0"/>
          <w:divBdr>
            <w:top w:val="none" w:sz="0" w:space="0" w:color="auto"/>
            <w:left w:val="none" w:sz="0" w:space="0" w:color="auto"/>
            <w:bottom w:val="none" w:sz="0" w:space="0" w:color="auto"/>
            <w:right w:val="none" w:sz="0" w:space="0" w:color="auto"/>
          </w:divBdr>
        </w:div>
        <w:div w:id="609506885">
          <w:marLeft w:val="640"/>
          <w:marRight w:val="0"/>
          <w:marTop w:val="0"/>
          <w:marBottom w:val="0"/>
          <w:divBdr>
            <w:top w:val="none" w:sz="0" w:space="0" w:color="auto"/>
            <w:left w:val="none" w:sz="0" w:space="0" w:color="auto"/>
            <w:bottom w:val="none" w:sz="0" w:space="0" w:color="auto"/>
            <w:right w:val="none" w:sz="0" w:space="0" w:color="auto"/>
          </w:divBdr>
        </w:div>
        <w:div w:id="578372584">
          <w:marLeft w:val="640"/>
          <w:marRight w:val="0"/>
          <w:marTop w:val="0"/>
          <w:marBottom w:val="0"/>
          <w:divBdr>
            <w:top w:val="none" w:sz="0" w:space="0" w:color="auto"/>
            <w:left w:val="none" w:sz="0" w:space="0" w:color="auto"/>
            <w:bottom w:val="none" w:sz="0" w:space="0" w:color="auto"/>
            <w:right w:val="none" w:sz="0" w:space="0" w:color="auto"/>
          </w:divBdr>
        </w:div>
        <w:div w:id="262081546">
          <w:marLeft w:val="640"/>
          <w:marRight w:val="0"/>
          <w:marTop w:val="0"/>
          <w:marBottom w:val="0"/>
          <w:divBdr>
            <w:top w:val="none" w:sz="0" w:space="0" w:color="auto"/>
            <w:left w:val="none" w:sz="0" w:space="0" w:color="auto"/>
            <w:bottom w:val="none" w:sz="0" w:space="0" w:color="auto"/>
            <w:right w:val="none" w:sz="0" w:space="0" w:color="auto"/>
          </w:divBdr>
        </w:div>
        <w:div w:id="487089570">
          <w:marLeft w:val="640"/>
          <w:marRight w:val="0"/>
          <w:marTop w:val="0"/>
          <w:marBottom w:val="0"/>
          <w:divBdr>
            <w:top w:val="none" w:sz="0" w:space="0" w:color="auto"/>
            <w:left w:val="none" w:sz="0" w:space="0" w:color="auto"/>
            <w:bottom w:val="none" w:sz="0" w:space="0" w:color="auto"/>
            <w:right w:val="none" w:sz="0" w:space="0" w:color="auto"/>
          </w:divBdr>
        </w:div>
        <w:div w:id="1038627183">
          <w:marLeft w:val="640"/>
          <w:marRight w:val="0"/>
          <w:marTop w:val="0"/>
          <w:marBottom w:val="0"/>
          <w:divBdr>
            <w:top w:val="none" w:sz="0" w:space="0" w:color="auto"/>
            <w:left w:val="none" w:sz="0" w:space="0" w:color="auto"/>
            <w:bottom w:val="none" w:sz="0" w:space="0" w:color="auto"/>
            <w:right w:val="none" w:sz="0" w:space="0" w:color="auto"/>
          </w:divBdr>
        </w:div>
        <w:div w:id="829293630">
          <w:marLeft w:val="640"/>
          <w:marRight w:val="0"/>
          <w:marTop w:val="0"/>
          <w:marBottom w:val="0"/>
          <w:divBdr>
            <w:top w:val="none" w:sz="0" w:space="0" w:color="auto"/>
            <w:left w:val="none" w:sz="0" w:space="0" w:color="auto"/>
            <w:bottom w:val="none" w:sz="0" w:space="0" w:color="auto"/>
            <w:right w:val="none" w:sz="0" w:space="0" w:color="auto"/>
          </w:divBdr>
        </w:div>
        <w:div w:id="2031371051">
          <w:marLeft w:val="640"/>
          <w:marRight w:val="0"/>
          <w:marTop w:val="0"/>
          <w:marBottom w:val="0"/>
          <w:divBdr>
            <w:top w:val="none" w:sz="0" w:space="0" w:color="auto"/>
            <w:left w:val="none" w:sz="0" w:space="0" w:color="auto"/>
            <w:bottom w:val="none" w:sz="0" w:space="0" w:color="auto"/>
            <w:right w:val="none" w:sz="0" w:space="0" w:color="auto"/>
          </w:divBdr>
        </w:div>
        <w:div w:id="1570575329">
          <w:marLeft w:val="640"/>
          <w:marRight w:val="0"/>
          <w:marTop w:val="0"/>
          <w:marBottom w:val="0"/>
          <w:divBdr>
            <w:top w:val="none" w:sz="0" w:space="0" w:color="auto"/>
            <w:left w:val="none" w:sz="0" w:space="0" w:color="auto"/>
            <w:bottom w:val="none" w:sz="0" w:space="0" w:color="auto"/>
            <w:right w:val="none" w:sz="0" w:space="0" w:color="auto"/>
          </w:divBdr>
        </w:div>
        <w:div w:id="1641685194">
          <w:marLeft w:val="640"/>
          <w:marRight w:val="0"/>
          <w:marTop w:val="0"/>
          <w:marBottom w:val="0"/>
          <w:divBdr>
            <w:top w:val="none" w:sz="0" w:space="0" w:color="auto"/>
            <w:left w:val="none" w:sz="0" w:space="0" w:color="auto"/>
            <w:bottom w:val="none" w:sz="0" w:space="0" w:color="auto"/>
            <w:right w:val="none" w:sz="0" w:space="0" w:color="auto"/>
          </w:divBdr>
        </w:div>
        <w:div w:id="1788162872">
          <w:marLeft w:val="640"/>
          <w:marRight w:val="0"/>
          <w:marTop w:val="0"/>
          <w:marBottom w:val="0"/>
          <w:divBdr>
            <w:top w:val="none" w:sz="0" w:space="0" w:color="auto"/>
            <w:left w:val="none" w:sz="0" w:space="0" w:color="auto"/>
            <w:bottom w:val="none" w:sz="0" w:space="0" w:color="auto"/>
            <w:right w:val="none" w:sz="0" w:space="0" w:color="auto"/>
          </w:divBdr>
        </w:div>
        <w:div w:id="1488597819">
          <w:marLeft w:val="640"/>
          <w:marRight w:val="0"/>
          <w:marTop w:val="0"/>
          <w:marBottom w:val="0"/>
          <w:divBdr>
            <w:top w:val="none" w:sz="0" w:space="0" w:color="auto"/>
            <w:left w:val="none" w:sz="0" w:space="0" w:color="auto"/>
            <w:bottom w:val="none" w:sz="0" w:space="0" w:color="auto"/>
            <w:right w:val="none" w:sz="0" w:space="0" w:color="auto"/>
          </w:divBdr>
        </w:div>
        <w:div w:id="738330113">
          <w:marLeft w:val="640"/>
          <w:marRight w:val="0"/>
          <w:marTop w:val="0"/>
          <w:marBottom w:val="0"/>
          <w:divBdr>
            <w:top w:val="none" w:sz="0" w:space="0" w:color="auto"/>
            <w:left w:val="none" w:sz="0" w:space="0" w:color="auto"/>
            <w:bottom w:val="none" w:sz="0" w:space="0" w:color="auto"/>
            <w:right w:val="none" w:sz="0" w:space="0" w:color="auto"/>
          </w:divBdr>
        </w:div>
        <w:div w:id="69818936">
          <w:marLeft w:val="640"/>
          <w:marRight w:val="0"/>
          <w:marTop w:val="0"/>
          <w:marBottom w:val="0"/>
          <w:divBdr>
            <w:top w:val="none" w:sz="0" w:space="0" w:color="auto"/>
            <w:left w:val="none" w:sz="0" w:space="0" w:color="auto"/>
            <w:bottom w:val="none" w:sz="0" w:space="0" w:color="auto"/>
            <w:right w:val="none" w:sz="0" w:space="0" w:color="auto"/>
          </w:divBdr>
        </w:div>
        <w:div w:id="98916821">
          <w:marLeft w:val="640"/>
          <w:marRight w:val="0"/>
          <w:marTop w:val="0"/>
          <w:marBottom w:val="0"/>
          <w:divBdr>
            <w:top w:val="none" w:sz="0" w:space="0" w:color="auto"/>
            <w:left w:val="none" w:sz="0" w:space="0" w:color="auto"/>
            <w:bottom w:val="none" w:sz="0" w:space="0" w:color="auto"/>
            <w:right w:val="none" w:sz="0" w:space="0" w:color="auto"/>
          </w:divBdr>
        </w:div>
        <w:div w:id="2084136459">
          <w:marLeft w:val="640"/>
          <w:marRight w:val="0"/>
          <w:marTop w:val="0"/>
          <w:marBottom w:val="0"/>
          <w:divBdr>
            <w:top w:val="none" w:sz="0" w:space="0" w:color="auto"/>
            <w:left w:val="none" w:sz="0" w:space="0" w:color="auto"/>
            <w:bottom w:val="none" w:sz="0" w:space="0" w:color="auto"/>
            <w:right w:val="none" w:sz="0" w:space="0" w:color="auto"/>
          </w:divBdr>
        </w:div>
        <w:div w:id="335807696">
          <w:marLeft w:val="640"/>
          <w:marRight w:val="0"/>
          <w:marTop w:val="0"/>
          <w:marBottom w:val="0"/>
          <w:divBdr>
            <w:top w:val="none" w:sz="0" w:space="0" w:color="auto"/>
            <w:left w:val="none" w:sz="0" w:space="0" w:color="auto"/>
            <w:bottom w:val="none" w:sz="0" w:space="0" w:color="auto"/>
            <w:right w:val="none" w:sz="0" w:space="0" w:color="auto"/>
          </w:divBdr>
        </w:div>
        <w:div w:id="1468669745">
          <w:marLeft w:val="640"/>
          <w:marRight w:val="0"/>
          <w:marTop w:val="0"/>
          <w:marBottom w:val="0"/>
          <w:divBdr>
            <w:top w:val="none" w:sz="0" w:space="0" w:color="auto"/>
            <w:left w:val="none" w:sz="0" w:space="0" w:color="auto"/>
            <w:bottom w:val="none" w:sz="0" w:space="0" w:color="auto"/>
            <w:right w:val="none" w:sz="0" w:space="0" w:color="auto"/>
          </w:divBdr>
        </w:div>
      </w:divsChild>
    </w:div>
    <w:div w:id="1311131945">
      <w:bodyDiv w:val="1"/>
      <w:marLeft w:val="0"/>
      <w:marRight w:val="0"/>
      <w:marTop w:val="0"/>
      <w:marBottom w:val="0"/>
      <w:divBdr>
        <w:top w:val="none" w:sz="0" w:space="0" w:color="auto"/>
        <w:left w:val="none" w:sz="0" w:space="0" w:color="auto"/>
        <w:bottom w:val="none" w:sz="0" w:space="0" w:color="auto"/>
        <w:right w:val="none" w:sz="0" w:space="0" w:color="auto"/>
      </w:divBdr>
      <w:divsChild>
        <w:div w:id="444272660">
          <w:marLeft w:val="640"/>
          <w:marRight w:val="0"/>
          <w:marTop w:val="0"/>
          <w:marBottom w:val="0"/>
          <w:divBdr>
            <w:top w:val="none" w:sz="0" w:space="0" w:color="auto"/>
            <w:left w:val="none" w:sz="0" w:space="0" w:color="auto"/>
            <w:bottom w:val="none" w:sz="0" w:space="0" w:color="auto"/>
            <w:right w:val="none" w:sz="0" w:space="0" w:color="auto"/>
          </w:divBdr>
        </w:div>
        <w:div w:id="130024963">
          <w:marLeft w:val="640"/>
          <w:marRight w:val="0"/>
          <w:marTop w:val="0"/>
          <w:marBottom w:val="0"/>
          <w:divBdr>
            <w:top w:val="none" w:sz="0" w:space="0" w:color="auto"/>
            <w:left w:val="none" w:sz="0" w:space="0" w:color="auto"/>
            <w:bottom w:val="none" w:sz="0" w:space="0" w:color="auto"/>
            <w:right w:val="none" w:sz="0" w:space="0" w:color="auto"/>
          </w:divBdr>
        </w:div>
        <w:div w:id="783620257">
          <w:marLeft w:val="640"/>
          <w:marRight w:val="0"/>
          <w:marTop w:val="0"/>
          <w:marBottom w:val="0"/>
          <w:divBdr>
            <w:top w:val="none" w:sz="0" w:space="0" w:color="auto"/>
            <w:left w:val="none" w:sz="0" w:space="0" w:color="auto"/>
            <w:bottom w:val="none" w:sz="0" w:space="0" w:color="auto"/>
            <w:right w:val="none" w:sz="0" w:space="0" w:color="auto"/>
          </w:divBdr>
        </w:div>
        <w:div w:id="2057194818">
          <w:marLeft w:val="640"/>
          <w:marRight w:val="0"/>
          <w:marTop w:val="0"/>
          <w:marBottom w:val="0"/>
          <w:divBdr>
            <w:top w:val="none" w:sz="0" w:space="0" w:color="auto"/>
            <w:left w:val="none" w:sz="0" w:space="0" w:color="auto"/>
            <w:bottom w:val="none" w:sz="0" w:space="0" w:color="auto"/>
            <w:right w:val="none" w:sz="0" w:space="0" w:color="auto"/>
          </w:divBdr>
        </w:div>
        <w:div w:id="169491283">
          <w:marLeft w:val="640"/>
          <w:marRight w:val="0"/>
          <w:marTop w:val="0"/>
          <w:marBottom w:val="0"/>
          <w:divBdr>
            <w:top w:val="none" w:sz="0" w:space="0" w:color="auto"/>
            <w:left w:val="none" w:sz="0" w:space="0" w:color="auto"/>
            <w:bottom w:val="none" w:sz="0" w:space="0" w:color="auto"/>
            <w:right w:val="none" w:sz="0" w:space="0" w:color="auto"/>
          </w:divBdr>
        </w:div>
        <w:div w:id="1295066277">
          <w:marLeft w:val="640"/>
          <w:marRight w:val="0"/>
          <w:marTop w:val="0"/>
          <w:marBottom w:val="0"/>
          <w:divBdr>
            <w:top w:val="none" w:sz="0" w:space="0" w:color="auto"/>
            <w:left w:val="none" w:sz="0" w:space="0" w:color="auto"/>
            <w:bottom w:val="none" w:sz="0" w:space="0" w:color="auto"/>
            <w:right w:val="none" w:sz="0" w:space="0" w:color="auto"/>
          </w:divBdr>
        </w:div>
        <w:div w:id="1840000852">
          <w:marLeft w:val="640"/>
          <w:marRight w:val="0"/>
          <w:marTop w:val="0"/>
          <w:marBottom w:val="0"/>
          <w:divBdr>
            <w:top w:val="none" w:sz="0" w:space="0" w:color="auto"/>
            <w:left w:val="none" w:sz="0" w:space="0" w:color="auto"/>
            <w:bottom w:val="none" w:sz="0" w:space="0" w:color="auto"/>
            <w:right w:val="none" w:sz="0" w:space="0" w:color="auto"/>
          </w:divBdr>
        </w:div>
        <w:div w:id="1005134041">
          <w:marLeft w:val="640"/>
          <w:marRight w:val="0"/>
          <w:marTop w:val="0"/>
          <w:marBottom w:val="0"/>
          <w:divBdr>
            <w:top w:val="none" w:sz="0" w:space="0" w:color="auto"/>
            <w:left w:val="none" w:sz="0" w:space="0" w:color="auto"/>
            <w:bottom w:val="none" w:sz="0" w:space="0" w:color="auto"/>
            <w:right w:val="none" w:sz="0" w:space="0" w:color="auto"/>
          </w:divBdr>
        </w:div>
        <w:div w:id="1173496335">
          <w:marLeft w:val="640"/>
          <w:marRight w:val="0"/>
          <w:marTop w:val="0"/>
          <w:marBottom w:val="0"/>
          <w:divBdr>
            <w:top w:val="none" w:sz="0" w:space="0" w:color="auto"/>
            <w:left w:val="none" w:sz="0" w:space="0" w:color="auto"/>
            <w:bottom w:val="none" w:sz="0" w:space="0" w:color="auto"/>
            <w:right w:val="none" w:sz="0" w:space="0" w:color="auto"/>
          </w:divBdr>
        </w:div>
        <w:div w:id="1267614108">
          <w:marLeft w:val="640"/>
          <w:marRight w:val="0"/>
          <w:marTop w:val="0"/>
          <w:marBottom w:val="0"/>
          <w:divBdr>
            <w:top w:val="none" w:sz="0" w:space="0" w:color="auto"/>
            <w:left w:val="none" w:sz="0" w:space="0" w:color="auto"/>
            <w:bottom w:val="none" w:sz="0" w:space="0" w:color="auto"/>
            <w:right w:val="none" w:sz="0" w:space="0" w:color="auto"/>
          </w:divBdr>
        </w:div>
        <w:div w:id="1520774994">
          <w:marLeft w:val="640"/>
          <w:marRight w:val="0"/>
          <w:marTop w:val="0"/>
          <w:marBottom w:val="0"/>
          <w:divBdr>
            <w:top w:val="none" w:sz="0" w:space="0" w:color="auto"/>
            <w:left w:val="none" w:sz="0" w:space="0" w:color="auto"/>
            <w:bottom w:val="none" w:sz="0" w:space="0" w:color="auto"/>
            <w:right w:val="none" w:sz="0" w:space="0" w:color="auto"/>
          </w:divBdr>
        </w:div>
        <w:div w:id="1464040555">
          <w:marLeft w:val="640"/>
          <w:marRight w:val="0"/>
          <w:marTop w:val="0"/>
          <w:marBottom w:val="0"/>
          <w:divBdr>
            <w:top w:val="none" w:sz="0" w:space="0" w:color="auto"/>
            <w:left w:val="none" w:sz="0" w:space="0" w:color="auto"/>
            <w:bottom w:val="none" w:sz="0" w:space="0" w:color="auto"/>
            <w:right w:val="none" w:sz="0" w:space="0" w:color="auto"/>
          </w:divBdr>
        </w:div>
        <w:div w:id="461729217">
          <w:marLeft w:val="640"/>
          <w:marRight w:val="0"/>
          <w:marTop w:val="0"/>
          <w:marBottom w:val="0"/>
          <w:divBdr>
            <w:top w:val="none" w:sz="0" w:space="0" w:color="auto"/>
            <w:left w:val="none" w:sz="0" w:space="0" w:color="auto"/>
            <w:bottom w:val="none" w:sz="0" w:space="0" w:color="auto"/>
            <w:right w:val="none" w:sz="0" w:space="0" w:color="auto"/>
          </w:divBdr>
        </w:div>
        <w:div w:id="651063921">
          <w:marLeft w:val="640"/>
          <w:marRight w:val="0"/>
          <w:marTop w:val="0"/>
          <w:marBottom w:val="0"/>
          <w:divBdr>
            <w:top w:val="none" w:sz="0" w:space="0" w:color="auto"/>
            <w:left w:val="none" w:sz="0" w:space="0" w:color="auto"/>
            <w:bottom w:val="none" w:sz="0" w:space="0" w:color="auto"/>
            <w:right w:val="none" w:sz="0" w:space="0" w:color="auto"/>
          </w:divBdr>
        </w:div>
        <w:div w:id="2046442268">
          <w:marLeft w:val="640"/>
          <w:marRight w:val="0"/>
          <w:marTop w:val="0"/>
          <w:marBottom w:val="0"/>
          <w:divBdr>
            <w:top w:val="none" w:sz="0" w:space="0" w:color="auto"/>
            <w:left w:val="none" w:sz="0" w:space="0" w:color="auto"/>
            <w:bottom w:val="none" w:sz="0" w:space="0" w:color="auto"/>
            <w:right w:val="none" w:sz="0" w:space="0" w:color="auto"/>
          </w:divBdr>
        </w:div>
        <w:div w:id="1945960451">
          <w:marLeft w:val="640"/>
          <w:marRight w:val="0"/>
          <w:marTop w:val="0"/>
          <w:marBottom w:val="0"/>
          <w:divBdr>
            <w:top w:val="none" w:sz="0" w:space="0" w:color="auto"/>
            <w:left w:val="none" w:sz="0" w:space="0" w:color="auto"/>
            <w:bottom w:val="none" w:sz="0" w:space="0" w:color="auto"/>
            <w:right w:val="none" w:sz="0" w:space="0" w:color="auto"/>
          </w:divBdr>
        </w:div>
        <w:div w:id="1217355995">
          <w:marLeft w:val="640"/>
          <w:marRight w:val="0"/>
          <w:marTop w:val="0"/>
          <w:marBottom w:val="0"/>
          <w:divBdr>
            <w:top w:val="none" w:sz="0" w:space="0" w:color="auto"/>
            <w:left w:val="none" w:sz="0" w:space="0" w:color="auto"/>
            <w:bottom w:val="none" w:sz="0" w:space="0" w:color="auto"/>
            <w:right w:val="none" w:sz="0" w:space="0" w:color="auto"/>
          </w:divBdr>
        </w:div>
        <w:div w:id="2143301865">
          <w:marLeft w:val="640"/>
          <w:marRight w:val="0"/>
          <w:marTop w:val="0"/>
          <w:marBottom w:val="0"/>
          <w:divBdr>
            <w:top w:val="none" w:sz="0" w:space="0" w:color="auto"/>
            <w:left w:val="none" w:sz="0" w:space="0" w:color="auto"/>
            <w:bottom w:val="none" w:sz="0" w:space="0" w:color="auto"/>
            <w:right w:val="none" w:sz="0" w:space="0" w:color="auto"/>
          </w:divBdr>
        </w:div>
        <w:div w:id="2034451089">
          <w:marLeft w:val="640"/>
          <w:marRight w:val="0"/>
          <w:marTop w:val="0"/>
          <w:marBottom w:val="0"/>
          <w:divBdr>
            <w:top w:val="none" w:sz="0" w:space="0" w:color="auto"/>
            <w:left w:val="none" w:sz="0" w:space="0" w:color="auto"/>
            <w:bottom w:val="none" w:sz="0" w:space="0" w:color="auto"/>
            <w:right w:val="none" w:sz="0" w:space="0" w:color="auto"/>
          </w:divBdr>
        </w:div>
        <w:div w:id="1012951739">
          <w:marLeft w:val="640"/>
          <w:marRight w:val="0"/>
          <w:marTop w:val="0"/>
          <w:marBottom w:val="0"/>
          <w:divBdr>
            <w:top w:val="none" w:sz="0" w:space="0" w:color="auto"/>
            <w:left w:val="none" w:sz="0" w:space="0" w:color="auto"/>
            <w:bottom w:val="none" w:sz="0" w:space="0" w:color="auto"/>
            <w:right w:val="none" w:sz="0" w:space="0" w:color="auto"/>
          </w:divBdr>
        </w:div>
        <w:div w:id="1652905075">
          <w:marLeft w:val="640"/>
          <w:marRight w:val="0"/>
          <w:marTop w:val="0"/>
          <w:marBottom w:val="0"/>
          <w:divBdr>
            <w:top w:val="none" w:sz="0" w:space="0" w:color="auto"/>
            <w:left w:val="none" w:sz="0" w:space="0" w:color="auto"/>
            <w:bottom w:val="none" w:sz="0" w:space="0" w:color="auto"/>
            <w:right w:val="none" w:sz="0" w:space="0" w:color="auto"/>
          </w:divBdr>
        </w:div>
        <w:div w:id="928655935">
          <w:marLeft w:val="640"/>
          <w:marRight w:val="0"/>
          <w:marTop w:val="0"/>
          <w:marBottom w:val="0"/>
          <w:divBdr>
            <w:top w:val="none" w:sz="0" w:space="0" w:color="auto"/>
            <w:left w:val="none" w:sz="0" w:space="0" w:color="auto"/>
            <w:bottom w:val="none" w:sz="0" w:space="0" w:color="auto"/>
            <w:right w:val="none" w:sz="0" w:space="0" w:color="auto"/>
          </w:divBdr>
        </w:div>
        <w:div w:id="487283061">
          <w:marLeft w:val="640"/>
          <w:marRight w:val="0"/>
          <w:marTop w:val="0"/>
          <w:marBottom w:val="0"/>
          <w:divBdr>
            <w:top w:val="none" w:sz="0" w:space="0" w:color="auto"/>
            <w:left w:val="none" w:sz="0" w:space="0" w:color="auto"/>
            <w:bottom w:val="none" w:sz="0" w:space="0" w:color="auto"/>
            <w:right w:val="none" w:sz="0" w:space="0" w:color="auto"/>
          </w:divBdr>
        </w:div>
        <w:div w:id="1238904211">
          <w:marLeft w:val="640"/>
          <w:marRight w:val="0"/>
          <w:marTop w:val="0"/>
          <w:marBottom w:val="0"/>
          <w:divBdr>
            <w:top w:val="none" w:sz="0" w:space="0" w:color="auto"/>
            <w:left w:val="none" w:sz="0" w:space="0" w:color="auto"/>
            <w:bottom w:val="none" w:sz="0" w:space="0" w:color="auto"/>
            <w:right w:val="none" w:sz="0" w:space="0" w:color="auto"/>
          </w:divBdr>
        </w:div>
        <w:div w:id="542638683">
          <w:marLeft w:val="640"/>
          <w:marRight w:val="0"/>
          <w:marTop w:val="0"/>
          <w:marBottom w:val="0"/>
          <w:divBdr>
            <w:top w:val="none" w:sz="0" w:space="0" w:color="auto"/>
            <w:left w:val="none" w:sz="0" w:space="0" w:color="auto"/>
            <w:bottom w:val="none" w:sz="0" w:space="0" w:color="auto"/>
            <w:right w:val="none" w:sz="0" w:space="0" w:color="auto"/>
          </w:divBdr>
        </w:div>
        <w:div w:id="1336376130">
          <w:marLeft w:val="640"/>
          <w:marRight w:val="0"/>
          <w:marTop w:val="0"/>
          <w:marBottom w:val="0"/>
          <w:divBdr>
            <w:top w:val="none" w:sz="0" w:space="0" w:color="auto"/>
            <w:left w:val="none" w:sz="0" w:space="0" w:color="auto"/>
            <w:bottom w:val="none" w:sz="0" w:space="0" w:color="auto"/>
            <w:right w:val="none" w:sz="0" w:space="0" w:color="auto"/>
          </w:divBdr>
        </w:div>
        <w:div w:id="798961739">
          <w:marLeft w:val="640"/>
          <w:marRight w:val="0"/>
          <w:marTop w:val="0"/>
          <w:marBottom w:val="0"/>
          <w:divBdr>
            <w:top w:val="none" w:sz="0" w:space="0" w:color="auto"/>
            <w:left w:val="none" w:sz="0" w:space="0" w:color="auto"/>
            <w:bottom w:val="none" w:sz="0" w:space="0" w:color="auto"/>
            <w:right w:val="none" w:sz="0" w:space="0" w:color="auto"/>
          </w:divBdr>
        </w:div>
        <w:div w:id="340862780">
          <w:marLeft w:val="640"/>
          <w:marRight w:val="0"/>
          <w:marTop w:val="0"/>
          <w:marBottom w:val="0"/>
          <w:divBdr>
            <w:top w:val="none" w:sz="0" w:space="0" w:color="auto"/>
            <w:left w:val="none" w:sz="0" w:space="0" w:color="auto"/>
            <w:bottom w:val="none" w:sz="0" w:space="0" w:color="auto"/>
            <w:right w:val="none" w:sz="0" w:space="0" w:color="auto"/>
          </w:divBdr>
        </w:div>
        <w:div w:id="468671862">
          <w:marLeft w:val="640"/>
          <w:marRight w:val="0"/>
          <w:marTop w:val="0"/>
          <w:marBottom w:val="0"/>
          <w:divBdr>
            <w:top w:val="none" w:sz="0" w:space="0" w:color="auto"/>
            <w:left w:val="none" w:sz="0" w:space="0" w:color="auto"/>
            <w:bottom w:val="none" w:sz="0" w:space="0" w:color="auto"/>
            <w:right w:val="none" w:sz="0" w:space="0" w:color="auto"/>
          </w:divBdr>
        </w:div>
        <w:div w:id="1709454169">
          <w:marLeft w:val="640"/>
          <w:marRight w:val="0"/>
          <w:marTop w:val="0"/>
          <w:marBottom w:val="0"/>
          <w:divBdr>
            <w:top w:val="none" w:sz="0" w:space="0" w:color="auto"/>
            <w:left w:val="none" w:sz="0" w:space="0" w:color="auto"/>
            <w:bottom w:val="none" w:sz="0" w:space="0" w:color="auto"/>
            <w:right w:val="none" w:sz="0" w:space="0" w:color="auto"/>
          </w:divBdr>
        </w:div>
        <w:div w:id="783840731">
          <w:marLeft w:val="640"/>
          <w:marRight w:val="0"/>
          <w:marTop w:val="0"/>
          <w:marBottom w:val="0"/>
          <w:divBdr>
            <w:top w:val="none" w:sz="0" w:space="0" w:color="auto"/>
            <w:left w:val="none" w:sz="0" w:space="0" w:color="auto"/>
            <w:bottom w:val="none" w:sz="0" w:space="0" w:color="auto"/>
            <w:right w:val="none" w:sz="0" w:space="0" w:color="auto"/>
          </w:divBdr>
        </w:div>
        <w:div w:id="1228102856">
          <w:marLeft w:val="640"/>
          <w:marRight w:val="0"/>
          <w:marTop w:val="0"/>
          <w:marBottom w:val="0"/>
          <w:divBdr>
            <w:top w:val="none" w:sz="0" w:space="0" w:color="auto"/>
            <w:left w:val="none" w:sz="0" w:space="0" w:color="auto"/>
            <w:bottom w:val="none" w:sz="0" w:space="0" w:color="auto"/>
            <w:right w:val="none" w:sz="0" w:space="0" w:color="auto"/>
          </w:divBdr>
        </w:div>
        <w:div w:id="2082016841">
          <w:marLeft w:val="640"/>
          <w:marRight w:val="0"/>
          <w:marTop w:val="0"/>
          <w:marBottom w:val="0"/>
          <w:divBdr>
            <w:top w:val="none" w:sz="0" w:space="0" w:color="auto"/>
            <w:left w:val="none" w:sz="0" w:space="0" w:color="auto"/>
            <w:bottom w:val="none" w:sz="0" w:space="0" w:color="auto"/>
            <w:right w:val="none" w:sz="0" w:space="0" w:color="auto"/>
          </w:divBdr>
        </w:div>
        <w:div w:id="1843817239">
          <w:marLeft w:val="640"/>
          <w:marRight w:val="0"/>
          <w:marTop w:val="0"/>
          <w:marBottom w:val="0"/>
          <w:divBdr>
            <w:top w:val="none" w:sz="0" w:space="0" w:color="auto"/>
            <w:left w:val="none" w:sz="0" w:space="0" w:color="auto"/>
            <w:bottom w:val="none" w:sz="0" w:space="0" w:color="auto"/>
            <w:right w:val="none" w:sz="0" w:space="0" w:color="auto"/>
          </w:divBdr>
        </w:div>
        <w:div w:id="1952131611">
          <w:marLeft w:val="640"/>
          <w:marRight w:val="0"/>
          <w:marTop w:val="0"/>
          <w:marBottom w:val="0"/>
          <w:divBdr>
            <w:top w:val="none" w:sz="0" w:space="0" w:color="auto"/>
            <w:left w:val="none" w:sz="0" w:space="0" w:color="auto"/>
            <w:bottom w:val="none" w:sz="0" w:space="0" w:color="auto"/>
            <w:right w:val="none" w:sz="0" w:space="0" w:color="auto"/>
          </w:divBdr>
        </w:div>
        <w:div w:id="795027589">
          <w:marLeft w:val="640"/>
          <w:marRight w:val="0"/>
          <w:marTop w:val="0"/>
          <w:marBottom w:val="0"/>
          <w:divBdr>
            <w:top w:val="none" w:sz="0" w:space="0" w:color="auto"/>
            <w:left w:val="none" w:sz="0" w:space="0" w:color="auto"/>
            <w:bottom w:val="none" w:sz="0" w:space="0" w:color="auto"/>
            <w:right w:val="none" w:sz="0" w:space="0" w:color="auto"/>
          </w:divBdr>
        </w:div>
        <w:div w:id="1762067368">
          <w:marLeft w:val="640"/>
          <w:marRight w:val="0"/>
          <w:marTop w:val="0"/>
          <w:marBottom w:val="0"/>
          <w:divBdr>
            <w:top w:val="none" w:sz="0" w:space="0" w:color="auto"/>
            <w:left w:val="none" w:sz="0" w:space="0" w:color="auto"/>
            <w:bottom w:val="none" w:sz="0" w:space="0" w:color="auto"/>
            <w:right w:val="none" w:sz="0" w:space="0" w:color="auto"/>
          </w:divBdr>
        </w:div>
        <w:div w:id="1707873622">
          <w:marLeft w:val="640"/>
          <w:marRight w:val="0"/>
          <w:marTop w:val="0"/>
          <w:marBottom w:val="0"/>
          <w:divBdr>
            <w:top w:val="none" w:sz="0" w:space="0" w:color="auto"/>
            <w:left w:val="none" w:sz="0" w:space="0" w:color="auto"/>
            <w:bottom w:val="none" w:sz="0" w:space="0" w:color="auto"/>
            <w:right w:val="none" w:sz="0" w:space="0" w:color="auto"/>
          </w:divBdr>
        </w:div>
        <w:div w:id="69548829">
          <w:marLeft w:val="640"/>
          <w:marRight w:val="0"/>
          <w:marTop w:val="0"/>
          <w:marBottom w:val="0"/>
          <w:divBdr>
            <w:top w:val="none" w:sz="0" w:space="0" w:color="auto"/>
            <w:left w:val="none" w:sz="0" w:space="0" w:color="auto"/>
            <w:bottom w:val="none" w:sz="0" w:space="0" w:color="auto"/>
            <w:right w:val="none" w:sz="0" w:space="0" w:color="auto"/>
          </w:divBdr>
        </w:div>
        <w:div w:id="1705902979">
          <w:marLeft w:val="640"/>
          <w:marRight w:val="0"/>
          <w:marTop w:val="0"/>
          <w:marBottom w:val="0"/>
          <w:divBdr>
            <w:top w:val="none" w:sz="0" w:space="0" w:color="auto"/>
            <w:left w:val="none" w:sz="0" w:space="0" w:color="auto"/>
            <w:bottom w:val="none" w:sz="0" w:space="0" w:color="auto"/>
            <w:right w:val="none" w:sz="0" w:space="0" w:color="auto"/>
          </w:divBdr>
        </w:div>
        <w:div w:id="96294309">
          <w:marLeft w:val="640"/>
          <w:marRight w:val="0"/>
          <w:marTop w:val="0"/>
          <w:marBottom w:val="0"/>
          <w:divBdr>
            <w:top w:val="none" w:sz="0" w:space="0" w:color="auto"/>
            <w:left w:val="none" w:sz="0" w:space="0" w:color="auto"/>
            <w:bottom w:val="none" w:sz="0" w:space="0" w:color="auto"/>
            <w:right w:val="none" w:sz="0" w:space="0" w:color="auto"/>
          </w:divBdr>
        </w:div>
        <w:div w:id="1809470285">
          <w:marLeft w:val="640"/>
          <w:marRight w:val="0"/>
          <w:marTop w:val="0"/>
          <w:marBottom w:val="0"/>
          <w:divBdr>
            <w:top w:val="none" w:sz="0" w:space="0" w:color="auto"/>
            <w:left w:val="none" w:sz="0" w:space="0" w:color="auto"/>
            <w:bottom w:val="none" w:sz="0" w:space="0" w:color="auto"/>
            <w:right w:val="none" w:sz="0" w:space="0" w:color="auto"/>
          </w:divBdr>
        </w:div>
        <w:div w:id="529224569">
          <w:marLeft w:val="640"/>
          <w:marRight w:val="0"/>
          <w:marTop w:val="0"/>
          <w:marBottom w:val="0"/>
          <w:divBdr>
            <w:top w:val="none" w:sz="0" w:space="0" w:color="auto"/>
            <w:left w:val="none" w:sz="0" w:space="0" w:color="auto"/>
            <w:bottom w:val="none" w:sz="0" w:space="0" w:color="auto"/>
            <w:right w:val="none" w:sz="0" w:space="0" w:color="auto"/>
          </w:divBdr>
        </w:div>
        <w:div w:id="448620997">
          <w:marLeft w:val="640"/>
          <w:marRight w:val="0"/>
          <w:marTop w:val="0"/>
          <w:marBottom w:val="0"/>
          <w:divBdr>
            <w:top w:val="none" w:sz="0" w:space="0" w:color="auto"/>
            <w:left w:val="none" w:sz="0" w:space="0" w:color="auto"/>
            <w:bottom w:val="none" w:sz="0" w:space="0" w:color="auto"/>
            <w:right w:val="none" w:sz="0" w:space="0" w:color="auto"/>
          </w:divBdr>
        </w:div>
        <w:div w:id="950207779">
          <w:marLeft w:val="640"/>
          <w:marRight w:val="0"/>
          <w:marTop w:val="0"/>
          <w:marBottom w:val="0"/>
          <w:divBdr>
            <w:top w:val="none" w:sz="0" w:space="0" w:color="auto"/>
            <w:left w:val="none" w:sz="0" w:space="0" w:color="auto"/>
            <w:bottom w:val="none" w:sz="0" w:space="0" w:color="auto"/>
            <w:right w:val="none" w:sz="0" w:space="0" w:color="auto"/>
          </w:divBdr>
        </w:div>
        <w:div w:id="75592176">
          <w:marLeft w:val="640"/>
          <w:marRight w:val="0"/>
          <w:marTop w:val="0"/>
          <w:marBottom w:val="0"/>
          <w:divBdr>
            <w:top w:val="none" w:sz="0" w:space="0" w:color="auto"/>
            <w:left w:val="none" w:sz="0" w:space="0" w:color="auto"/>
            <w:bottom w:val="none" w:sz="0" w:space="0" w:color="auto"/>
            <w:right w:val="none" w:sz="0" w:space="0" w:color="auto"/>
          </w:divBdr>
        </w:div>
      </w:divsChild>
    </w:div>
    <w:div w:id="1316495565">
      <w:bodyDiv w:val="1"/>
      <w:marLeft w:val="0"/>
      <w:marRight w:val="0"/>
      <w:marTop w:val="0"/>
      <w:marBottom w:val="0"/>
      <w:divBdr>
        <w:top w:val="none" w:sz="0" w:space="0" w:color="auto"/>
        <w:left w:val="none" w:sz="0" w:space="0" w:color="auto"/>
        <w:bottom w:val="none" w:sz="0" w:space="0" w:color="auto"/>
        <w:right w:val="none" w:sz="0" w:space="0" w:color="auto"/>
      </w:divBdr>
    </w:div>
    <w:div w:id="1321693343">
      <w:bodyDiv w:val="1"/>
      <w:marLeft w:val="0"/>
      <w:marRight w:val="0"/>
      <w:marTop w:val="0"/>
      <w:marBottom w:val="0"/>
      <w:divBdr>
        <w:top w:val="none" w:sz="0" w:space="0" w:color="auto"/>
        <w:left w:val="none" w:sz="0" w:space="0" w:color="auto"/>
        <w:bottom w:val="none" w:sz="0" w:space="0" w:color="auto"/>
        <w:right w:val="none" w:sz="0" w:space="0" w:color="auto"/>
      </w:divBdr>
      <w:divsChild>
        <w:div w:id="1041133520">
          <w:marLeft w:val="640"/>
          <w:marRight w:val="0"/>
          <w:marTop w:val="0"/>
          <w:marBottom w:val="0"/>
          <w:divBdr>
            <w:top w:val="none" w:sz="0" w:space="0" w:color="auto"/>
            <w:left w:val="none" w:sz="0" w:space="0" w:color="auto"/>
            <w:bottom w:val="none" w:sz="0" w:space="0" w:color="auto"/>
            <w:right w:val="none" w:sz="0" w:space="0" w:color="auto"/>
          </w:divBdr>
        </w:div>
        <w:div w:id="1089235484">
          <w:marLeft w:val="640"/>
          <w:marRight w:val="0"/>
          <w:marTop w:val="0"/>
          <w:marBottom w:val="0"/>
          <w:divBdr>
            <w:top w:val="none" w:sz="0" w:space="0" w:color="auto"/>
            <w:left w:val="none" w:sz="0" w:space="0" w:color="auto"/>
            <w:bottom w:val="none" w:sz="0" w:space="0" w:color="auto"/>
            <w:right w:val="none" w:sz="0" w:space="0" w:color="auto"/>
          </w:divBdr>
        </w:div>
        <w:div w:id="1420639342">
          <w:marLeft w:val="640"/>
          <w:marRight w:val="0"/>
          <w:marTop w:val="0"/>
          <w:marBottom w:val="0"/>
          <w:divBdr>
            <w:top w:val="none" w:sz="0" w:space="0" w:color="auto"/>
            <w:left w:val="none" w:sz="0" w:space="0" w:color="auto"/>
            <w:bottom w:val="none" w:sz="0" w:space="0" w:color="auto"/>
            <w:right w:val="none" w:sz="0" w:space="0" w:color="auto"/>
          </w:divBdr>
        </w:div>
        <w:div w:id="1892156843">
          <w:marLeft w:val="640"/>
          <w:marRight w:val="0"/>
          <w:marTop w:val="0"/>
          <w:marBottom w:val="0"/>
          <w:divBdr>
            <w:top w:val="none" w:sz="0" w:space="0" w:color="auto"/>
            <w:left w:val="none" w:sz="0" w:space="0" w:color="auto"/>
            <w:bottom w:val="none" w:sz="0" w:space="0" w:color="auto"/>
            <w:right w:val="none" w:sz="0" w:space="0" w:color="auto"/>
          </w:divBdr>
        </w:div>
        <w:div w:id="400448576">
          <w:marLeft w:val="640"/>
          <w:marRight w:val="0"/>
          <w:marTop w:val="0"/>
          <w:marBottom w:val="0"/>
          <w:divBdr>
            <w:top w:val="none" w:sz="0" w:space="0" w:color="auto"/>
            <w:left w:val="none" w:sz="0" w:space="0" w:color="auto"/>
            <w:bottom w:val="none" w:sz="0" w:space="0" w:color="auto"/>
            <w:right w:val="none" w:sz="0" w:space="0" w:color="auto"/>
          </w:divBdr>
        </w:div>
        <w:div w:id="274869522">
          <w:marLeft w:val="640"/>
          <w:marRight w:val="0"/>
          <w:marTop w:val="0"/>
          <w:marBottom w:val="0"/>
          <w:divBdr>
            <w:top w:val="none" w:sz="0" w:space="0" w:color="auto"/>
            <w:left w:val="none" w:sz="0" w:space="0" w:color="auto"/>
            <w:bottom w:val="none" w:sz="0" w:space="0" w:color="auto"/>
            <w:right w:val="none" w:sz="0" w:space="0" w:color="auto"/>
          </w:divBdr>
        </w:div>
        <w:div w:id="1691713259">
          <w:marLeft w:val="640"/>
          <w:marRight w:val="0"/>
          <w:marTop w:val="0"/>
          <w:marBottom w:val="0"/>
          <w:divBdr>
            <w:top w:val="none" w:sz="0" w:space="0" w:color="auto"/>
            <w:left w:val="none" w:sz="0" w:space="0" w:color="auto"/>
            <w:bottom w:val="none" w:sz="0" w:space="0" w:color="auto"/>
            <w:right w:val="none" w:sz="0" w:space="0" w:color="auto"/>
          </w:divBdr>
        </w:div>
        <w:div w:id="1169298388">
          <w:marLeft w:val="640"/>
          <w:marRight w:val="0"/>
          <w:marTop w:val="0"/>
          <w:marBottom w:val="0"/>
          <w:divBdr>
            <w:top w:val="none" w:sz="0" w:space="0" w:color="auto"/>
            <w:left w:val="none" w:sz="0" w:space="0" w:color="auto"/>
            <w:bottom w:val="none" w:sz="0" w:space="0" w:color="auto"/>
            <w:right w:val="none" w:sz="0" w:space="0" w:color="auto"/>
          </w:divBdr>
        </w:div>
        <w:div w:id="1052313411">
          <w:marLeft w:val="640"/>
          <w:marRight w:val="0"/>
          <w:marTop w:val="0"/>
          <w:marBottom w:val="0"/>
          <w:divBdr>
            <w:top w:val="none" w:sz="0" w:space="0" w:color="auto"/>
            <w:left w:val="none" w:sz="0" w:space="0" w:color="auto"/>
            <w:bottom w:val="none" w:sz="0" w:space="0" w:color="auto"/>
            <w:right w:val="none" w:sz="0" w:space="0" w:color="auto"/>
          </w:divBdr>
        </w:div>
        <w:div w:id="1250232780">
          <w:marLeft w:val="640"/>
          <w:marRight w:val="0"/>
          <w:marTop w:val="0"/>
          <w:marBottom w:val="0"/>
          <w:divBdr>
            <w:top w:val="none" w:sz="0" w:space="0" w:color="auto"/>
            <w:left w:val="none" w:sz="0" w:space="0" w:color="auto"/>
            <w:bottom w:val="none" w:sz="0" w:space="0" w:color="auto"/>
            <w:right w:val="none" w:sz="0" w:space="0" w:color="auto"/>
          </w:divBdr>
        </w:div>
        <w:div w:id="183204723">
          <w:marLeft w:val="640"/>
          <w:marRight w:val="0"/>
          <w:marTop w:val="0"/>
          <w:marBottom w:val="0"/>
          <w:divBdr>
            <w:top w:val="none" w:sz="0" w:space="0" w:color="auto"/>
            <w:left w:val="none" w:sz="0" w:space="0" w:color="auto"/>
            <w:bottom w:val="none" w:sz="0" w:space="0" w:color="auto"/>
            <w:right w:val="none" w:sz="0" w:space="0" w:color="auto"/>
          </w:divBdr>
        </w:div>
        <w:div w:id="1729374626">
          <w:marLeft w:val="640"/>
          <w:marRight w:val="0"/>
          <w:marTop w:val="0"/>
          <w:marBottom w:val="0"/>
          <w:divBdr>
            <w:top w:val="none" w:sz="0" w:space="0" w:color="auto"/>
            <w:left w:val="none" w:sz="0" w:space="0" w:color="auto"/>
            <w:bottom w:val="none" w:sz="0" w:space="0" w:color="auto"/>
            <w:right w:val="none" w:sz="0" w:space="0" w:color="auto"/>
          </w:divBdr>
        </w:div>
        <w:div w:id="1308558125">
          <w:marLeft w:val="640"/>
          <w:marRight w:val="0"/>
          <w:marTop w:val="0"/>
          <w:marBottom w:val="0"/>
          <w:divBdr>
            <w:top w:val="none" w:sz="0" w:space="0" w:color="auto"/>
            <w:left w:val="none" w:sz="0" w:space="0" w:color="auto"/>
            <w:bottom w:val="none" w:sz="0" w:space="0" w:color="auto"/>
            <w:right w:val="none" w:sz="0" w:space="0" w:color="auto"/>
          </w:divBdr>
        </w:div>
        <w:div w:id="1002243966">
          <w:marLeft w:val="640"/>
          <w:marRight w:val="0"/>
          <w:marTop w:val="0"/>
          <w:marBottom w:val="0"/>
          <w:divBdr>
            <w:top w:val="none" w:sz="0" w:space="0" w:color="auto"/>
            <w:left w:val="none" w:sz="0" w:space="0" w:color="auto"/>
            <w:bottom w:val="none" w:sz="0" w:space="0" w:color="auto"/>
            <w:right w:val="none" w:sz="0" w:space="0" w:color="auto"/>
          </w:divBdr>
        </w:div>
        <w:div w:id="917254392">
          <w:marLeft w:val="640"/>
          <w:marRight w:val="0"/>
          <w:marTop w:val="0"/>
          <w:marBottom w:val="0"/>
          <w:divBdr>
            <w:top w:val="none" w:sz="0" w:space="0" w:color="auto"/>
            <w:left w:val="none" w:sz="0" w:space="0" w:color="auto"/>
            <w:bottom w:val="none" w:sz="0" w:space="0" w:color="auto"/>
            <w:right w:val="none" w:sz="0" w:space="0" w:color="auto"/>
          </w:divBdr>
        </w:div>
        <w:div w:id="1226380246">
          <w:marLeft w:val="640"/>
          <w:marRight w:val="0"/>
          <w:marTop w:val="0"/>
          <w:marBottom w:val="0"/>
          <w:divBdr>
            <w:top w:val="none" w:sz="0" w:space="0" w:color="auto"/>
            <w:left w:val="none" w:sz="0" w:space="0" w:color="auto"/>
            <w:bottom w:val="none" w:sz="0" w:space="0" w:color="auto"/>
            <w:right w:val="none" w:sz="0" w:space="0" w:color="auto"/>
          </w:divBdr>
        </w:div>
        <w:div w:id="2138134522">
          <w:marLeft w:val="640"/>
          <w:marRight w:val="0"/>
          <w:marTop w:val="0"/>
          <w:marBottom w:val="0"/>
          <w:divBdr>
            <w:top w:val="none" w:sz="0" w:space="0" w:color="auto"/>
            <w:left w:val="none" w:sz="0" w:space="0" w:color="auto"/>
            <w:bottom w:val="none" w:sz="0" w:space="0" w:color="auto"/>
            <w:right w:val="none" w:sz="0" w:space="0" w:color="auto"/>
          </w:divBdr>
        </w:div>
        <w:div w:id="177935374">
          <w:marLeft w:val="640"/>
          <w:marRight w:val="0"/>
          <w:marTop w:val="0"/>
          <w:marBottom w:val="0"/>
          <w:divBdr>
            <w:top w:val="none" w:sz="0" w:space="0" w:color="auto"/>
            <w:left w:val="none" w:sz="0" w:space="0" w:color="auto"/>
            <w:bottom w:val="none" w:sz="0" w:space="0" w:color="auto"/>
            <w:right w:val="none" w:sz="0" w:space="0" w:color="auto"/>
          </w:divBdr>
        </w:div>
        <w:div w:id="728724450">
          <w:marLeft w:val="640"/>
          <w:marRight w:val="0"/>
          <w:marTop w:val="0"/>
          <w:marBottom w:val="0"/>
          <w:divBdr>
            <w:top w:val="none" w:sz="0" w:space="0" w:color="auto"/>
            <w:left w:val="none" w:sz="0" w:space="0" w:color="auto"/>
            <w:bottom w:val="none" w:sz="0" w:space="0" w:color="auto"/>
            <w:right w:val="none" w:sz="0" w:space="0" w:color="auto"/>
          </w:divBdr>
        </w:div>
        <w:div w:id="1764063373">
          <w:marLeft w:val="640"/>
          <w:marRight w:val="0"/>
          <w:marTop w:val="0"/>
          <w:marBottom w:val="0"/>
          <w:divBdr>
            <w:top w:val="none" w:sz="0" w:space="0" w:color="auto"/>
            <w:left w:val="none" w:sz="0" w:space="0" w:color="auto"/>
            <w:bottom w:val="none" w:sz="0" w:space="0" w:color="auto"/>
            <w:right w:val="none" w:sz="0" w:space="0" w:color="auto"/>
          </w:divBdr>
        </w:div>
        <w:div w:id="260384127">
          <w:marLeft w:val="640"/>
          <w:marRight w:val="0"/>
          <w:marTop w:val="0"/>
          <w:marBottom w:val="0"/>
          <w:divBdr>
            <w:top w:val="none" w:sz="0" w:space="0" w:color="auto"/>
            <w:left w:val="none" w:sz="0" w:space="0" w:color="auto"/>
            <w:bottom w:val="none" w:sz="0" w:space="0" w:color="auto"/>
            <w:right w:val="none" w:sz="0" w:space="0" w:color="auto"/>
          </w:divBdr>
        </w:div>
        <w:div w:id="1957642491">
          <w:marLeft w:val="640"/>
          <w:marRight w:val="0"/>
          <w:marTop w:val="0"/>
          <w:marBottom w:val="0"/>
          <w:divBdr>
            <w:top w:val="none" w:sz="0" w:space="0" w:color="auto"/>
            <w:left w:val="none" w:sz="0" w:space="0" w:color="auto"/>
            <w:bottom w:val="none" w:sz="0" w:space="0" w:color="auto"/>
            <w:right w:val="none" w:sz="0" w:space="0" w:color="auto"/>
          </w:divBdr>
        </w:div>
        <w:div w:id="1039278216">
          <w:marLeft w:val="640"/>
          <w:marRight w:val="0"/>
          <w:marTop w:val="0"/>
          <w:marBottom w:val="0"/>
          <w:divBdr>
            <w:top w:val="none" w:sz="0" w:space="0" w:color="auto"/>
            <w:left w:val="none" w:sz="0" w:space="0" w:color="auto"/>
            <w:bottom w:val="none" w:sz="0" w:space="0" w:color="auto"/>
            <w:right w:val="none" w:sz="0" w:space="0" w:color="auto"/>
          </w:divBdr>
        </w:div>
        <w:div w:id="319234102">
          <w:marLeft w:val="640"/>
          <w:marRight w:val="0"/>
          <w:marTop w:val="0"/>
          <w:marBottom w:val="0"/>
          <w:divBdr>
            <w:top w:val="none" w:sz="0" w:space="0" w:color="auto"/>
            <w:left w:val="none" w:sz="0" w:space="0" w:color="auto"/>
            <w:bottom w:val="none" w:sz="0" w:space="0" w:color="auto"/>
            <w:right w:val="none" w:sz="0" w:space="0" w:color="auto"/>
          </w:divBdr>
        </w:div>
        <w:div w:id="952395163">
          <w:marLeft w:val="640"/>
          <w:marRight w:val="0"/>
          <w:marTop w:val="0"/>
          <w:marBottom w:val="0"/>
          <w:divBdr>
            <w:top w:val="none" w:sz="0" w:space="0" w:color="auto"/>
            <w:left w:val="none" w:sz="0" w:space="0" w:color="auto"/>
            <w:bottom w:val="none" w:sz="0" w:space="0" w:color="auto"/>
            <w:right w:val="none" w:sz="0" w:space="0" w:color="auto"/>
          </w:divBdr>
        </w:div>
        <w:div w:id="2101560698">
          <w:marLeft w:val="640"/>
          <w:marRight w:val="0"/>
          <w:marTop w:val="0"/>
          <w:marBottom w:val="0"/>
          <w:divBdr>
            <w:top w:val="none" w:sz="0" w:space="0" w:color="auto"/>
            <w:left w:val="none" w:sz="0" w:space="0" w:color="auto"/>
            <w:bottom w:val="none" w:sz="0" w:space="0" w:color="auto"/>
            <w:right w:val="none" w:sz="0" w:space="0" w:color="auto"/>
          </w:divBdr>
        </w:div>
        <w:div w:id="408385391">
          <w:marLeft w:val="640"/>
          <w:marRight w:val="0"/>
          <w:marTop w:val="0"/>
          <w:marBottom w:val="0"/>
          <w:divBdr>
            <w:top w:val="none" w:sz="0" w:space="0" w:color="auto"/>
            <w:left w:val="none" w:sz="0" w:space="0" w:color="auto"/>
            <w:bottom w:val="none" w:sz="0" w:space="0" w:color="auto"/>
            <w:right w:val="none" w:sz="0" w:space="0" w:color="auto"/>
          </w:divBdr>
        </w:div>
        <w:div w:id="532233423">
          <w:marLeft w:val="640"/>
          <w:marRight w:val="0"/>
          <w:marTop w:val="0"/>
          <w:marBottom w:val="0"/>
          <w:divBdr>
            <w:top w:val="none" w:sz="0" w:space="0" w:color="auto"/>
            <w:left w:val="none" w:sz="0" w:space="0" w:color="auto"/>
            <w:bottom w:val="none" w:sz="0" w:space="0" w:color="auto"/>
            <w:right w:val="none" w:sz="0" w:space="0" w:color="auto"/>
          </w:divBdr>
        </w:div>
        <w:div w:id="61295276">
          <w:marLeft w:val="640"/>
          <w:marRight w:val="0"/>
          <w:marTop w:val="0"/>
          <w:marBottom w:val="0"/>
          <w:divBdr>
            <w:top w:val="none" w:sz="0" w:space="0" w:color="auto"/>
            <w:left w:val="none" w:sz="0" w:space="0" w:color="auto"/>
            <w:bottom w:val="none" w:sz="0" w:space="0" w:color="auto"/>
            <w:right w:val="none" w:sz="0" w:space="0" w:color="auto"/>
          </w:divBdr>
        </w:div>
        <w:div w:id="1445005351">
          <w:marLeft w:val="640"/>
          <w:marRight w:val="0"/>
          <w:marTop w:val="0"/>
          <w:marBottom w:val="0"/>
          <w:divBdr>
            <w:top w:val="none" w:sz="0" w:space="0" w:color="auto"/>
            <w:left w:val="none" w:sz="0" w:space="0" w:color="auto"/>
            <w:bottom w:val="none" w:sz="0" w:space="0" w:color="auto"/>
            <w:right w:val="none" w:sz="0" w:space="0" w:color="auto"/>
          </w:divBdr>
        </w:div>
        <w:div w:id="767698979">
          <w:marLeft w:val="640"/>
          <w:marRight w:val="0"/>
          <w:marTop w:val="0"/>
          <w:marBottom w:val="0"/>
          <w:divBdr>
            <w:top w:val="none" w:sz="0" w:space="0" w:color="auto"/>
            <w:left w:val="none" w:sz="0" w:space="0" w:color="auto"/>
            <w:bottom w:val="none" w:sz="0" w:space="0" w:color="auto"/>
            <w:right w:val="none" w:sz="0" w:space="0" w:color="auto"/>
          </w:divBdr>
        </w:div>
        <w:div w:id="1129515569">
          <w:marLeft w:val="640"/>
          <w:marRight w:val="0"/>
          <w:marTop w:val="0"/>
          <w:marBottom w:val="0"/>
          <w:divBdr>
            <w:top w:val="none" w:sz="0" w:space="0" w:color="auto"/>
            <w:left w:val="none" w:sz="0" w:space="0" w:color="auto"/>
            <w:bottom w:val="none" w:sz="0" w:space="0" w:color="auto"/>
            <w:right w:val="none" w:sz="0" w:space="0" w:color="auto"/>
          </w:divBdr>
        </w:div>
        <w:div w:id="299768139">
          <w:marLeft w:val="640"/>
          <w:marRight w:val="0"/>
          <w:marTop w:val="0"/>
          <w:marBottom w:val="0"/>
          <w:divBdr>
            <w:top w:val="none" w:sz="0" w:space="0" w:color="auto"/>
            <w:left w:val="none" w:sz="0" w:space="0" w:color="auto"/>
            <w:bottom w:val="none" w:sz="0" w:space="0" w:color="auto"/>
            <w:right w:val="none" w:sz="0" w:space="0" w:color="auto"/>
          </w:divBdr>
        </w:div>
        <w:div w:id="1839034289">
          <w:marLeft w:val="640"/>
          <w:marRight w:val="0"/>
          <w:marTop w:val="0"/>
          <w:marBottom w:val="0"/>
          <w:divBdr>
            <w:top w:val="none" w:sz="0" w:space="0" w:color="auto"/>
            <w:left w:val="none" w:sz="0" w:space="0" w:color="auto"/>
            <w:bottom w:val="none" w:sz="0" w:space="0" w:color="auto"/>
            <w:right w:val="none" w:sz="0" w:space="0" w:color="auto"/>
          </w:divBdr>
        </w:div>
        <w:div w:id="1490096460">
          <w:marLeft w:val="640"/>
          <w:marRight w:val="0"/>
          <w:marTop w:val="0"/>
          <w:marBottom w:val="0"/>
          <w:divBdr>
            <w:top w:val="none" w:sz="0" w:space="0" w:color="auto"/>
            <w:left w:val="none" w:sz="0" w:space="0" w:color="auto"/>
            <w:bottom w:val="none" w:sz="0" w:space="0" w:color="auto"/>
            <w:right w:val="none" w:sz="0" w:space="0" w:color="auto"/>
          </w:divBdr>
        </w:div>
        <w:div w:id="56099316">
          <w:marLeft w:val="640"/>
          <w:marRight w:val="0"/>
          <w:marTop w:val="0"/>
          <w:marBottom w:val="0"/>
          <w:divBdr>
            <w:top w:val="none" w:sz="0" w:space="0" w:color="auto"/>
            <w:left w:val="none" w:sz="0" w:space="0" w:color="auto"/>
            <w:bottom w:val="none" w:sz="0" w:space="0" w:color="auto"/>
            <w:right w:val="none" w:sz="0" w:space="0" w:color="auto"/>
          </w:divBdr>
        </w:div>
        <w:div w:id="289089865">
          <w:marLeft w:val="640"/>
          <w:marRight w:val="0"/>
          <w:marTop w:val="0"/>
          <w:marBottom w:val="0"/>
          <w:divBdr>
            <w:top w:val="none" w:sz="0" w:space="0" w:color="auto"/>
            <w:left w:val="none" w:sz="0" w:space="0" w:color="auto"/>
            <w:bottom w:val="none" w:sz="0" w:space="0" w:color="auto"/>
            <w:right w:val="none" w:sz="0" w:space="0" w:color="auto"/>
          </w:divBdr>
        </w:div>
        <w:div w:id="841048950">
          <w:marLeft w:val="640"/>
          <w:marRight w:val="0"/>
          <w:marTop w:val="0"/>
          <w:marBottom w:val="0"/>
          <w:divBdr>
            <w:top w:val="none" w:sz="0" w:space="0" w:color="auto"/>
            <w:left w:val="none" w:sz="0" w:space="0" w:color="auto"/>
            <w:bottom w:val="none" w:sz="0" w:space="0" w:color="auto"/>
            <w:right w:val="none" w:sz="0" w:space="0" w:color="auto"/>
          </w:divBdr>
        </w:div>
        <w:div w:id="417674342">
          <w:marLeft w:val="640"/>
          <w:marRight w:val="0"/>
          <w:marTop w:val="0"/>
          <w:marBottom w:val="0"/>
          <w:divBdr>
            <w:top w:val="none" w:sz="0" w:space="0" w:color="auto"/>
            <w:left w:val="none" w:sz="0" w:space="0" w:color="auto"/>
            <w:bottom w:val="none" w:sz="0" w:space="0" w:color="auto"/>
            <w:right w:val="none" w:sz="0" w:space="0" w:color="auto"/>
          </w:divBdr>
        </w:div>
        <w:div w:id="1798402963">
          <w:marLeft w:val="640"/>
          <w:marRight w:val="0"/>
          <w:marTop w:val="0"/>
          <w:marBottom w:val="0"/>
          <w:divBdr>
            <w:top w:val="none" w:sz="0" w:space="0" w:color="auto"/>
            <w:left w:val="none" w:sz="0" w:space="0" w:color="auto"/>
            <w:bottom w:val="none" w:sz="0" w:space="0" w:color="auto"/>
            <w:right w:val="none" w:sz="0" w:space="0" w:color="auto"/>
          </w:divBdr>
        </w:div>
        <w:div w:id="820511017">
          <w:marLeft w:val="640"/>
          <w:marRight w:val="0"/>
          <w:marTop w:val="0"/>
          <w:marBottom w:val="0"/>
          <w:divBdr>
            <w:top w:val="none" w:sz="0" w:space="0" w:color="auto"/>
            <w:left w:val="none" w:sz="0" w:space="0" w:color="auto"/>
            <w:bottom w:val="none" w:sz="0" w:space="0" w:color="auto"/>
            <w:right w:val="none" w:sz="0" w:space="0" w:color="auto"/>
          </w:divBdr>
        </w:div>
        <w:div w:id="251935744">
          <w:marLeft w:val="640"/>
          <w:marRight w:val="0"/>
          <w:marTop w:val="0"/>
          <w:marBottom w:val="0"/>
          <w:divBdr>
            <w:top w:val="none" w:sz="0" w:space="0" w:color="auto"/>
            <w:left w:val="none" w:sz="0" w:space="0" w:color="auto"/>
            <w:bottom w:val="none" w:sz="0" w:space="0" w:color="auto"/>
            <w:right w:val="none" w:sz="0" w:space="0" w:color="auto"/>
          </w:divBdr>
        </w:div>
        <w:div w:id="5450886">
          <w:marLeft w:val="640"/>
          <w:marRight w:val="0"/>
          <w:marTop w:val="0"/>
          <w:marBottom w:val="0"/>
          <w:divBdr>
            <w:top w:val="none" w:sz="0" w:space="0" w:color="auto"/>
            <w:left w:val="none" w:sz="0" w:space="0" w:color="auto"/>
            <w:bottom w:val="none" w:sz="0" w:space="0" w:color="auto"/>
            <w:right w:val="none" w:sz="0" w:space="0" w:color="auto"/>
          </w:divBdr>
        </w:div>
        <w:div w:id="1724520980">
          <w:marLeft w:val="640"/>
          <w:marRight w:val="0"/>
          <w:marTop w:val="0"/>
          <w:marBottom w:val="0"/>
          <w:divBdr>
            <w:top w:val="none" w:sz="0" w:space="0" w:color="auto"/>
            <w:left w:val="none" w:sz="0" w:space="0" w:color="auto"/>
            <w:bottom w:val="none" w:sz="0" w:space="0" w:color="auto"/>
            <w:right w:val="none" w:sz="0" w:space="0" w:color="auto"/>
          </w:divBdr>
        </w:div>
        <w:div w:id="141628609">
          <w:marLeft w:val="640"/>
          <w:marRight w:val="0"/>
          <w:marTop w:val="0"/>
          <w:marBottom w:val="0"/>
          <w:divBdr>
            <w:top w:val="none" w:sz="0" w:space="0" w:color="auto"/>
            <w:left w:val="none" w:sz="0" w:space="0" w:color="auto"/>
            <w:bottom w:val="none" w:sz="0" w:space="0" w:color="auto"/>
            <w:right w:val="none" w:sz="0" w:space="0" w:color="auto"/>
          </w:divBdr>
        </w:div>
        <w:div w:id="887303529">
          <w:marLeft w:val="640"/>
          <w:marRight w:val="0"/>
          <w:marTop w:val="0"/>
          <w:marBottom w:val="0"/>
          <w:divBdr>
            <w:top w:val="none" w:sz="0" w:space="0" w:color="auto"/>
            <w:left w:val="none" w:sz="0" w:space="0" w:color="auto"/>
            <w:bottom w:val="none" w:sz="0" w:space="0" w:color="auto"/>
            <w:right w:val="none" w:sz="0" w:space="0" w:color="auto"/>
          </w:divBdr>
        </w:div>
        <w:div w:id="814109060">
          <w:marLeft w:val="640"/>
          <w:marRight w:val="0"/>
          <w:marTop w:val="0"/>
          <w:marBottom w:val="0"/>
          <w:divBdr>
            <w:top w:val="none" w:sz="0" w:space="0" w:color="auto"/>
            <w:left w:val="none" w:sz="0" w:space="0" w:color="auto"/>
            <w:bottom w:val="none" w:sz="0" w:space="0" w:color="auto"/>
            <w:right w:val="none" w:sz="0" w:space="0" w:color="auto"/>
          </w:divBdr>
        </w:div>
        <w:div w:id="1043093747">
          <w:marLeft w:val="640"/>
          <w:marRight w:val="0"/>
          <w:marTop w:val="0"/>
          <w:marBottom w:val="0"/>
          <w:divBdr>
            <w:top w:val="none" w:sz="0" w:space="0" w:color="auto"/>
            <w:left w:val="none" w:sz="0" w:space="0" w:color="auto"/>
            <w:bottom w:val="none" w:sz="0" w:space="0" w:color="auto"/>
            <w:right w:val="none" w:sz="0" w:space="0" w:color="auto"/>
          </w:divBdr>
        </w:div>
        <w:div w:id="916086905">
          <w:marLeft w:val="640"/>
          <w:marRight w:val="0"/>
          <w:marTop w:val="0"/>
          <w:marBottom w:val="0"/>
          <w:divBdr>
            <w:top w:val="none" w:sz="0" w:space="0" w:color="auto"/>
            <w:left w:val="none" w:sz="0" w:space="0" w:color="auto"/>
            <w:bottom w:val="none" w:sz="0" w:space="0" w:color="auto"/>
            <w:right w:val="none" w:sz="0" w:space="0" w:color="auto"/>
          </w:divBdr>
        </w:div>
        <w:div w:id="1182623782">
          <w:marLeft w:val="640"/>
          <w:marRight w:val="0"/>
          <w:marTop w:val="0"/>
          <w:marBottom w:val="0"/>
          <w:divBdr>
            <w:top w:val="none" w:sz="0" w:space="0" w:color="auto"/>
            <w:left w:val="none" w:sz="0" w:space="0" w:color="auto"/>
            <w:bottom w:val="none" w:sz="0" w:space="0" w:color="auto"/>
            <w:right w:val="none" w:sz="0" w:space="0" w:color="auto"/>
          </w:divBdr>
        </w:div>
        <w:div w:id="605120268">
          <w:marLeft w:val="640"/>
          <w:marRight w:val="0"/>
          <w:marTop w:val="0"/>
          <w:marBottom w:val="0"/>
          <w:divBdr>
            <w:top w:val="none" w:sz="0" w:space="0" w:color="auto"/>
            <w:left w:val="none" w:sz="0" w:space="0" w:color="auto"/>
            <w:bottom w:val="none" w:sz="0" w:space="0" w:color="auto"/>
            <w:right w:val="none" w:sz="0" w:space="0" w:color="auto"/>
          </w:divBdr>
        </w:div>
        <w:div w:id="1580629945">
          <w:marLeft w:val="640"/>
          <w:marRight w:val="0"/>
          <w:marTop w:val="0"/>
          <w:marBottom w:val="0"/>
          <w:divBdr>
            <w:top w:val="none" w:sz="0" w:space="0" w:color="auto"/>
            <w:left w:val="none" w:sz="0" w:space="0" w:color="auto"/>
            <w:bottom w:val="none" w:sz="0" w:space="0" w:color="auto"/>
            <w:right w:val="none" w:sz="0" w:space="0" w:color="auto"/>
          </w:divBdr>
        </w:div>
        <w:div w:id="1090351511">
          <w:marLeft w:val="640"/>
          <w:marRight w:val="0"/>
          <w:marTop w:val="0"/>
          <w:marBottom w:val="0"/>
          <w:divBdr>
            <w:top w:val="none" w:sz="0" w:space="0" w:color="auto"/>
            <w:left w:val="none" w:sz="0" w:space="0" w:color="auto"/>
            <w:bottom w:val="none" w:sz="0" w:space="0" w:color="auto"/>
            <w:right w:val="none" w:sz="0" w:space="0" w:color="auto"/>
          </w:divBdr>
        </w:div>
        <w:div w:id="1714768572">
          <w:marLeft w:val="640"/>
          <w:marRight w:val="0"/>
          <w:marTop w:val="0"/>
          <w:marBottom w:val="0"/>
          <w:divBdr>
            <w:top w:val="none" w:sz="0" w:space="0" w:color="auto"/>
            <w:left w:val="none" w:sz="0" w:space="0" w:color="auto"/>
            <w:bottom w:val="none" w:sz="0" w:space="0" w:color="auto"/>
            <w:right w:val="none" w:sz="0" w:space="0" w:color="auto"/>
          </w:divBdr>
        </w:div>
        <w:div w:id="832254335">
          <w:marLeft w:val="640"/>
          <w:marRight w:val="0"/>
          <w:marTop w:val="0"/>
          <w:marBottom w:val="0"/>
          <w:divBdr>
            <w:top w:val="none" w:sz="0" w:space="0" w:color="auto"/>
            <w:left w:val="none" w:sz="0" w:space="0" w:color="auto"/>
            <w:bottom w:val="none" w:sz="0" w:space="0" w:color="auto"/>
            <w:right w:val="none" w:sz="0" w:space="0" w:color="auto"/>
          </w:divBdr>
        </w:div>
        <w:div w:id="1579053099">
          <w:marLeft w:val="640"/>
          <w:marRight w:val="0"/>
          <w:marTop w:val="0"/>
          <w:marBottom w:val="0"/>
          <w:divBdr>
            <w:top w:val="none" w:sz="0" w:space="0" w:color="auto"/>
            <w:left w:val="none" w:sz="0" w:space="0" w:color="auto"/>
            <w:bottom w:val="none" w:sz="0" w:space="0" w:color="auto"/>
            <w:right w:val="none" w:sz="0" w:space="0" w:color="auto"/>
          </w:divBdr>
        </w:div>
        <w:div w:id="1422482262">
          <w:marLeft w:val="640"/>
          <w:marRight w:val="0"/>
          <w:marTop w:val="0"/>
          <w:marBottom w:val="0"/>
          <w:divBdr>
            <w:top w:val="none" w:sz="0" w:space="0" w:color="auto"/>
            <w:left w:val="none" w:sz="0" w:space="0" w:color="auto"/>
            <w:bottom w:val="none" w:sz="0" w:space="0" w:color="auto"/>
            <w:right w:val="none" w:sz="0" w:space="0" w:color="auto"/>
          </w:divBdr>
        </w:div>
        <w:div w:id="565411517">
          <w:marLeft w:val="640"/>
          <w:marRight w:val="0"/>
          <w:marTop w:val="0"/>
          <w:marBottom w:val="0"/>
          <w:divBdr>
            <w:top w:val="none" w:sz="0" w:space="0" w:color="auto"/>
            <w:left w:val="none" w:sz="0" w:space="0" w:color="auto"/>
            <w:bottom w:val="none" w:sz="0" w:space="0" w:color="auto"/>
            <w:right w:val="none" w:sz="0" w:space="0" w:color="auto"/>
          </w:divBdr>
        </w:div>
        <w:div w:id="743263118">
          <w:marLeft w:val="640"/>
          <w:marRight w:val="0"/>
          <w:marTop w:val="0"/>
          <w:marBottom w:val="0"/>
          <w:divBdr>
            <w:top w:val="none" w:sz="0" w:space="0" w:color="auto"/>
            <w:left w:val="none" w:sz="0" w:space="0" w:color="auto"/>
            <w:bottom w:val="none" w:sz="0" w:space="0" w:color="auto"/>
            <w:right w:val="none" w:sz="0" w:space="0" w:color="auto"/>
          </w:divBdr>
        </w:div>
        <w:div w:id="967080810">
          <w:marLeft w:val="640"/>
          <w:marRight w:val="0"/>
          <w:marTop w:val="0"/>
          <w:marBottom w:val="0"/>
          <w:divBdr>
            <w:top w:val="none" w:sz="0" w:space="0" w:color="auto"/>
            <w:left w:val="none" w:sz="0" w:space="0" w:color="auto"/>
            <w:bottom w:val="none" w:sz="0" w:space="0" w:color="auto"/>
            <w:right w:val="none" w:sz="0" w:space="0" w:color="auto"/>
          </w:divBdr>
        </w:div>
        <w:div w:id="2060082057">
          <w:marLeft w:val="640"/>
          <w:marRight w:val="0"/>
          <w:marTop w:val="0"/>
          <w:marBottom w:val="0"/>
          <w:divBdr>
            <w:top w:val="none" w:sz="0" w:space="0" w:color="auto"/>
            <w:left w:val="none" w:sz="0" w:space="0" w:color="auto"/>
            <w:bottom w:val="none" w:sz="0" w:space="0" w:color="auto"/>
            <w:right w:val="none" w:sz="0" w:space="0" w:color="auto"/>
          </w:divBdr>
        </w:div>
        <w:div w:id="1162047282">
          <w:marLeft w:val="640"/>
          <w:marRight w:val="0"/>
          <w:marTop w:val="0"/>
          <w:marBottom w:val="0"/>
          <w:divBdr>
            <w:top w:val="none" w:sz="0" w:space="0" w:color="auto"/>
            <w:left w:val="none" w:sz="0" w:space="0" w:color="auto"/>
            <w:bottom w:val="none" w:sz="0" w:space="0" w:color="auto"/>
            <w:right w:val="none" w:sz="0" w:space="0" w:color="auto"/>
          </w:divBdr>
        </w:div>
      </w:divsChild>
    </w:div>
    <w:div w:id="1404523657">
      <w:bodyDiv w:val="1"/>
      <w:marLeft w:val="0"/>
      <w:marRight w:val="0"/>
      <w:marTop w:val="0"/>
      <w:marBottom w:val="0"/>
      <w:divBdr>
        <w:top w:val="none" w:sz="0" w:space="0" w:color="auto"/>
        <w:left w:val="none" w:sz="0" w:space="0" w:color="auto"/>
        <w:bottom w:val="none" w:sz="0" w:space="0" w:color="auto"/>
        <w:right w:val="none" w:sz="0" w:space="0" w:color="auto"/>
      </w:divBdr>
      <w:divsChild>
        <w:div w:id="1977828961">
          <w:marLeft w:val="640"/>
          <w:marRight w:val="0"/>
          <w:marTop w:val="0"/>
          <w:marBottom w:val="0"/>
          <w:divBdr>
            <w:top w:val="none" w:sz="0" w:space="0" w:color="auto"/>
            <w:left w:val="none" w:sz="0" w:space="0" w:color="auto"/>
            <w:bottom w:val="none" w:sz="0" w:space="0" w:color="auto"/>
            <w:right w:val="none" w:sz="0" w:space="0" w:color="auto"/>
          </w:divBdr>
        </w:div>
        <w:div w:id="1657220380">
          <w:marLeft w:val="640"/>
          <w:marRight w:val="0"/>
          <w:marTop w:val="0"/>
          <w:marBottom w:val="0"/>
          <w:divBdr>
            <w:top w:val="none" w:sz="0" w:space="0" w:color="auto"/>
            <w:left w:val="none" w:sz="0" w:space="0" w:color="auto"/>
            <w:bottom w:val="none" w:sz="0" w:space="0" w:color="auto"/>
            <w:right w:val="none" w:sz="0" w:space="0" w:color="auto"/>
          </w:divBdr>
        </w:div>
        <w:div w:id="483742918">
          <w:marLeft w:val="640"/>
          <w:marRight w:val="0"/>
          <w:marTop w:val="0"/>
          <w:marBottom w:val="0"/>
          <w:divBdr>
            <w:top w:val="none" w:sz="0" w:space="0" w:color="auto"/>
            <w:left w:val="none" w:sz="0" w:space="0" w:color="auto"/>
            <w:bottom w:val="none" w:sz="0" w:space="0" w:color="auto"/>
            <w:right w:val="none" w:sz="0" w:space="0" w:color="auto"/>
          </w:divBdr>
        </w:div>
        <w:div w:id="518204816">
          <w:marLeft w:val="640"/>
          <w:marRight w:val="0"/>
          <w:marTop w:val="0"/>
          <w:marBottom w:val="0"/>
          <w:divBdr>
            <w:top w:val="none" w:sz="0" w:space="0" w:color="auto"/>
            <w:left w:val="none" w:sz="0" w:space="0" w:color="auto"/>
            <w:bottom w:val="none" w:sz="0" w:space="0" w:color="auto"/>
            <w:right w:val="none" w:sz="0" w:space="0" w:color="auto"/>
          </w:divBdr>
        </w:div>
        <w:div w:id="2142922773">
          <w:marLeft w:val="640"/>
          <w:marRight w:val="0"/>
          <w:marTop w:val="0"/>
          <w:marBottom w:val="0"/>
          <w:divBdr>
            <w:top w:val="none" w:sz="0" w:space="0" w:color="auto"/>
            <w:left w:val="none" w:sz="0" w:space="0" w:color="auto"/>
            <w:bottom w:val="none" w:sz="0" w:space="0" w:color="auto"/>
            <w:right w:val="none" w:sz="0" w:space="0" w:color="auto"/>
          </w:divBdr>
        </w:div>
        <w:div w:id="758982915">
          <w:marLeft w:val="640"/>
          <w:marRight w:val="0"/>
          <w:marTop w:val="0"/>
          <w:marBottom w:val="0"/>
          <w:divBdr>
            <w:top w:val="none" w:sz="0" w:space="0" w:color="auto"/>
            <w:left w:val="none" w:sz="0" w:space="0" w:color="auto"/>
            <w:bottom w:val="none" w:sz="0" w:space="0" w:color="auto"/>
            <w:right w:val="none" w:sz="0" w:space="0" w:color="auto"/>
          </w:divBdr>
        </w:div>
        <w:div w:id="1602838240">
          <w:marLeft w:val="640"/>
          <w:marRight w:val="0"/>
          <w:marTop w:val="0"/>
          <w:marBottom w:val="0"/>
          <w:divBdr>
            <w:top w:val="none" w:sz="0" w:space="0" w:color="auto"/>
            <w:left w:val="none" w:sz="0" w:space="0" w:color="auto"/>
            <w:bottom w:val="none" w:sz="0" w:space="0" w:color="auto"/>
            <w:right w:val="none" w:sz="0" w:space="0" w:color="auto"/>
          </w:divBdr>
        </w:div>
        <w:div w:id="1029645331">
          <w:marLeft w:val="640"/>
          <w:marRight w:val="0"/>
          <w:marTop w:val="0"/>
          <w:marBottom w:val="0"/>
          <w:divBdr>
            <w:top w:val="none" w:sz="0" w:space="0" w:color="auto"/>
            <w:left w:val="none" w:sz="0" w:space="0" w:color="auto"/>
            <w:bottom w:val="none" w:sz="0" w:space="0" w:color="auto"/>
            <w:right w:val="none" w:sz="0" w:space="0" w:color="auto"/>
          </w:divBdr>
        </w:div>
        <w:div w:id="187567082">
          <w:marLeft w:val="640"/>
          <w:marRight w:val="0"/>
          <w:marTop w:val="0"/>
          <w:marBottom w:val="0"/>
          <w:divBdr>
            <w:top w:val="none" w:sz="0" w:space="0" w:color="auto"/>
            <w:left w:val="none" w:sz="0" w:space="0" w:color="auto"/>
            <w:bottom w:val="none" w:sz="0" w:space="0" w:color="auto"/>
            <w:right w:val="none" w:sz="0" w:space="0" w:color="auto"/>
          </w:divBdr>
        </w:div>
        <w:div w:id="1640763574">
          <w:marLeft w:val="640"/>
          <w:marRight w:val="0"/>
          <w:marTop w:val="0"/>
          <w:marBottom w:val="0"/>
          <w:divBdr>
            <w:top w:val="none" w:sz="0" w:space="0" w:color="auto"/>
            <w:left w:val="none" w:sz="0" w:space="0" w:color="auto"/>
            <w:bottom w:val="none" w:sz="0" w:space="0" w:color="auto"/>
            <w:right w:val="none" w:sz="0" w:space="0" w:color="auto"/>
          </w:divBdr>
        </w:div>
        <w:div w:id="1489637021">
          <w:marLeft w:val="640"/>
          <w:marRight w:val="0"/>
          <w:marTop w:val="0"/>
          <w:marBottom w:val="0"/>
          <w:divBdr>
            <w:top w:val="none" w:sz="0" w:space="0" w:color="auto"/>
            <w:left w:val="none" w:sz="0" w:space="0" w:color="auto"/>
            <w:bottom w:val="none" w:sz="0" w:space="0" w:color="auto"/>
            <w:right w:val="none" w:sz="0" w:space="0" w:color="auto"/>
          </w:divBdr>
        </w:div>
        <w:div w:id="828248294">
          <w:marLeft w:val="640"/>
          <w:marRight w:val="0"/>
          <w:marTop w:val="0"/>
          <w:marBottom w:val="0"/>
          <w:divBdr>
            <w:top w:val="none" w:sz="0" w:space="0" w:color="auto"/>
            <w:left w:val="none" w:sz="0" w:space="0" w:color="auto"/>
            <w:bottom w:val="none" w:sz="0" w:space="0" w:color="auto"/>
            <w:right w:val="none" w:sz="0" w:space="0" w:color="auto"/>
          </w:divBdr>
        </w:div>
        <w:div w:id="658579160">
          <w:marLeft w:val="640"/>
          <w:marRight w:val="0"/>
          <w:marTop w:val="0"/>
          <w:marBottom w:val="0"/>
          <w:divBdr>
            <w:top w:val="none" w:sz="0" w:space="0" w:color="auto"/>
            <w:left w:val="none" w:sz="0" w:space="0" w:color="auto"/>
            <w:bottom w:val="none" w:sz="0" w:space="0" w:color="auto"/>
            <w:right w:val="none" w:sz="0" w:space="0" w:color="auto"/>
          </w:divBdr>
        </w:div>
        <w:div w:id="1084183565">
          <w:marLeft w:val="640"/>
          <w:marRight w:val="0"/>
          <w:marTop w:val="0"/>
          <w:marBottom w:val="0"/>
          <w:divBdr>
            <w:top w:val="none" w:sz="0" w:space="0" w:color="auto"/>
            <w:left w:val="none" w:sz="0" w:space="0" w:color="auto"/>
            <w:bottom w:val="none" w:sz="0" w:space="0" w:color="auto"/>
            <w:right w:val="none" w:sz="0" w:space="0" w:color="auto"/>
          </w:divBdr>
        </w:div>
        <w:div w:id="1065450697">
          <w:marLeft w:val="640"/>
          <w:marRight w:val="0"/>
          <w:marTop w:val="0"/>
          <w:marBottom w:val="0"/>
          <w:divBdr>
            <w:top w:val="none" w:sz="0" w:space="0" w:color="auto"/>
            <w:left w:val="none" w:sz="0" w:space="0" w:color="auto"/>
            <w:bottom w:val="none" w:sz="0" w:space="0" w:color="auto"/>
            <w:right w:val="none" w:sz="0" w:space="0" w:color="auto"/>
          </w:divBdr>
        </w:div>
        <w:div w:id="2037385675">
          <w:marLeft w:val="640"/>
          <w:marRight w:val="0"/>
          <w:marTop w:val="0"/>
          <w:marBottom w:val="0"/>
          <w:divBdr>
            <w:top w:val="none" w:sz="0" w:space="0" w:color="auto"/>
            <w:left w:val="none" w:sz="0" w:space="0" w:color="auto"/>
            <w:bottom w:val="none" w:sz="0" w:space="0" w:color="auto"/>
            <w:right w:val="none" w:sz="0" w:space="0" w:color="auto"/>
          </w:divBdr>
        </w:div>
        <w:div w:id="508834572">
          <w:marLeft w:val="640"/>
          <w:marRight w:val="0"/>
          <w:marTop w:val="0"/>
          <w:marBottom w:val="0"/>
          <w:divBdr>
            <w:top w:val="none" w:sz="0" w:space="0" w:color="auto"/>
            <w:left w:val="none" w:sz="0" w:space="0" w:color="auto"/>
            <w:bottom w:val="none" w:sz="0" w:space="0" w:color="auto"/>
            <w:right w:val="none" w:sz="0" w:space="0" w:color="auto"/>
          </w:divBdr>
        </w:div>
        <w:div w:id="132796629">
          <w:marLeft w:val="640"/>
          <w:marRight w:val="0"/>
          <w:marTop w:val="0"/>
          <w:marBottom w:val="0"/>
          <w:divBdr>
            <w:top w:val="none" w:sz="0" w:space="0" w:color="auto"/>
            <w:left w:val="none" w:sz="0" w:space="0" w:color="auto"/>
            <w:bottom w:val="none" w:sz="0" w:space="0" w:color="auto"/>
            <w:right w:val="none" w:sz="0" w:space="0" w:color="auto"/>
          </w:divBdr>
        </w:div>
        <w:div w:id="848064636">
          <w:marLeft w:val="640"/>
          <w:marRight w:val="0"/>
          <w:marTop w:val="0"/>
          <w:marBottom w:val="0"/>
          <w:divBdr>
            <w:top w:val="none" w:sz="0" w:space="0" w:color="auto"/>
            <w:left w:val="none" w:sz="0" w:space="0" w:color="auto"/>
            <w:bottom w:val="none" w:sz="0" w:space="0" w:color="auto"/>
            <w:right w:val="none" w:sz="0" w:space="0" w:color="auto"/>
          </w:divBdr>
        </w:div>
        <w:div w:id="900168958">
          <w:marLeft w:val="640"/>
          <w:marRight w:val="0"/>
          <w:marTop w:val="0"/>
          <w:marBottom w:val="0"/>
          <w:divBdr>
            <w:top w:val="none" w:sz="0" w:space="0" w:color="auto"/>
            <w:left w:val="none" w:sz="0" w:space="0" w:color="auto"/>
            <w:bottom w:val="none" w:sz="0" w:space="0" w:color="auto"/>
            <w:right w:val="none" w:sz="0" w:space="0" w:color="auto"/>
          </w:divBdr>
        </w:div>
        <w:div w:id="980382024">
          <w:marLeft w:val="640"/>
          <w:marRight w:val="0"/>
          <w:marTop w:val="0"/>
          <w:marBottom w:val="0"/>
          <w:divBdr>
            <w:top w:val="none" w:sz="0" w:space="0" w:color="auto"/>
            <w:left w:val="none" w:sz="0" w:space="0" w:color="auto"/>
            <w:bottom w:val="none" w:sz="0" w:space="0" w:color="auto"/>
            <w:right w:val="none" w:sz="0" w:space="0" w:color="auto"/>
          </w:divBdr>
        </w:div>
        <w:div w:id="580721958">
          <w:marLeft w:val="640"/>
          <w:marRight w:val="0"/>
          <w:marTop w:val="0"/>
          <w:marBottom w:val="0"/>
          <w:divBdr>
            <w:top w:val="none" w:sz="0" w:space="0" w:color="auto"/>
            <w:left w:val="none" w:sz="0" w:space="0" w:color="auto"/>
            <w:bottom w:val="none" w:sz="0" w:space="0" w:color="auto"/>
            <w:right w:val="none" w:sz="0" w:space="0" w:color="auto"/>
          </w:divBdr>
        </w:div>
        <w:div w:id="733157968">
          <w:marLeft w:val="640"/>
          <w:marRight w:val="0"/>
          <w:marTop w:val="0"/>
          <w:marBottom w:val="0"/>
          <w:divBdr>
            <w:top w:val="none" w:sz="0" w:space="0" w:color="auto"/>
            <w:left w:val="none" w:sz="0" w:space="0" w:color="auto"/>
            <w:bottom w:val="none" w:sz="0" w:space="0" w:color="auto"/>
            <w:right w:val="none" w:sz="0" w:space="0" w:color="auto"/>
          </w:divBdr>
        </w:div>
        <w:div w:id="516117403">
          <w:marLeft w:val="640"/>
          <w:marRight w:val="0"/>
          <w:marTop w:val="0"/>
          <w:marBottom w:val="0"/>
          <w:divBdr>
            <w:top w:val="none" w:sz="0" w:space="0" w:color="auto"/>
            <w:left w:val="none" w:sz="0" w:space="0" w:color="auto"/>
            <w:bottom w:val="none" w:sz="0" w:space="0" w:color="auto"/>
            <w:right w:val="none" w:sz="0" w:space="0" w:color="auto"/>
          </w:divBdr>
        </w:div>
        <w:div w:id="1149589698">
          <w:marLeft w:val="640"/>
          <w:marRight w:val="0"/>
          <w:marTop w:val="0"/>
          <w:marBottom w:val="0"/>
          <w:divBdr>
            <w:top w:val="none" w:sz="0" w:space="0" w:color="auto"/>
            <w:left w:val="none" w:sz="0" w:space="0" w:color="auto"/>
            <w:bottom w:val="none" w:sz="0" w:space="0" w:color="auto"/>
            <w:right w:val="none" w:sz="0" w:space="0" w:color="auto"/>
          </w:divBdr>
        </w:div>
        <w:div w:id="613705693">
          <w:marLeft w:val="640"/>
          <w:marRight w:val="0"/>
          <w:marTop w:val="0"/>
          <w:marBottom w:val="0"/>
          <w:divBdr>
            <w:top w:val="none" w:sz="0" w:space="0" w:color="auto"/>
            <w:left w:val="none" w:sz="0" w:space="0" w:color="auto"/>
            <w:bottom w:val="none" w:sz="0" w:space="0" w:color="auto"/>
            <w:right w:val="none" w:sz="0" w:space="0" w:color="auto"/>
          </w:divBdr>
        </w:div>
        <w:div w:id="1426221527">
          <w:marLeft w:val="640"/>
          <w:marRight w:val="0"/>
          <w:marTop w:val="0"/>
          <w:marBottom w:val="0"/>
          <w:divBdr>
            <w:top w:val="none" w:sz="0" w:space="0" w:color="auto"/>
            <w:left w:val="none" w:sz="0" w:space="0" w:color="auto"/>
            <w:bottom w:val="none" w:sz="0" w:space="0" w:color="auto"/>
            <w:right w:val="none" w:sz="0" w:space="0" w:color="auto"/>
          </w:divBdr>
        </w:div>
        <w:div w:id="766274469">
          <w:marLeft w:val="640"/>
          <w:marRight w:val="0"/>
          <w:marTop w:val="0"/>
          <w:marBottom w:val="0"/>
          <w:divBdr>
            <w:top w:val="none" w:sz="0" w:space="0" w:color="auto"/>
            <w:left w:val="none" w:sz="0" w:space="0" w:color="auto"/>
            <w:bottom w:val="none" w:sz="0" w:space="0" w:color="auto"/>
            <w:right w:val="none" w:sz="0" w:space="0" w:color="auto"/>
          </w:divBdr>
        </w:div>
        <w:div w:id="842627105">
          <w:marLeft w:val="640"/>
          <w:marRight w:val="0"/>
          <w:marTop w:val="0"/>
          <w:marBottom w:val="0"/>
          <w:divBdr>
            <w:top w:val="none" w:sz="0" w:space="0" w:color="auto"/>
            <w:left w:val="none" w:sz="0" w:space="0" w:color="auto"/>
            <w:bottom w:val="none" w:sz="0" w:space="0" w:color="auto"/>
            <w:right w:val="none" w:sz="0" w:space="0" w:color="auto"/>
          </w:divBdr>
        </w:div>
        <w:div w:id="2077362054">
          <w:marLeft w:val="640"/>
          <w:marRight w:val="0"/>
          <w:marTop w:val="0"/>
          <w:marBottom w:val="0"/>
          <w:divBdr>
            <w:top w:val="none" w:sz="0" w:space="0" w:color="auto"/>
            <w:left w:val="none" w:sz="0" w:space="0" w:color="auto"/>
            <w:bottom w:val="none" w:sz="0" w:space="0" w:color="auto"/>
            <w:right w:val="none" w:sz="0" w:space="0" w:color="auto"/>
          </w:divBdr>
        </w:div>
        <w:div w:id="2113161086">
          <w:marLeft w:val="640"/>
          <w:marRight w:val="0"/>
          <w:marTop w:val="0"/>
          <w:marBottom w:val="0"/>
          <w:divBdr>
            <w:top w:val="none" w:sz="0" w:space="0" w:color="auto"/>
            <w:left w:val="none" w:sz="0" w:space="0" w:color="auto"/>
            <w:bottom w:val="none" w:sz="0" w:space="0" w:color="auto"/>
            <w:right w:val="none" w:sz="0" w:space="0" w:color="auto"/>
          </w:divBdr>
        </w:div>
        <w:div w:id="525412054">
          <w:marLeft w:val="640"/>
          <w:marRight w:val="0"/>
          <w:marTop w:val="0"/>
          <w:marBottom w:val="0"/>
          <w:divBdr>
            <w:top w:val="none" w:sz="0" w:space="0" w:color="auto"/>
            <w:left w:val="none" w:sz="0" w:space="0" w:color="auto"/>
            <w:bottom w:val="none" w:sz="0" w:space="0" w:color="auto"/>
            <w:right w:val="none" w:sz="0" w:space="0" w:color="auto"/>
          </w:divBdr>
        </w:div>
        <w:div w:id="83889499">
          <w:marLeft w:val="640"/>
          <w:marRight w:val="0"/>
          <w:marTop w:val="0"/>
          <w:marBottom w:val="0"/>
          <w:divBdr>
            <w:top w:val="none" w:sz="0" w:space="0" w:color="auto"/>
            <w:left w:val="none" w:sz="0" w:space="0" w:color="auto"/>
            <w:bottom w:val="none" w:sz="0" w:space="0" w:color="auto"/>
            <w:right w:val="none" w:sz="0" w:space="0" w:color="auto"/>
          </w:divBdr>
        </w:div>
        <w:div w:id="1240556971">
          <w:marLeft w:val="640"/>
          <w:marRight w:val="0"/>
          <w:marTop w:val="0"/>
          <w:marBottom w:val="0"/>
          <w:divBdr>
            <w:top w:val="none" w:sz="0" w:space="0" w:color="auto"/>
            <w:left w:val="none" w:sz="0" w:space="0" w:color="auto"/>
            <w:bottom w:val="none" w:sz="0" w:space="0" w:color="auto"/>
            <w:right w:val="none" w:sz="0" w:space="0" w:color="auto"/>
          </w:divBdr>
        </w:div>
        <w:div w:id="848836490">
          <w:marLeft w:val="640"/>
          <w:marRight w:val="0"/>
          <w:marTop w:val="0"/>
          <w:marBottom w:val="0"/>
          <w:divBdr>
            <w:top w:val="none" w:sz="0" w:space="0" w:color="auto"/>
            <w:left w:val="none" w:sz="0" w:space="0" w:color="auto"/>
            <w:bottom w:val="none" w:sz="0" w:space="0" w:color="auto"/>
            <w:right w:val="none" w:sz="0" w:space="0" w:color="auto"/>
          </w:divBdr>
        </w:div>
        <w:div w:id="284041365">
          <w:marLeft w:val="640"/>
          <w:marRight w:val="0"/>
          <w:marTop w:val="0"/>
          <w:marBottom w:val="0"/>
          <w:divBdr>
            <w:top w:val="none" w:sz="0" w:space="0" w:color="auto"/>
            <w:left w:val="none" w:sz="0" w:space="0" w:color="auto"/>
            <w:bottom w:val="none" w:sz="0" w:space="0" w:color="auto"/>
            <w:right w:val="none" w:sz="0" w:space="0" w:color="auto"/>
          </w:divBdr>
        </w:div>
        <w:div w:id="717825181">
          <w:marLeft w:val="640"/>
          <w:marRight w:val="0"/>
          <w:marTop w:val="0"/>
          <w:marBottom w:val="0"/>
          <w:divBdr>
            <w:top w:val="none" w:sz="0" w:space="0" w:color="auto"/>
            <w:left w:val="none" w:sz="0" w:space="0" w:color="auto"/>
            <w:bottom w:val="none" w:sz="0" w:space="0" w:color="auto"/>
            <w:right w:val="none" w:sz="0" w:space="0" w:color="auto"/>
          </w:divBdr>
        </w:div>
        <w:div w:id="1506240673">
          <w:marLeft w:val="640"/>
          <w:marRight w:val="0"/>
          <w:marTop w:val="0"/>
          <w:marBottom w:val="0"/>
          <w:divBdr>
            <w:top w:val="none" w:sz="0" w:space="0" w:color="auto"/>
            <w:left w:val="none" w:sz="0" w:space="0" w:color="auto"/>
            <w:bottom w:val="none" w:sz="0" w:space="0" w:color="auto"/>
            <w:right w:val="none" w:sz="0" w:space="0" w:color="auto"/>
          </w:divBdr>
        </w:div>
        <w:div w:id="1778672820">
          <w:marLeft w:val="640"/>
          <w:marRight w:val="0"/>
          <w:marTop w:val="0"/>
          <w:marBottom w:val="0"/>
          <w:divBdr>
            <w:top w:val="none" w:sz="0" w:space="0" w:color="auto"/>
            <w:left w:val="none" w:sz="0" w:space="0" w:color="auto"/>
            <w:bottom w:val="none" w:sz="0" w:space="0" w:color="auto"/>
            <w:right w:val="none" w:sz="0" w:space="0" w:color="auto"/>
          </w:divBdr>
        </w:div>
        <w:div w:id="57291733">
          <w:marLeft w:val="640"/>
          <w:marRight w:val="0"/>
          <w:marTop w:val="0"/>
          <w:marBottom w:val="0"/>
          <w:divBdr>
            <w:top w:val="none" w:sz="0" w:space="0" w:color="auto"/>
            <w:left w:val="none" w:sz="0" w:space="0" w:color="auto"/>
            <w:bottom w:val="none" w:sz="0" w:space="0" w:color="auto"/>
            <w:right w:val="none" w:sz="0" w:space="0" w:color="auto"/>
          </w:divBdr>
        </w:div>
        <w:div w:id="984621354">
          <w:marLeft w:val="640"/>
          <w:marRight w:val="0"/>
          <w:marTop w:val="0"/>
          <w:marBottom w:val="0"/>
          <w:divBdr>
            <w:top w:val="none" w:sz="0" w:space="0" w:color="auto"/>
            <w:left w:val="none" w:sz="0" w:space="0" w:color="auto"/>
            <w:bottom w:val="none" w:sz="0" w:space="0" w:color="auto"/>
            <w:right w:val="none" w:sz="0" w:space="0" w:color="auto"/>
          </w:divBdr>
        </w:div>
        <w:div w:id="1393310325">
          <w:marLeft w:val="640"/>
          <w:marRight w:val="0"/>
          <w:marTop w:val="0"/>
          <w:marBottom w:val="0"/>
          <w:divBdr>
            <w:top w:val="none" w:sz="0" w:space="0" w:color="auto"/>
            <w:left w:val="none" w:sz="0" w:space="0" w:color="auto"/>
            <w:bottom w:val="none" w:sz="0" w:space="0" w:color="auto"/>
            <w:right w:val="none" w:sz="0" w:space="0" w:color="auto"/>
          </w:divBdr>
        </w:div>
        <w:div w:id="1772579057">
          <w:marLeft w:val="640"/>
          <w:marRight w:val="0"/>
          <w:marTop w:val="0"/>
          <w:marBottom w:val="0"/>
          <w:divBdr>
            <w:top w:val="none" w:sz="0" w:space="0" w:color="auto"/>
            <w:left w:val="none" w:sz="0" w:space="0" w:color="auto"/>
            <w:bottom w:val="none" w:sz="0" w:space="0" w:color="auto"/>
            <w:right w:val="none" w:sz="0" w:space="0" w:color="auto"/>
          </w:divBdr>
        </w:div>
        <w:div w:id="498811865">
          <w:marLeft w:val="640"/>
          <w:marRight w:val="0"/>
          <w:marTop w:val="0"/>
          <w:marBottom w:val="0"/>
          <w:divBdr>
            <w:top w:val="none" w:sz="0" w:space="0" w:color="auto"/>
            <w:left w:val="none" w:sz="0" w:space="0" w:color="auto"/>
            <w:bottom w:val="none" w:sz="0" w:space="0" w:color="auto"/>
            <w:right w:val="none" w:sz="0" w:space="0" w:color="auto"/>
          </w:divBdr>
        </w:div>
        <w:div w:id="264962120">
          <w:marLeft w:val="640"/>
          <w:marRight w:val="0"/>
          <w:marTop w:val="0"/>
          <w:marBottom w:val="0"/>
          <w:divBdr>
            <w:top w:val="none" w:sz="0" w:space="0" w:color="auto"/>
            <w:left w:val="none" w:sz="0" w:space="0" w:color="auto"/>
            <w:bottom w:val="none" w:sz="0" w:space="0" w:color="auto"/>
            <w:right w:val="none" w:sz="0" w:space="0" w:color="auto"/>
          </w:divBdr>
        </w:div>
        <w:div w:id="909005602">
          <w:marLeft w:val="640"/>
          <w:marRight w:val="0"/>
          <w:marTop w:val="0"/>
          <w:marBottom w:val="0"/>
          <w:divBdr>
            <w:top w:val="none" w:sz="0" w:space="0" w:color="auto"/>
            <w:left w:val="none" w:sz="0" w:space="0" w:color="auto"/>
            <w:bottom w:val="none" w:sz="0" w:space="0" w:color="auto"/>
            <w:right w:val="none" w:sz="0" w:space="0" w:color="auto"/>
          </w:divBdr>
        </w:div>
        <w:div w:id="421994599">
          <w:marLeft w:val="640"/>
          <w:marRight w:val="0"/>
          <w:marTop w:val="0"/>
          <w:marBottom w:val="0"/>
          <w:divBdr>
            <w:top w:val="none" w:sz="0" w:space="0" w:color="auto"/>
            <w:left w:val="none" w:sz="0" w:space="0" w:color="auto"/>
            <w:bottom w:val="none" w:sz="0" w:space="0" w:color="auto"/>
            <w:right w:val="none" w:sz="0" w:space="0" w:color="auto"/>
          </w:divBdr>
        </w:div>
        <w:div w:id="1527131862">
          <w:marLeft w:val="640"/>
          <w:marRight w:val="0"/>
          <w:marTop w:val="0"/>
          <w:marBottom w:val="0"/>
          <w:divBdr>
            <w:top w:val="none" w:sz="0" w:space="0" w:color="auto"/>
            <w:left w:val="none" w:sz="0" w:space="0" w:color="auto"/>
            <w:bottom w:val="none" w:sz="0" w:space="0" w:color="auto"/>
            <w:right w:val="none" w:sz="0" w:space="0" w:color="auto"/>
          </w:divBdr>
        </w:div>
        <w:div w:id="793863988">
          <w:marLeft w:val="640"/>
          <w:marRight w:val="0"/>
          <w:marTop w:val="0"/>
          <w:marBottom w:val="0"/>
          <w:divBdr>
            <w:top w:val="none" w:sz="0" w:space="0" w:color="auto"/>
            <w:left w:val="none" w:sz="0" w:space="0" w:color="auto"/>
            <w:bottom w:val="none" w:sz="0" w:space="0" w:color="auto"/>
            <w:right w:val="none" w:sz="0" w:space="0" w:color="auto"/>
          </w:divBdr>
        </w:div>
        <w:div w:id="1754858816">
          <w:marLeft w:val="640"/>
          <w:marRight w:val="0"/>
          <w:marTop w:val="0"/>
          <w:marBottom w:val="0"/>
          <w:divBdr>
            <w:top w:val="none" w:sz="0" w:space="0" w:color="auto"/>
            <w:left w:val="none" w:sz="0" w:space="0" w:color="auto"/>
            <w:bottom w:val="none" w:sz="0" w:space="0" w:color="auto"/>
            <w:right w:val="none" w:sz="0" w:space="0" w:color="auto"/>
          </w:divBdr>
        </w:div>
        <w:div w:id="2011443834">
          <w:marLeft w:val="640"/>
          <w:marRight w:val="0"/>
          <w:marTop w:val="0"/>
          <w:marBottom w:val="0"/>
          <w:divBdr>
            <w:top w:val="none" w:sz="0" w:space="0" w:color="auto"/>
            <w:left w:val="none" w:sz="0" w:space="0" w:color="auto"/>
            <w:bottom w:val="none" w:sz="0" w:space="0" w:color="auto"/>
            <w:right w:val="none" w:sz="0" w:space="0" w:color="auto"/>
          </w:divBdr>
        </w:div>
        <w:div w:id="170799230">
          <w:marLeft w:val="640"/>
          <w:marRight w:val="0"/>
          <w:marTop w:val="0"/>
          <w:marBottom w:val="0"/>
          <w:divBdr>
            <w:top w:val="none" w:sz="0" w:space="0" w:color="auto"/>
            <w:left w:val="none" w:sz="0" w:space="0" w:color="auto"/>
            <w:bottom w:val="none" w:sz="0" w:space="0" w:color="auto"/>
            <w:right w:val="none" w:sz="0" w:space="0" w:color="auto"/>
          </w:divBdr>
        </w:div>
        <w:div w:id="156456454">
          <w:marLeft w:val="640"/>
          <w:marRight w:val="0"/>
          <w:marTop w:val="0"/>
          <w:marBottom w:val="0"/>
          <w:divBdr>
            <w:top w:val="none" w:sz="0" w:space="0" w:color="auto"/>
            <w:left w:val="none" w:sz="0" w:space="0" w:color="auto"/>
            <w:bottom w:val="none" w:sz="0" w:space="0" w:color="auto"/>
            <w:right w:val="none" w:sz="0" w:space="0" w:color="auto"/>
          </w:divBdr>
        </w:div>
        <w:div w:id="1739673268">
          <w:marLeft w:val="640"/>
          <w:marRight w:val="0"/>
          <w:marTop w:val="0"/>
          <w:marBottom w:val="0"/>
          <w:divBdr>
            <w:top w:val="none" w:sz="0" w:space="0" w:color="auto"/>
            <w:left w:val="none" w:sz="0" w:space="0" w:color="auto"/>
            <w:bottom w:val="none" w:sz="0" w:space="0" w:color="auto"/>
            <w:right w:val="none" w:sz="0" w:space="0" w:color="auto"/>
          </w:divBdr>
        </w:div>
        <w:div w:id="1412391399">
          <w:marLeft w:val="640"/>
          <w:marRight w:val="0"/>
          <w:marTop w:val="0"/>
          <w:marBottom w:val="0"/>
          <w:divBdr>
            <w:top w:val="none" w:sz="0" w:space="0" w:color="auto"/>
            <w:left w:val="none" w:sz="0" w:space="0" w:color="auto"/>
            <w:bottom w:val="none" w:sz="0" w:space="0" w:color="auto"/>
            <w:right w:val="none" w:sz="0" w:space="0" w:color="auto"/>
          </w:divBdr>
        </w:div>
        <w:div w:id="1326932759">
          <w:marLeft w:val="640"/>
          <w:marRight w:val="0"/>
          <w:marTop w:val="0"/>
          <w:marBottom w:val="0"/>
          <w:divBdr>
            <w:top w:val="none" w:sz="0" w:space="0" w:color="auto"/>
            <w:left w:val="none" w:sz="0" w:space="0" w:color="auto"/>
            <w:bottom w:val="none" w:sz="0" w:space="0" w:color="auto"/>
            <w:right w:val="none" w:sz="0" w:space="0" w:color="auto"/>
          </w:divBdr>
        </w:div>
        <w:div w:id="1589121108">
          <w:marLeft w:val="640"/>
          <w:marRight w:val="0"/>
          <w:marTop w:val="0"/>
          <w:marBottom w:val="0"/>
          <w:divBdr>
            <w:top w:val="none" w:sz="0" w:space="0" w:color="auto"/>
            <w:left w:val="none" w:sz="0" w:space="0" w:color="auto"/>
            <w:bottom w:val="none" w:sz="0" w:space="0" w:color="auto"/>
            <w:right w:val="none" w:sz="0" w:space="0" w:color="auto"/>
          </w:divBdr>
        </w:div>
        <w:div w:id="284428795">
          <w:marLeft w:val="640"/>
          <w:marRight w:val="0"/>
          <w:marTop w:val="0"/>
          <w:marBottom w:val="0"/>
          <w:divBdr>
            <w:top w:val="none" w:sz="0" w:space="0" w:color="auto"/>
            <w:left w:val="none" w:sz="0" w:space="0" w:color="auto"/>
            <w:bottom w:val="none" w:sz="0" w:space="0" w:color="auto"/>
            <w:right w:val="none" w:sz="0" w:space="0" w:color="auto"/>
          </w:divBdr>
        </w:div>
        <w:div w:id="1662542618">
          <w:marLeft w:val="640"/>
          <w:marRight w:val="0"/>
          <w:marTop w:val="0"/>
          <w:marBottom w:val="0"/>
          <w:divBdr>
            <w:top w:val="none" w:sz="0" w:space="0" w:color="auto"/>
            <w:left w:val="none" w:sz="0" w:space="0" w:color="auto"/>
            <w:bottom w:val="none" w:sz="0" w:space="0" w:color="auto"/>
            <w:right w:val="none" w:sz="0" w:space="0" w:color="auto"/>
          </w:divBdr>
        </w:div>
        <w:div w:id="1044676210">
          <w:marLeft w:val="640"/>
          <w:marRight w:val="0"/>
          <w:marTop w:val="0"/>
          <w:marBottom w:val="0"/>
          <w:divBdr>
            <w:top w:val="none" w:sz="0" w:space="0" w:color="auto"/>
            <w:left w:val="none" w:sz="0" w:space="0" w:color="auto"/>
            <w:bottom w:val="none" w:sz="0" w:space="0" w:color="auto"/>
            <w:right w:val="none" w:sz="0" w:space="0" w:color="auto"/>
          </w:divBdr>
        </w:div>
        <w:div w:id="1051341272">
          <w:marLeft w:val="640"/>
          <w:marRight w:val="0"/>
          <w:marTop w:val="0"/>
          <w:marBottom w:val="0"/>
          <w:divBdr>
            <w:top w:val="none" w:sz="0" w:space="0" w:color="auto"/>
            <w:left w:val="none" w:sz="0" w:space="0" w:color="auto"/>
            <w:bottom w:val="none" w:sz="0" w:space="0" w:color="auto"/>
            <w:right w:val="none" w:sz="0" w:space="0" w:color="auto"/>
          </w:divBdr>
        </w:div>
        <w:div w:id="23336437">
          <w:marLeft w:val="640"/>
          <w:marRight w:val="0"/>
          <w:marTop w:val="0"/>
          <w:marBottom w:val="0"/>
          <w:divBdr>
            <w:top w:val="none" w:sz="0" w:space="0" w:color="auto"/>
            <w:left w:val="none" w:sz="0" w:space="0" w:color="auto"/>
            <w:bottom w:val="none" w:sz="0" w:space="0" w:color="auto"/>
            <w:right w:val="none" w:sz="0" w:space="0" w:color="auto"/>
          </w:divBdr>
        </w:div>
        <w:div w:id="782312473">
          <w:marLeft w:val="640"/>
          <w:marRight w:val="0"/>
          <w:marTop w:val="0"/>
          <w:marBottom w:val="0"/>
          <w:divBdr>
            <w:top w:val="none" w:sz="0" w:space="0" w:color="auto"/>
            <w:left w:val="none" w:sz="0" w:space="0" w:color="auto"/>
            <w:bottom w:val="none" w:sz="0" w:space="0" w:color="auto"/>
            <w:right w:val="none" w:sz="0" w:space="0" w:color="auto"/>
          </w:divBdr>
        </w:div>
        <w:div w:id="1371299267">
          <w:marLeft w:val="640"/>
          <w:marRight w:val="0"/>
          <w:marTop w:val="0"/>
          <w:marBottom w:val="0"/>
          <w:divBdr>
            <w:top w:val="none" w:sz="0" w:space="0" w:color="auto"/>
            <w:left w:val="none" w:sz="0" w:space="0" w:color="auto"/>
            <w:bottom w:val="none" w:sz="0" w:space="0" w:color="auto"/>
            <w:right w:val="none" w:sz="0" w:space="0" w:color="auto"/>
          </w:divBdr>
        </w:div>
        <w:div w:id="1722291942">
          <w:marLeft w:val="640"/>
          <w:marRight w:val="0"/>
          <w:marTop w:val="0"/>
          <w:marBottom w:val="0"/>
          <w:divBdr>
            <w:top w:val="none" w:sz="0" w:space="0" w:color="auto"/>
            <w:left w:val="none" w:sz="0" w:space="0" w:color="auto"/>
            <w:bottom w:val="none" w:sz="0" w:space="0" w:color="auto"/>
            <w:right w:val="none" w:sz="0" w:space="0" w:color="auto"/>
          </w:divBdr>
        </w:div>
      </w:divsChild>
    </w:div>
    <w:div w:id="1494949650">
      <w:bodyDiv w:val="1"/>
      <w:marLeft w:val="0"/>
      <w:marRight w:val="0"/>
      <w:marTop w:val="0"/>
      <w:marBottom w:val="0"/>
      <w:divBdr>
        <w:top w:val="none" w:sz="0" w:space="0" w:color="auto"/>
        <w:left w:val="none" w:sz="0" w:space="0" w:color="auto"/>
        <w:bottom w:val="none" w:sz="0" w:space="0" w:color="auto"/>
        <w:right w:val="none" w:sz="0" w:space="0" w:color="auto"/>
      </w:divBdr>
      <w:divsChild>
        <w:div w:id="1790541093">
          <w:marLeft w:val="640"/>
          <w:marRight w:val="0"/>
          <w:marTop w:val="0"/>
          <w:marBottom w:val="0"/>
          <w:divBdr>
            <w:top w:val="none" w:sz="0" w:space="0" w:color="auto"/>
            <w:left w:val="none" w:sz="0" w:space="0" w:color="auto"/>
            <w:bottom w:val="none" w:sz="0" w:space="0" w:color="auto"/>
            <w:right w:val="none" w:sz="0" w:space="0" w:color="auto"/>
          </w:divBdr>
        </w:div>
        <w:div w:id="1096094501">
          <w:marLeft w:val="640"/>
          <w:marRight w:val="0"/>
          <w:marTop w:val="0"/>
          <w:marBottom w:val="0"/>
          <w:divBdr>
            <w:top w:val="none" w:sz="0" w:space="0" w:color="auto"/>
            <w:left w:val="none" w:sz="0" w:space="0" w:color="auto"/>
            <w:bottom w:val="none" w:sz="0" w:space="0" w:color="auto"/>
            <w:right w:val="none" w:sz="0" w:space="0" w:color="auto"/>
          </w:divBdr>
        </w:div>
        <w:div w:id="141820331">
          <w:marLeft w:val="640"/>
          <w:marRight w:val="0"/>
          <w:marTop w:val="0"/>
          <w:marBottom w:val="0"/>
          <w:divBdr>
            <w:top w:val="none" w:sz="0" w:space="0" w:color="auto"/>
            <w:left w:val="none" w:sz="0" w:space="0" w:color="auto"/>
            <w:bottom w:val="none" w:sz="0" w:space="0" w:color="auto"/>
            <w:right w:val="none" w:sz="0" w:space="0" w:color="auto"/>
          </w:divBdr>
        </w:div>
        <w:div w:id="188950978">
          <w:marLeft w:val="640"/>
          <w:marRight w:val="0"/>
          <w:marTop w:val="0"/>
          <w:marBottom w:val="0"/>
          <w:divBdr>
            <w:top w:val="none" w:sz="0" w:space="0" w:color="auto"/>
            <w:left w:val="none" w:sz="0" w:space="0" w:color="auto"/>
            <w:bottom w:val="none" w:sz="0" w:space="0" w:color="auto"/>
            <w:right w:val="none" w:sz="0" w:space="0" w:color="auto"/>
          </w:divBdr>
        </w:div>
        <w:div w:id="161169721">
          <w:marLeft w:val="640"/>
          <w:marRight w:val="0"/>
          <w:marTop w:val="0"/>
          <w:marBottom w:val="0"/>
          <w:divBdr>
            <w:top w:val="none" w:sz="0" w:space="0" w:color="auto"/>
            <w:left w:val="none" w:sz="0" w:space="0" w:color="auto"/>
            <w:bottom w:val="none" w:sz="0" w:space="0" w:color="auto"/>
            <w:right w:val="none" w:sz="0" w:space="0" w:color="auto"/>
          </w:divBdr>
        </w:div>
        <w:div w:id="110826539">
          <w:marLeft w:val="640"/>
          <w:marRight w:val="0"/>
          <w:marTop w:val="0"/>
          <w:marBottom w:val="0"/>
          <w:divBdr>
            <w:top w:val="none" w:sz="0" w:space="0" w:color="auto"/>
            <w:left w:val="none" w:sz="0" w:space="0" w:color="auto"/>
            <w:bottom w:val="none" w:sz="0" w:space="0" w:color="auto"/>
            <w:right w:val="none" w:sz="0" w:space="0" w:color="auto"/>
          </w:divBdr>
        </w:div>
        <w:div w:id="4553834">
          <w:marLeft w:val="640"/>
          <w:marRight w:val="0"/>
          <w:marTop w:val="0"/>
          <w:marBottom w:val="0"/>
          <w:divBdr>
            <w:top w:val="none" w:sz="0" w:space="0" w:color="auto"/>
            <w:left w:val="none" w:sz="0" w:space="0" w:color="auto"/>
            <w:bottom w:val="none" w:sz="0" w:space="0" w:color="auto"/>
            <w:right w:val="none" w:sz="0" w:space="0" w:color="auto"/>
          </w:divBdr>
        </w:div>
        <w:div w:id="1265764848">
          <w:marLeft w:val="640"/>
          <w:marRight w:val="0"/>
          <w:marTop w:val="0"/>
          <w:marBottom w:val="0"/>
          <w:divBdr>
            <w:top w:val="none" w:sz="0" w:space="0" w:color="auto"/>
            <w:left w:val="none" w:sz="0" w:space="0" w:color="auto"/>
            <w:bottom w:val="none" w:sz="0" w:space="0" w:color="auto"/>
            <w:right w:val="none" w:sz="0" w:space="0" w:color="auto"/>
          </w:divBdr>
        </w:div>
        <w:div w:id="1628971198">
          <w:marLeft w:val="640"/>
          <w:marRight w:val="0"/>
          <w:marTop w:val="0"/>
          <w:marBottom w:val="0"/>
          <w:divBdr>
            <w:top w:val="none" w:sz="0" w:space="0" w:color="auto"/>
            <w:left w:val="none" w:sz="0" w:space="0" w:color="auto"/>
            <w:bottom w:val="none" w:sz="0" w:space="0" w:color="auto"/>
            <w:right w:val="none" w:sz="0" w:space="0" w:color="auto"/>
          </w:divBdr>
        </w:div>
        <w:div w:id="2012951879">
          <w:marLeft w:val="640"/>
          <w:marRight w:val="0"/>
          <w:marTop w:val="0"/>
          <w:marBottom w:val="0"/>
          <w:divBdr>
            <w:top w:val="none" w:sz="0" w:space="0" w:color="auto"/>
            <w:left w:val="none" w:sz="0" w:space="0" w:color="auto"/>
            <w:bottom w:val="none" w:sz="0" w:space="0" w:color="auto"/>
            <w:right w:val="none" w:sz="0" w:space="0" w:color="auto"/>
          </w:divBdr>
        </w:div>
        <w:div w:id="12153097">
          <w:marLeft w:val="640"/>
          <w:marRight w:val="0"/>
          <w:marTop w:val="0"/>
          <w:marBottom w:val="0"/>
          <w:divBdr>
            <w:top w:val="none" w:sz="0" w:space="0" w:color="auto"/>
            <w:left w:val="none" w:sz="0" w:space="0" w:color="auto"/>
            <w:bottom w:val="none" w:sz="0" w:space="0" w:color="auto"/>
            <w:right w:val="none" w:sz="0" w:space="0" w:color="auto"/>
          </w:divBdr>
        </w:div>
        <w:div w:id="112479149">
          <w:marLeft w:val="640"/>
          <w:marRight w:val="0"/>
          <w:marTop w:val="0"/>
          <w:marBottom w:val="0"/>
          <w:divBdr>
            <w:top w:val="none" w:sz="0" w:space="0" w:color="auto"/>
            <w:left w:val="none" w:sz="0" w:space="0" w:color="auto"/>
            <w:bottom w:val="none" w:sz="0" w:space="0" w:color="auto"/>
            <w:right w:val="none" w:sz="0" w:space="0" w:color="auto"/>
          </w:divBdr>
        </w:div>
        <w:div w:id="1236739655">
          <w:marLeft w:val="640"/>
          <w:marRight w:val="0"/>
          <w:marTop w:val="0"/>
          <w:marBottom w:val="0"/>
          <w:divBdr>
            <w:top w:val="none" w:sz="0" w:space="0" w:color="auto"/>
            <w:left w:val="none" w:sz="0" w:space="0" w:color="auto"/>
            <w:bottom w:val="none" w:sz="0" w:space="0" w:color="auto"/>
            <w:right w:val="none" w:sz="0" w:space="0" w:color="auto"/>
          </w:divBdr>
        </w:div>
        <w:div w:id="2136023403">
          <w:marLeft w:val="640"/>
          <w:marRight w:val="0"/>
          <w:marTop w:val="0"/>
          <w:marBottom w:val="0"/>
          <w:divBdr>
            <w:top w:val="none" w:sz="0" w:space="0" w:color="auto"/>
            <w:left w:val="none" w:sz="0" w:space="0" w:color="auto"/>
            <w:bottom w:val="none" w:sz="0" w:space="0" w:color="auto"/>
            <w:right w:val="none" w:sz="0" w:space="0" w:color="auto"/>
          </w:divBdr>
        </w:div>
        <w:div w:id="617832857">
          <w:marLeft w:val="640"/>
          <w:marRight w:val="0"/>
          <w:marTop w:val="0"/>
          <w:marBottom w:val="0"/>
          <w:divBdr>
            <w:top w:val="none" w:sz="0" w:space="0" w:color="auto"/>
            <w:left w:val="none" w:sz="0" w:space="0" w:color="auto"/>
            <w:bottom w:val="none" w:sz="0" w:space="0" w:color="auto"/>
            <w:right w:val="none" w:sz="0" w:space="0" w:color="auto"/>
          </w:divBdr>
        </w:div>
        <w:div w:id="1972438033">
          <w:marLeft w:val="640"/>
          <w:marRight w:val="0"/>
          <w:marTop w:val="0"/>
          <w:marBottom w:val="0"/>
          <w:divBdr>
            <w:top w:val="none" w:sz="0" w:space="0" w:color="auto"/>
            <w:left w:val="none" w:sz="0" w:space="0" w:color="auto"/>
            <w:bottom w:val="none" w:sz="0" w:space="0" w:color="auto"/>
            <w:right w:val="none" w:sz="0" w:space="0" w:color="auto"/>
          </w:divBdr>
        </w:div>
        <w:div w:id="1622028808">
          <w:marLeft w:val="640"/>
          <w:marRight w:val="0"/>
          <w:marTop w:val="0"/>
          <w:marBottom w:val="0"/>
          <w:divBdr>
            <w:top w:val="none" w:sz="0" w:space="0" w:color="auto"/>
            <w:left w:val="none" w:sz="0" w:space="0" w:color="auto"/>
            <w:bottom w:val="none" w:sz="0" w:space="0" w:color="auto"/>
            <w:right w:val="none" w:sz="0" w:space="0" w:color="auto"/>
          </w:divBdr>
        </w:div>
        <w:div w:id="1079064244">
          <w:marLeft w:val="640"/>
          <w:marRight w:val="0"/>
          <w:marTop w:val="0"/>
          <w:marBottom w:val="0"/>
          <w:divBdr>
            <w:top w:val="none" w:sz="0" w:space="0" w:color="auto"/>
            <w:left w:val="none" w:sz="0" w:space="0" w:color="auto"/>
            <w:bottom w:val="none" w:sz="0" w:space="0" w:color="auto"/>
            <w:right w:val="none" w:sz="0" w:space="0" w:color="auto"/>
          </w:divBdr>
        </w:div>
        <w:div w:id="1985742746">
          <w:marLeft w:val="640"/>
          <w:marRight w:val="0"/>
          <w:marTop w:val="0"/>
          <w:marBottom w:val="0"/>
          <w:divBdr>
            <w:top w:val="none" w:sz="0" w:space="0" w:color="auto"/>
            <w:left w:val="none" w:sz="0" w:space="0" w:color="auto"/>
            <w:bottom w:val="none" w:sz="0" w:space="0" w:color="auto"/>
            <w:right w:val="none" w:sz="0" w:space="0" w:color="auto"/>
          </w:divBdr>
        </w:div>
        <w:div w:id="326520679">
          <w:marLeft w:val="640"/>
          <w:marRight w:val="0"/>
          <w:marTop w:val="0"/>
          <w:marBottom w:val="0"/>
          <w:divBdr>
            <w:top w:val="none" w:sz="0" w:space="0" w:color="auto"/>
            <w:left w:val="none" w:sz="0" w:space="0" w:color="auto"/>
            <w:bottom w:val="none" w:sz="0" w:space="0" w:color="auto"/>
            <w:right w:val="none" w:sz="0" w:space="0" w:color="auto"/>
          </w:divBdr>
        </w:div>
        <w:div w:id="1428118562">
          <w:marLeft w:val="640"/>
          <w:marRight w:val="0"/>
          <w:marTop w:val="0"/>
          <w:marBottom w:val="0"/>
          <w:divBdr>
            <w:top w:val="none" w:sz="0" w:space="0" w:color="auto"/>
            <w:left w:val="none" w:sz="0" w:space="0" w:color="auto"/>
            <w:bottom w:val="none" w:sz="0" w:space="0" w:color="auto"/>
            <w:right w:val="none" w:sz="0" w:space="0" w:color="auto"/>
          </w:divBdr>
        </w:div>
        <w:div w:id="1327199773">
          <w:marLeft w:val="640"/>
          <w:marRight w:val="0"/>
          <w:marTop w:val="0"/>
          <w:marBottom w:val="0"/>
          <w:divBdr>
            <w:top w:val="none" w:sz="0" w:space="0" w:color="auto"/>
            <w:left w:val="none" w:sz="0" w:space="0" w:color="auto"/>
            <w:bottom w:val="none" w:sz="0" w:space="0" w:color="auto"/>
            <w:right w:val="none" w:sz="0" w:space="0" w:color="auto"/>
          </w:divBdr>
        </w:div>
        <w:div w:id="1940597848">
          <w:marLeft w:val="640"/>
          <w:marRight w:val="0"/>
          <w:marTop w:val="0"/>
          <w:marBottom w:val="0"/>
          <w:divBdr>
            <w:top w:val="none" w:sz="0" w:space="0" w:color="auto"/>
            <w:left w:val="none" w:sz="0" w:space="0" w:color="auto"/>
            <w:bottom w:val="none" w:sz="0" w:space="0" w:color="auto"/>
            <w:right w:val="none" w:sz="0" w:space="0" w:color="auto"/>
          </w:divBdr>
        </w:div>
        <w:div w:id="980187862">
          <w:marLeft w:val="640"/>
          <w:marRight w:val="0"/>
          <w:marTop w:val="0"/>
          <w:marBottom w:val="0"/>
          <w:divBdr>
            <w:top w:val="none" w:sz="0" w:space="0" w:color="auto"/>
            <w:left w:val="none" w:sz="0" w:space="0" w:color="auto"/>
            <w:bottom w:val="none" w:sz="0" w:space="0" w:color="auto"/>
            <w:right w:val="none" w:sz="0" w:space="0" w:color="auto"/>
          </w:divBdr>
        </w:div>
        <w:div w:id="793716145">
          <w:marLeft w:val="640"/>
          <w:marRight w:val="0"/>
          <w:marTop w:val="0"/>
          <w:marBottom w:val="0"/>
          <w:divBdr>
            <w:top w:val="none" w:sz="0" w:space="0" w:color="auto"/>
            <w:left w:val="none" w:sz="0" w:space="0" w:color="auto"/>
            <w:bottom w:val="none" w:sz="0" w:space="0" w:color="auto"/>
            <w:right w:val="none" w:sz="0" w:space="0" w:color="auto"/>
          </w:divBdr>
        </w:div>
        <w:div w:id="1533029296">
          <w:marLeft w:val="640"/>
          <w:marRight w:val="0"/>
          <w:marTop w:val="0"/>
          <w:marBottom w:val="0"/>
          <w:divBdr>
            <w:top w:val="none" w:sz="0" w:space="0" w:color="auto"/>
            <w:left w:val="none" w:sz="0" w:space="0" w:color="auto"/>
            <w:bottom w:val="none" w:sz="0" w:space="0" w:color="auto"/>
            <w:right w:val="none" w:sz="0" w:space="0" w:color="auto"/>
          </w:divBdr>
        </w:div>
        <w:div w:id="924188972">
          <w:marLeft w:val="640"/>
          <w:marRight w:val="0"/>
          <w:marTop w:val="0"/>
          <w:marBottom w:val="0"/>
          <w:divBdr>
            <w:top w:val="none" w:sz="0" w:space="0" w:color="auto"/>
            <w:left w:val="none" w:sz="0" w:space="0" w:color="auto"/>
            <w:bottom w:val="none" w:sz="0" w:space="0" w:color="auto"/>
            <w:right w:val="none" w:sz="0" w:space="0" w:color="auto"/>
          </w:divBdr>
        </w:div>
        <w:div w:id="1560283611">
          <w:marLeft w:val="640"/>
          <w:marRight w:val="0"/>
          <w:marTop w:val="0"/>
          <w:marBottom w:val="0"/>
          <w:divBdr>
            <w:top w:val="none" w:sz="0" w:space="0" w:color="auto"/>
            <w:left w:val="none" w:sz="0" w:space="0" w:color="auto"/>
            <w:bottom w:val="none" w:sz="0" w:space="0" w:color="auto"/>
            <w:right w:val="none" w:sz="0" w:space="0" w:color="auto"/>
          </w:divBdr>
        </w:div>
        <w:div w:id="1072118338">
          <w:marLeft w:val="640"/>
          <w:marRight w:val="0"/>
          <w:marTop w:val="0"/>
          <w:marBottom w:val="0"/>
          <w:divBdr>
            <w:top w:val="none" w:sz="0" w:space="0" w:color="auto"/>
            <w:left w:val="none" w:sz="0" w:space="0" w:color="auto"/>
            <w:bottom w:val="none" w:sz="0" w:space="0" w:color="auto"/>
            <w:right w:val="none" w:sz="0" w:space="0" w:color="auto"/>
          </w:divBdr>
        </w:div>
        <w:div w:id="1676227641">
          <w:marLeft w:val="640"/>
          <w:marRight w:val="0"/>
          <w:marTop w:val="0"/>
          <w:marBottom w:val="0"/>
          <w:divBdr>
            <w:top w:val="none" w:sz="0" w:space="0" w:color="auto"/>
            <w:left w:val="none" w:sz="0" w:space="0" w:color="auto"/>
            <w:bottom w:val="none" w:sz="0" w:space="0" w:color="auto"/>
            <w:right w:val="none" w:sz="0" w:space="0" w:color="auto"/>
          </w:divBdr>
        </w:div>
        <w:div w:id="369916969">
          <w:marLeft w:val="640"/>
          <w:marRight w:val="0"/>
          <w:marTop w:val="0"/>
          <w:marBottom w:val="0"/>
          <w:divBdr>
            <w:top w:val="none" w:sz="0" w:space="0" w:color="auto"/>
            <w:left w:val="none" w:sz="0" w:space="0" w:color="auto"/>
            <w:bottom w:val="none" w:sz="0" w:space="0" w:color="auto"/>
            <w:right w:val="none" w:sz="0" w:space="0" w:color="auto"/>
          </w:divBdr>
        </w:div>
        <w:div w:id="1899046088">
          <w:marLeft w:val="640"/>
          <w:marRight w:val="0"/>
          <w:marTop w:val="0"/>
          <w:marBottom w:val="0"/>
          <w:divBdr>
            <w:top w:val="none" w:sz="0" w:space="0" w:color="auto"/>
            <w:left w:val="none" w:sz="0" w:space="0" w:color="auto"/>
            <w:bottom w:val="none" w:sz="0" w:space="0" w:color="auto"/>
            <w:right w:val="none" w:sz="0" w:space="0" w:color="auto"/>
          </w:divBdr>
        </w:div>
        <w:div w:id="1598710323">
          <w:marLeft w:val="640"/>
          <w:marRight w:val="0"/>
          <w:marTop w:val="0"/>
          <w:marBottom w:val="0"/>
          <w:divBdr>
            <w:top w:val="none" w:sz="0" w:space="0" w:color="auto"/>
            <w:left w:val="none" w:sz="0" w:space="0" w:color="auto"/>
            <w:bottom w:val="none" w:sz="0" w:space="0" w:color="auto"/>
            <w:right w:val="none" w:sz="0" w:space="0" w:color="auto"/>
          </w:divBdr>
        </w:div>
        <w:div w:id="1975792654">
          <w:marLeft w:val="640"/>
          <w:marRight w:val="0"/>
          <w:marTop w:val="0"/>
          <w:marBottom w:val="0"/>
          <w:divBdr>
            <w:top w:val="none" w:sz="0" w:space="0" w:color="auto"/>
            <w:left w:val="none" w:sz="0" w:space="0" w:color="auto"/>
            <w:bottom w:val="none" w:sz="0" w:space="0" w:color="auto"/>
            <w:right w:val="none" w:sz="0" w:space="0" w:color="auto"/>
          </w:divBdr>
        </w:div>
        <w:div w:id="1693260955">
          <w:marLeft w:val="640"/>
          <w:marRight w:val="0"/>
          <w:marTop w:val="0"/>
          <w:marBottom w:val="0"/>
          <w:divBdr>
            <w:top w:val="none" w:sz="0" w:space="0" w:color="auto"/>
            <w:left w:val="none" w:sz="0" w:space="0" w:color="auto"/>
            <w:bottom w:val="none" w:sz="0" w:space="0" w:color="auto"/>
            <w:right w:val="none" w:sz="0" w:space="0" w:color="auto"/>
          </w:divBdr>
        </w:div>
        <w:div w:id="1559315166">
          <w:marLeft w:val="640"/>
          <w:marRight w:val="0"/>
          <w:marTop w:val="0"/>
          <w:marBottom w:val="0"/>
          <w:divBdr>
            <w:top w:val="none" w:sz="0" w:space="0" w:color="auto"/>
            <w:left w:val="none" w:sz="0" w:space="0" w:color="auto"/>
            <w:bottom w:val="none" w:sz="0" w:space="0" w:color="auto"/>
            <w:right w:val="none" w:sz="0" w:space="0" w:color="auto"/>
          </w:divBdr>
        </w:div>
        <w:div w:id="90900788">
          <w:marLeft w:val="640"/>
          <w:marRight w:val="0"/>
          <w:marTop w:val="0"/>
          <w:marBottom w:val="0"/>
          <w:divBdr>
            <w:top w:val="none" w:sz="0" w:space="0" w:color="auto"/>
            <w:left w:val="none" w:sz="0" w:space="0" w:color="auto"/>
            <w:bottom w:val="none" w:sz="0" w:space="0" w:color="auto"/>
            <w:right w:val="none" w:sz="0" w:space="0" w:color="auto"/>
          </w:divBdr>
        </w:div>
        <w:div w:id="1910530710">
          <w:marLeft w:val="640"/>
          <w:marRight w:val="0"/>
          <w:marTop w:val="0"/>
          <w:marBottom w:val="0"/>
          <w:divBdr>
            <w:top w:val="none" w:sz="0" w:space="0" w:color="auto"/>
            <w:left w:val="none" w:sz="0" w:space="0" w:color="auto"/>
            <w:bottom w:val="none" w:sz="0" w:space="0" w:color="auto"/>
            <w:right w:val="none" w:sz="0" w:space="0" w:color="auto"/>
          </w:divBdr>
        </w:div>
        <w:div w:id="7686318">
          <w:marLeft w:val="640"/>
          <w:marRight w:val="0"/>
          <w:marTop w:val="0"/>
          <w:marBottom w:val="0"/>
          <w:divBdr>
            <w:top w:val="none" w:sz="0" w:space="0" w:color="auto"/>
            <w:left w:val="none" w:sz="0" w:space="0" w:color="auto"/>
            <w:bottom w:val="none" w:sz="0" w:space="0" w:color="auto"/>
            <w:right w:val="none" w:sz="0" w:space="0" w:color="auto"/>
          </w:divBdr>
        </w:div>
        <w:div w:id="781654440">
          <w:marLeft w:val="640"/>
          <w:marRight w:val="0"/>
          <w:marTop w:val="0"/>
          <w:marBottom w:val="0"/>
          <w:divBdr>
            <w:top w:val="none" w:sz="0" w:space="0" w:color="auto"/>
            <w:left w:val="none" w:sz="0" w:space="0" w:color="auto"/>
            <w:bottom w:val="none" w:sz="0" w:space="0" w:color="auto"/>
            <w:right w:val="none" w:sz="0" w:space="0" w:color="auto"/>
          </w:divBdr>
        </w:div>
        <w:div w:id="1105493808">
          <w:marLeft w:val="640"/>
          <w:marRight w:val="0"/>
          <w:marTop w:val="0"/>
          <w:marBottom w:val="0"/>
          <w:divBdr>
            <w:top w:val="none" w:sz="0" w:space="0" w:color="auto"/>
            <w:left w:val="none" w:sz="0" w:space="0" w:color="auto"/>
            <w:bottom w:val="none" w:sz="0" w:space="0" w:color="auto"/>
            <w:right w:val="none" w:sz="0" w:space="0" w:color="auto"/>
          </w:divBdr>
        </w:div>
        <w:div w:id="602879500">
          <w:marLeft w:val="640"/>
          <w:marRight w:val="0"/>
          <w:marTop w:val="0"/>
          <w:marBottom w:val="0"/>
          <w:divBdr>
            <w:top w:val="none" w:sz="0" w:space="0" w:color="auto"/>
            <w:left w:val="none" w:sz="0" w:space="0" w:color="auto"/>
            <w:bottom w:val="none" w:sz="0" w:space="0" w:color="auto"/>
            <w:right w:val="none" w:sz="0" w:space="0" w:color="auto"/>
          </w:divBdr>
        </w:div>
        <w:div w:id="1090005260">
          <w:marLeft w:val="640"/>
          <w:marRight w:val="0"/>
          <w:marTop w:val="0"/>
          <w:marBottom w:val="0"/>
          <w:divBdr>
            <w:top w:val="none" w:sz="0" w:space="0" w:color="auto"/>
            <w:left w:val="none" w:sz="0" w:space="0" w:color="auto"/>
            <w:bottom w:val="none" w:sz="0" w:space="0" w:color="auto"/>
            <w:right w:val="none" w:sz="0" w:space="0" w:color="auto"/>
          </w:divBdr>
        </w:div>
        <w:div w:id="192228136">
          <w:marLeft w:val="640"/>
          <w:marRight w:val="0"/>
          <w:marTop w:val="0"/>
          <w:marBottom w:val="0"/>
          <w:divBdr>
            <w:top w:val="none" w:sz="0" w:space="0" w:color="auto"/>
            <w:left w:val="none" w:sz="0" w:space="0" w:color="auto"/>
            <w:bottom w:val="none" w:sz="0" w:space="0" w:color="auto"/>
            <w:right w:val="none" w:sz="0" w:space="0" w:color="auto"/>
          </w:divBdr>
        </w:div>
        <w:div w:id="101534685">
          <w:marLeft w:val="640"/>
          <w:marRight w:val="0"/>
          <w:marTop w:val="0"/>
          <w:marBottom w:val="0"/>
          <w:divBdr>
            <w:top w:val="none" w:sz="0" w:space="0" w:color="auto"/>
            <w:left w:val="none" w:sz="0" w:space="0" w:color="auto"/>
            <w:bottom w:val="none" w:sz="0" w:space="0" w:color="auto"/>
            <w:right w:val="none" w:sz="0" w:space="0" w:color="auto"/>
          </w:divBdr>
        </w:div>
        <w:div w:id="103816664">
          <w:marLeft w:val="640"/>
          <w:marRight w:val="0"/>
          <w:marTop w:val="0"/>
          <w:marBottom w:val="0"/>
          <w:divBdr>
            <w:top w:val="none" w:sz="0" w:space="0" w:color="auto"/>
            <w:left w:val="none" w:sz="0" w:space="0" w:color="auto"/>
            <w:bottom w:val="none" w:sz="0" w:space="0" w:color="auto"/>
            <w:right w:val="none" w:sz="0" w:space="0" w:color="auto"/>
          </w:divBdr>
        </w:div>
        <w:div w:id="1524127147">
          <w:marLeft w:val="640"/>
          <w:marRight w:val="0"/>
          <w:marTop w:val="0"/>
          <w:marBottom w:val="0"/>
          <w:divBdr>
            <w:top w:val="none" w:sz="0" w:space="0" w:color="auto"/>
            <w:left w:val="none" w:sz="0" w:space="0" w:color="auto"/>
            <w:bottom w:val="none" w:sz="0" w:space="0" w:color="auto"/>
            <w:right w:val="none" w:sz="0" w:space="0" w:color="auto"/>
          </w:divBdr>
        </w:div>
        <w:div w:id="476722680">
          <w:marLeft w:val="640"/>
          <w:marRight w:val="0"/>
          <w:marTop w:val="0"/>
          <w:marBottom w:val="0"/>
          <w:divBdr>
            <w:top w:val="none" w:sz="0" w:space="0" w:color="auto"/>
            <w:left w:val="none" w:sz="0" w:space="0" w:color="auto"/>
            <w:bottom w:val="none" w:sz="0" w:space="0" w:color="auto"/>
            <w:right w:val="none" w:sz="0" w:space="0" w:color="auto"/>
          </w:divBdr>
        </w:div>
        <w:div w:id="652024600">
          <w:marLeft w:val="640"/>
          <w:marRight w:val="0"/>
          <w:marTop w:val="0"/>
          <w:marBottom w:val="0"/>
          <w:divBdr>
            <w:top w:val="none" w:sz="0" w:space="0" w:color="auto"/>
            <w:left w:val="none" w:sz="0" w:space="0" w:color="auto"/>
            <w:bottom w:val="none" w:sz="0" w:space="0" w:color="auto"/>
            <w:right w:val="none" w:sz="0" w:space="0" w:color="auto"/>
          </w:divBdr>
        </w:div>
        <w:div w:id="1960185158">
          <w:marLeft w:val="640"/>
          <w:marRight w:val="0"/>
          <w:marTop w:val="0"/>
          <w:marBottom w:val="0"/>
          <w:divBdr>
            <w:top w:val="none" w:sz="0" w:space="0" w:color="auto"/>
            <w:left w:val="none" w:sz="0" w:space="0" w:color="auto"/>
            <w:bottom w:val="none" w:sz="0" w:space="0" w:color="auto"/>
            <w:right w:val="none" w:sz="0" w:space="0" w:color="auto"/>
          </w:divBdr>
        </w:div>
        <w:div w:id="745615806">
          <w:marLeft w:val="640"/>
          <w:marRight w:val="0"/>
          <w:marTop w:val="0"/>
          <w:marBottom w:val="0"/>
          <w:divBdr>
            <w:top w:val="none" w:sz="0" w:space="0" w:color="auto"/>
            <w:left w:val="none" w:sz="0" w:space="0" w:color="auto"/>
            <w:bottom w:val="none" w:sz="0" w:space="0" w:color="auto"/>
            <w:right w:val="none" w:sz="0" w:space="0" w:color="auto"/>
          </w:divBdr>
        </w:div>
        <w:div w:id="2032759686">
          <w:marLeft w:val="640"/>
          <w:marRight w:val="0"/>
          <w:marTop w:val="0"/>
          <w:marBottom w:val="0"/>
          <w:divBdr>
            <w:top w:val="none" w:sz="0" w:space="0" w:color="auto"/>
            <w:left w:val="none" w:sz="0" w:space="0" w:color="auto"/>
            <w:bottom w:val="none" w:sz="0" w:space="0" w:color="auto"/>
            <w:right w:val="none" w:sz="0" w:space="0" w:color="auto"/>
          </w:divBdr>
        </w:div>
        <w:div w:id="1933776325">
          <w:marLeft w:val="640"/>
          <w:marRight w:val="0"/>
          <w:marTop w:val="0"/>
          <w:marBottom w:val="0"/>
          <w:divBdr>
            <w:top w:val="none" w:sz="0" w:space="0" w:color="auto"/>
            <w:left w:val="none" w:sz="0" w:space="0" w:color="auto"/>
            <w:bottom w:val="none" w:sz="0" w:space="0" w:color="auto"/>
            <w:right w:val="none" w:sz="0" w:space="0" w:color="auto"/>
          </w:divBdr>
        </w:div>
        <w:div w:id="1148396060">
          <w:marLeft w:val="640"/>
          <w:marRight w:val="0"/>
          <w:marTop w:val="0"/>
          <w:marBottom w:val="0"/>
          <w:divBdr>
            <w:top w:val="none" w:sz="0" w:space="0" w:color="auto"/>
            <w:left w:val="none" w:sz="0" w:space="0" w:color="auto"/>
            <w:bottom w:val="none" w:sz="0" w:space="0" w:color="auto"/>
            <w:right w:val="none" w:sz="0" w:space="0" w:color="auto"/>
          </w:divBdr>
        </w:div>
        <w:div w:id="186604728">
          <w:marLeft w:val="640"/>
          <w:marRight w:val="0"/>
          <w:marTop w:val="0"/>
          <w:marBottom w:val="0"/>
          <w:divBdr>
            <w:top w:val="none" w:sz="0" w:space="0" w:color="auto"/>
            <w:left w:val="none" w:sz="0" w:space="0" w:color="auto"/>
            <w:bottom w:val="none" w:sz="0" w:space="0" w:color="auto"/>
            <w:right w:val="none" w:sz="0" w:space="0" w:color="auto"/>
          </w:divBdr>
        </w:div>
        <w:div w:id="2122067745">
          <w:marLeft w:val="640"/>
          <w:marRight w:val="0"/>
          <w:marTop w:val="0"/>
          <w:marBottom w:val="0"/>
          <w:divBdr>
            <w:top w:val="none" w:sz="0" w:space="0" w:color="auto"/>
            <w:left w:val="none" w:sz="0" w:space="0" w:color="auto"/>
            <w:bottom w:val="none" w:sz="0" w:space="0" w:color="auto"/>
            <w:right w:val="none" w:sz="0" w:space="0" w:color="auto"/>
          </w:divBdr>
        </w:div>
        <w:div w:id="211574956">
          <w:marLeft w:val="640"/>
          <w:marRight w:val="0"/>
          <w:marTop w:val="0"/>
          <w:marBottom w:val="0"/>
          <w:divBdr>
            <w:top w:val="none" w:sz="0" w:space="0" w:color="auto"/>
            <w:left w:val="none" w:sz="0" w:space="0" w:color="auto"/>
            <w:bottom w:val="none" w:sz="0" w:space="0" w:color="auto"/>
            <w:right w:val="none" w:sz="0" w:space="0" w:color="auto"/>
          </w:divBdr>
        </w:div>
        <w:div w:id="1672220124">
          <w:marLeft w:val="640"/>
          <w:marRight w:val="0"/>
          <w:marTop w:val="0"/>
          <w:marBottom w:val="0"/>
          <w:divBdr>
            <w:top w:val="none" w:sz="0" w:space="0" w:color="auto"/>
            <w:left w:val="none" w:sz="0" w:space="0" w:color="auto"/>
            <w:bottom w:val="none" w:sz="0" w:space="0" w:color="auto"/>
            <w:right w:val="none" w:sz="0" w:space="0" w:color="auto"/>
          </w:divBdr>
        </w:div>
        <w:div w:id="1461923848">
          <w:marLeft w:val="640"/>
          <w:marRight w:val="0"/>
          <w:marTop w:val="0"/>
          <w:marBottom w:val="0"/>
          <w:divBdr>
            <w:top w:val="none" w:sz="0" w:space="0" w:color="auto"/>
            <w:left w:val="none" w:sz="0" w:space="0" w:color="auto"/>
            <w:bottom w:val="none" w:sz="0" w:space="0" w:color="auto"/>
            <w:right w:val="none" w:sz="0" w:space="0" w:color="auto"/>
          </w:divBdr>
        </w:div>
        <w:div w:id="722169142">
          <w:marLeft w:val="640"/>
          <w:marRight w:val="0"/>
          <w:marTop w:val="0"/>
          <w:marBottom w:val="0"/>
          <w:divBdr>
            <w:top w:val="none" w:sz="0" w:space="0" w:color="auto"/>
            <w:left w:val="none" w:sz="0" w:space="0" w:color="auto"/>
            <w:bottom w:val="none" w:sz="0" w:space="0" w:color="auto"/>
            <w:right w:val="none" w:sz="0" w:space="0" w:color="auto"/>
          </w:divBdr>
        </w:div>
        <w:div w:id="1204175448">
          <w:marLeft w:val="640"/>
          <w:marRight w:val="0"/>
          <w:marTop w:val="0"/>
          <w:marBottom w:val="0"/>
          <w:divBdr>
            <w:top w:val="none" w:sz="0" w:space="0" w:color="auto"/>
            <w:left w:val="none" w:sz="0" w:space="0" w:color="auto"/>
            <w:bottom w:val="none" w:sz="0" w:space="0" w:color="auto"/>
            <w:right w:val="none" w:sz="0" w:space="0" w:color="auto"/>
          </w:divBdr>
        </w:div>
        <w:div w:id="973101972">
          <w:marLeft w:val="640"/>
          <w:marRight w:val="0"/>
          <w:marTop w:val="0"/>
          <w:marBottom w:val="0"/>
          <w:divBdr>
            <w:top w:val="none" w:sz="0" w:space="0" w:color="auto"/>
            <w:left w:val="none" w:sz="0" w:space="0" w:color="auto"/>
            <w:bottom w:val="none" w:sz="0" w:space="0" w:color="auto"/>
            <w:right w:val="none" w:sz="0" w:space="0" w:color="auto"/>
          </w:divBdr>
        </w:div>
        <w:div w:id="954363818">
          <w:marLeft w:val="640"/>
          <w:marRight w:val="0"/>
          <w:marTop w:val="0"/>
          <w:marBottom w:val="0"/>
          <w:divBdr>
            <w:top w:val="none" w:sz="0" w:space="0" w:color="auto"/>
            <w:left w:val="none" w:sz="0" w:space="0" w:color="auto"/>
            <w:bottom w:val="none" w:sz="0" w:space="0" w:color="auto"/>
            <w:right w:val="none" w:sz="0" w:space="0" w:color="auto"/>
          </w:divBdr>
        </w:div>
        <w:div w:id="42944907">
          <w:marLeft w:val="640"/>
          <w:marRight w:val="0"/>
          <w:marTop w:val="0"/>
          <w:marBottom w:val="0"/>
          <w:divBdr>
            <w:top w:val="none" w:sz="0" w:space="0" w:color="auto"/>
            <w:left w:val="none" w:sz="0" w:space="0" w:color="auto"/>
            <w:bottom w:val="none" w:sz="0" w:space="0" w:color="auto"/>
            <w:right w:val="none" w:sz="0" w:space="0" w:color="auto"/>
          </w:divBdr>
        </w:div>
        <w:div w:id="210463182">
          <w:marLeft w:val="640"/>
          <w:marRight w:val="0"/>
          <w:marTop w:val="0"/>
          <w:marBottom w:val="0"/>
          <w:divBdr>
            <w:top w:val="none" w:sz="0" w:space="0" w:color="auto"/>
            <w:left w:val="none" w:sz="0" w:space="0" w:color="auto"/>
            <w:bottom w:val="none" w:sz="0" w:space="0" w:color="auto"/>
            <w:right w:val="none" w:sz="0" w:space="0" w:color="auto"/>
          </w:divBdr>
        </w:div>
      </w:divsChild>
    </w:div>
    <w:div w:id="1515341009">
      <w:bodyDiv w:val="1"/>
      <w:marLeft w:val="0"/>
      <w:marRight w:val="0"/>
      <w:marTop w:val="0"/>
      <w:marBottom w:val="0"/>
      <w:divBdr>
        <w:top w:val="none" w:sz="0" w:space="0" w:color="auto"/>
        <w:left w:val="none" w:sz="0" w:space="0" w:color="auto"/>
        <w:bottom w:val="none" w:sz="0" w:space="0" w:color="auto"/>
        <w:right w:val="none" w:sz="0" w:space="0" w:color="auto"/>
      </w:divBdr>
      <w:divsChild>
        <w:div w:id="316692729">
          <w:marLeft w:val="0"/>
          <w:marRight w:val="0"/>
          <w:marTop w:val="0"/>
          <w:marBottom w:val="0"/>
          <w:divBdr>
            <w:top w:val="none" w:sz="0" w:space="0" w:color="auto"/>
            <w:left w:val="none" w:sz="0" w:space="0" w:color="auto"/>
            <w:bottom w:val="none" w:sz="0" w:space="0" w:color="auto"/>
            <w:right w:val="none" w:sz="0" w:space="0" w:color="auto"/>
          </w:divBdr>
          <w:divsChild>
            <w:div w:id="1794985233">
              <w:marLeft w:val="0"/>
              <w:marRight w:val="0"/>
              <w:marTop w:val="0"/>
              <w:marBottom w:val="0"/>
              <w:divBdr>
                <w:top w:val="none" w:sz="0" w:space="0" w:color="auto"/>
                <w:left w:val="none" w:sz="0" w:space="0" w:color="auto"/>
                <w:bottom w:val="none" w:sz="0" w:space="0" w:color="auto"/>
                <w:right w:val="none" w:sz="0" w:space="0" w:color="auto"/>
              </w:divBdr>
              <w:divsChild>
                <w:div w:id="2455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668160">
      <w:bodyDiv w:val="1"/>
      <w:marLeft w:val="0"/>
      <w:marRight w:val="0"/>
      <w:marTop w:val="0"/>
      <w:marBottom w:val="0"/>
      <w:divBdr>
        <w:top w:val="none" w:sz="0" w:space="0" w:color="auto"/>
        <w:left w:val="none" w:sz="0" w:space="0" w:color="auto"/>
        <w:bottom w:val="none" w:sz="0" w:space="0" w:color="auto"/>
        <w:right w:val="none" w:sz="0" w:space="0" w:color="auto"/>
      </w:divBdr>
    </w:div>
    <w:div w:id="1534731567">
      <w:bodyDiv w:val="1"/>
      <w:marLeft w:val="0"/>
      <w:marRight w:val="0"/>
      <w:marTop w:val="0"/>
      <w:marBottom w:val="0"/>
      <w:divBdr>
        <w:top w:val="none" w:sz="0" w:space="0" w:color="auto"/>
        <w:left w:val="none" w:sz="0" w:space="0" w:color="auto"/>
        <w:bottom w:val="none" w:sz="0" w:space="0" w:color="auto"/>
        <w:right w:val="none" w:sz="0" w:space="0" w:color="auto"/>
      </w:divBdr>
      <w:divsChild>
        <w:div w:id="1442065708">
          <w:marLeft w:val="640"/>
          <w:marRight w:val="0"/>
          <w:marTop w:val="0"/>
          <w:marBottom w:val="0"/>
          <w:divBdr>
            <w:top w:val="none" w:sz="0" w:space="0" w:color="auto"/>
            <w:left w:val="none" w:sz="0" w:space="0" w:color="auto"/>
            <w:bottom w:val="none" w:sz="0" w:space="0" w:color="auto"/>
            <w:right w:val="none" w:sz="0" w:space="0" w:color="auto"/>
          </w:divBdr>
        </w:div>
        <w:div w:id="189296778">
          <w:marLeft w:val="640"/>
          <w:marRight w:val="0"/>
          <w:marTop w:val="0"/>
          <w:marBottom w:val="0"/>
          <w:divBdr>
            <w:top w:val="none" w:sz="0" w:space="0" w:color="auto"/>
            <w:left w:val="none" w:sz="0" w:space="0" w:color="auto"/>
            <w:bottom w:val="none" w:sz="0" w:space="0" w:color="auto"/>
            <w:right w:val="none" w:sz="0" w:space="0" w:color="auto"/>
          </w:divBdr>
        </w:div>
        <w:div w:id="742218560">
          <w:marLeft w:val="640"/>
          <w:marRight w:val="0"/>
          <w:marTop w:val="0"/>
          <w:marBottom w:val="0"/>
          <w:divBdr>
            <w:top w:val="none" w:sz="0" w:space="0" w:color="auto"/>
            <w:left w:val="none" w:sz="0" w:space="0" w:color="auto"/>
            <w:bottom w:val="none" w:sz="0" w:space="0" w:color="auto"/>
            <w:right w:val="none" w:sz="0" w:space="0" w:color="auto"/>
          </w:divBdr>
        </w:div>
        <w:div w:id="2069913879">
          <w:marLeft w:val="640"/>
          <w:marRight w:val="0"/>
          <w:marTop w:val="0"/>
          <w:marBottom w:val="0"/>
          <w:divBdr>
            <w:top w:val="none" w:sz="0" w:space="0" w:color="auto"/>
            <w:left w:val="none" w:sz="0" w:space="0" w:color="auto"/>
            <w:bottom w:val="none" w:sz="0" w:space="0" w:color="auto"/>
            <w:right w:val="none" w:sz="0" w:space="0" w:color="auto"/>
          </w:divBdr>
        </w:div>
        <w:div w:id="1689520797">
          <w:marLeft w:val="640"/>
          <w:marRight w:val="0"/>
          <w:marTop w:val="0"/>
          <w:marBottom w:val="0"/>
          <w:divBdr>
            <w:top w:val="none" w:sz="0" w:space="0" w:color="auto"/>
            <w:left w:val="none" w:sz="0" w:space="0" w:color="auto"/>
            <w:bottom w:val="none" w:sz="0" w:space="0" w:color="auto"/>
            <w:right w:val="none" w:sz="0" w:space="0" w:color="auto"/>
          </w:divBdr>
        </w:div>
        <w:div w:id="1926302683">
          <w:marLeft w:val="640"/>
          <w:marRight w:val="0"/>
          <w:marTop w:val="0"/>
          <w:marBottom w:val="0"/>
          <w:divBdr>
            <w:top w:val="none" w:sz="0" w:space="0" w:color="auto"/>
            <w:left w:val="none" w:sz="0" w:space="0" w:color="auto"/>
            <w:bottom w:val="none" w:sz="0" w:space="0" w:color="auto"/>
            <w:right w:val="none" w:sz="0" w:space="0" w:color="auto"/>
          </w:divBdr>
        </w:div>
        <w:div w:id="1276058786">
          <w:marLeft w:val="640"/>
          <w:marRight w:val="0"/>
          <w:marTop w:val="0"/>
          <w:marBottom w:val="0"/>
          <w:divBdr>
            <w:top w:val="none" w:sz="0" w:space="0" w:color="auto"/>
            <w:left w:val="none" w:sz="0" w:space="0" w:color="auto"/>
            <w:bottom w:val="none" w:sz="0" w:space="0" w:color="auto"/>
            <w:right w:val="none" w:sz="0" w:space="0" w:color="auto"/>
          </w:divBdr>
        </w:div>
        <w:div w:id="268901396">
          <w:marLeft w:val="640"/>
          <w:marRight w:val="0"/>
          <w:marTop w:val="0"/>
          <w:marBottom w:val="0"/>
          <w:divBdr>
            <w:top w:val="none" w:sz="0" w:space="0" w:color="auto"/>
            <w:left w:val="none" w:sz="0" w:space="0" w:color="auto"/>
            <w:bottom w:val="none" w:sz="0" w:space="0" w:color="auto"/>
            <w:right w:val="none" w:sz="0" w:space="0" w:color="auto"/>
          </w:divBdr>
        </w:div>
        <w:div w:id="1387795416">
          <w:marLeft w:val="640"/>
          <w:marRight w:val="0"/>
          <w:marTop w:val="0"/>
          <w:marBottom w:val="0"/>
          <w:divBdr>
            <w:top w:val="none" w:sz="0" w:space="0" w:color="auto"/>
            <w:left w:val="none" w:sz="0" w:space="0" w:color="auto"/>
            <w:bottom w:val="none" w:sz="0" w:space="0" w:color="auto"/>
            <w:right w:val="none" w:sz="0" w:space="0" w:color="auto"/>
          </w:divBdr>
        </w:div>
        <w:div w:id="1308051312">
          <w:marLeft w:val="640"/>
          <w:marRight w:val="0"/>
          <w:marTop w:val="0"/>
          <w:marBottom w:val="0"/>
          <w:divBdr>
            <w:top w:val="none" w:sz="0" w:space="0" w:color="auto"/>
            <w:left w:val="none" w:sz="0" w:space="0" w:color="auto"/>
            <w:bottom w:val="none" w:sz="0" w:space="0" w:color="auto"/>
            <w:right w:val="none" w:sz="0" w:space="0" w:color="auto"/>
          </w:divBdr>
        </w:div>
        <w:div w:id="317343268">
          <w:marLeft w:val="640"/>
          <w:marRight w:val="0"/>
          <w:marTop w:val="0"/>
          <w:marBottom w:val="0"/>
          <w:divBdr>
            <w:top w:val="none" w:sz="0" w:space="0" w:color="auto"/>
            <w:left w:val="none" w:sz="0" w:space="0" w:color="auto"/>
            <w:bottom w:val="none" w:sz="0" w:space="0" w:color="auto"/>
            <w:right w:val="none" w:sz="0" w:space="0" w:color="auto"/>
          </w:divBdr>
        </w:div>
        <w:div w:id="2132745505">
          <w:marLeft w:val="640"/>
          <w:marRight w:val="0"/>
          <w:marTop w:val="0"/>
          <w:marBottom w:val="0"/>
          <w:divBdr>
            <w:top w:val="none" w:sz="0" w:space="0" w:color="auto"/>
            <w:left w:val="none" w:sz="0" w:space="0" w:color="auto"/>
            <w:bottom w:val="none" w:sz="0" w:space="0" w:color="auto"/>
            <w:right w:val="none" w:sz="0" w:space="0" w:color="auto"/>
          </w:divBdr>
        </w:div>
        <w:div w:id="966812941">
          <w:marLeft w:val="640"/>
          <w:marRight w:val="0"/>
          <w:marTop w:val="0"/>
          <w:marBottom w:val="0"/>
          <w:divBdr>
            <w:top w:val="none" w:sz="0" w:space="0" w:color="auto"/>
            <w:left w:val="none" w:sz="0" w:space="0" w:color="auto"/>
            <w:bottom w:val="none" w:sz="0" w:space="0" w:color="auto"/>
            <w:right w:val="none" w:sz="0" w:space="0" w:color="auto"/>
          </w:divBdr>
        </w:div>
        <w:div w:id="931545663">
          <w:marLeft w:val="640"/>
          <w:marRight w:val="0"/>
          <w:marTop w:val="0"/>
          <w:marBottom w:val="0"/>
          <w:divBdr>
            <w:top w:val="none" w:sz="0" w:space="0" w:color="auto"/>
            <w:left w:val="none" w:sz="0" w:space="0" w:color="auto"/>
            <w:bottom w:val="none" w:sz="0" w:space="0" w:color="auto"/>
            <w:right w:val="none" w:sz="0" w:space="0" w:color="auto"/>
          </w:divBdr>
        </w:div>
        <w:div w:id="570507902">
          <w:marLeft w:val="640"/>
          <w:marRight w:val="0"/>
          <w:marTop w:val="0"/>
          <w:marBottom w:val="0"/>
          <w:divBdr>
            <w:top w:val="none" w:sz="0" w:space="0" w:color="auto"/>
            <w:left w:val="none" w:sz="0" w:space="0" w:color="auto"/>
            <w:bottom w:val="none" w:sz="0" w:space="0" w:color="auto"/>
            <w:right w:val="none" w:sz="0" w:space="0" w:color="auto"/>
          </w:divBdr>
        </w:div>
        <w:div w:id="1568371994">
          <w:marLeft w:val="640"/>
          <w:marRight w:val="0"/>
          <w:marTop w:val="0"/>
          <w:marBottom w:val="0"/>
          <w:divBdr>
            <w:top w:val="none" w:sz="0" w:space="0" w:color="auto"/>
            <w:left w:val="none" w:sz="0" w:space="0" w:color="auto"/>
            <w:bottom w:val="none" w:sz="0" w:space="0" w:color="auto"/>
            <w:right w:val="none" w:sz="0" w:space="0" w:color="auto"/>
          </w:divBdr>
        </w:div>
        <w:div w:id="2038047041">
          <w:marLeft w:val="640"/>
          <w:marRight w:val="0"/>
          <w:marTop w:val="0"/>
          <w:marBottom w:val="0"/>
          <w:divBdr>
            <w:top w:val="none" w:sz="0" w:space="0" w:color="auto"/>
            <w:left w:val="none" w:sz="0" w:space="0" w:color="auto"/>
            <w:bottom w:val="none" w:sz="0" w:space="0" w:color="auto"/>
            <w:right w:val="none" w:sz="0" w:space="0" w:color="auto"/>
          </w:divBdr>
        </w:div>
        <w:div w:id="580649512">
          <w:marLeft w:val="640"/>
          <w:marRight w:val="0"/>
          <w:marTop w:val="0"/>
          <w:marBottom w:val="0"/>
          <w:divBdr>
            <w:top w:val="none" w:sz="0" w:space="0" w:color="auto"/>
            <w:left w:val="none" w:sz="0" w:space="0" w:color="auto"/>
            <w:bottom w:val="none" w:sz="0" w:space="0" w:color="auto"/>
            <w:right w:val="none" w:sz="0" w:space="0" w:color="auto"/>
          </w:divBdr>
        </w:div>
        <w:div w:id="1833445655">
          <w:marLeft w:val="640"/>
          <w:marRight w:val="0"/>
          <w:marTop w:val="0"/>
          <w:marBottom w:val="0"/>
          <w:divBdr>
            <w:top w:val="none" w:sz="0" w:space="0" w:color="auto"/>
            <w:left w:val="none" w:sz="0" w:space="0" w:color="auto"/>
            <w:bottom w:val="none" w:sz="0" w:space="0" w:color="auto"/>
            <w:right w:val="none" w:sz="0" w:space="0" w:color="auto"/>
          </w:divBdr>
        </w:div>
        <w:div w:id="718942058">
          <w:marLeft w:val="640"/>
          <w:marRight w:val="0"/>
          <w:marTop w:val="0"/>
          <w:marBottom w:val="0"/>
          <w:divBdr>
            <w:top w:val="none" w:sz="0" w:space="0" w:color="auto"/>
            <w:left w:val="none" w:sz="0" w:space="0" w:color="auto"/>
            <w:bottom w:val="none" w:sz="0" w:space="0" w:color="auto"/>
            <w:right w:val="none" w:sz="0" w:space="0" w:color="auto"/>
          </w:divBdr>
        </w:div>
        <w:div w:id="1693720946">
          <w:marLeft w:val="640"/>
          <w:marRight w:val="0"/>
          <w:marTop w:val="0"/>
          <w:marBottom w:val="0"/>
          <w:divBdr>
            <w:top w:val="none" w:sz="0" w:space="0" w:color="auto"/>
            <w:left w:val="none" w:sz="0" w:space="0" w:color="auto"/>
            <w:bottom w:val="none" w:sz="0" w:space="0" w:color="auto"/>
            <w:right w:val="none" w:sz="0" w:space="0" w:color="auto"/>
          </w:divBdr>
        </w:div>
        <w:div w:id="858935932">
          <w:marLeft w:val="640"/>
          <w:marRight w:val="0"/>
          <w:marTop w:val="0"/>
          <w:marBottom w:val="0"/>
          <w:divBdr>
            <w:top w:val="none" w:sz="0" w:space="0" w:color="auto"/>
            <w:left w:val="none" w:sz="0" w:space="0" w:color="auto"/>
            <w:bottom w:val="none" w:sz="0" w:space="0" w:color="auto"/>
            <w:right w:val="none" w:sz="0" w:space="0" w:color="auto"/>
          </w:divBdr>
        </w:div>
        <w:div w:id="538862356">
          <w:marLeft w:val="640"/>
          <w:marRight w:val="0"/>
          <w:marTop w:val="0"/>
          <w:marBottom w:val="0"/>
          <w:divBdr>
            <w:top w:val="none" w:sz="0" w:space="0" w:color="auto"/>
            <w:left w:val="none" w:sz="0" w:space="0" w:color="auto"/>
            <w:bottom w:val="none" w:sz="0" w:space="0" w:color="auto"/>
            <w:right w:val="none" w:sz="0" w:space="0" w:color="auto"/>
          </w:divBdr>
        </w:div>
        <w:div w:id="1662079356">
          <w:marLeft w:val="640"/>
          <w:marRight w:val="0"/>
          <w:marTop w:val="0"/>
          <w:marBottom w:val="0"/>
          <w:divBdr>
            <w:top w:val="none" w:sz="0" w:space="0" w:color="auto"/>
            <w:left w:val="none" w:sz="0" w:space="0" w:color="auto"/>
            <w:bottom w:val="none" w:sz="0" w:space="0" w:color="auto"/>
            <w:right w:val="none" w:sz="0" w:space="0" w:color="auto"/>
          </w:divBdr>
        </w:div>
        <w:div w:id="114445819">
          <w:marLeft w:val="640"/>
          <w:marRight w:val="0"/>
          <w:marTop w:val="0"/>
          <w:marBottom w:val="0"/>
          <w:divBdr>
            <w:top w:val="none" w:sz="0" w:space="0" w:color="auto"/>
            <w:left w:val="none" w:sz="0" w:space="0" w:color="auto"/>
            <w:bottom w:val="none" w:sz="0" w:space="0" w:color="auto"/>
            <w:right w:val="none" w:sz="0" w:space="0" w:color="auto"/>
          </w:divBdr>
        </w:div>
        <w:div w:id="1825200869">
          <w:marLeft w:val="640"/>
          <w:marRight w:val="0"/>
          <w:marTop w:val="0"/>
          <w:marBottom w:val="0"/>
          <w:divBdr>
            <w:top w:val="none" w:sz="0" w:space="0" w:color="auto"/>
            <w:left w:val="none" w:sz="0" w:space="0" w:color="auto"/>
            <w:bottom w:val="none" w:sz="0" w:space="0" w:color="auto"/>
            <w:right w:val="none" w:sz="0" w:space="0" w:color="auto"/>
          </w:divBdr>
        </w:div>
        <w:div w:id="1294798369">
          <w:marLeft w:val="640"/>
          <w:marRight w:val="0"/>
          <w:marTop w:val="0"/>
          <w:marBottom w:val="0"/>
          <w:divBdr>
            <w:top w:val="none" w:sz="0" w:space="0" w:color="auto"/>
            <w:left w:val="none" w:sz="0" w:space="0" w:color="auto"/>
            <w:bottom w:val="none" w:sz="0" w:space="0" w:color="auto"/>
            <w:right w:val="none" w:sz="0" w:space="0" w:color="auto"/>
          </w:divBdr>
        </w:div>
        <w:div w:id="1039816704">
          <w:marLeft w:val="640"/>
          <w:marRight w:val="0"/>
          <w:marTop w:val="0"/>
          <w:marBottom w:val="0"/>
          <w:divBdr>
            <w:top w:val="none" w:sz="0" w:space="0" w:color="auto"/>
            <w:left w:val="none" w:sz="0" w:space="0" w:color="auto"/>
            <w:bottom w:val="none" w:sz="0" w:space="0" w:color="auto"/>
            <w:right w:val="none" w:sz="0" w:space="0" w:color="auto"/>
          </w:divBdr>
        </w:div>
        <w:div w:id="1986621103">
          <w:marLeft w:val="640"/>
          <w:marRight w:val="0"/>
          <w:marTop w:val="0"/>
          <w:marBottom w:val="0"/>
          <w:divBdr>
            <w:top w:val="none" w:sz="0" w:space="0" w:color="auto"/>
            <w:left w:val="none" w:sz="0" w:space="0" w:color="auto"/>
            <w:bottom w:val="none" w:sz="0" w:space="0" w:color="auto"/>
            <w:right w:val="none" w:sz="0" w:space="0" w:color="auto"/>
          </w:divBdr>
        </w:div>
        <w:div w:id="1363704841">
          <w:marLeft w:val="640"/>
          <w:marRight w:val="0"/>
          <w:marTop w:val="0"/>
          <w:marBottom w:val="0"/>
          <w:divBdr>
            <w:top w:val="none" w:sz="0" w:space="0" w:color="auto"/>
            <w:left w:val="none" w:sz="0" w:space="0" w:color="auto"/>
            <w:bottom w:val="none" w:sz="0" w:space="0" w:color="auto"/>
            <w:right w:val="none" w:sz="0" w:space="0" w:color="auto"/>
          </w:divBdr>
        </w:div>
        <w:div w:id="287929139">
          <w:marLeft w:val="640"/>
          <w:marRight w:val="0"/>
          <w:marTop w:val="0"/>
          <w:marBottom w:val="0"/>
          <w:divBdr>
            <w:top w:val="none" w:sz="0" w:space="0" w:color="auto"/>
            <w:left w:val="none" w:sz="0" w:space="0" w:color="auto"/>
            <w:bottom w:val="none" w:sz="0" w:space="0" w:color="auto"/>
            <w:right w:val="none" w:sz="0" w:space="0" w:color="auto"/>
          </w:divBdr>
        </w:div>
        <w:div w:id="2109693439">
          <w:marLeft w:val="640"/>
          <w:marRight w:val="0"/>
          <w:marTop w:val="0"/>
          <w:marBottom w:val="0"/>
          <w:divBdr>
            <w:top w:val="none" w:sz="0" w:space="0" w:color="auto"/>
            <w:left w:val="none" w:sz="0" w:space="0" w:color="auto"/>
            <w:bottom w:val="none" w:sz="0" w:space="0" w:color="auto"/>
            <w:right w:val="none" w:sz="0" w:space="0" w:color="auto"/>
          </w:divBdr>
        </w:div>
        <w:div w:id="567224719">
          <w:marLeft w:val="640"/>
          <w:marRight w:val="0"/>
          <w:marTop w:val="0"/>
          <w:marBottom w:val="0"/>
          <w:divBdr>
            <w:top w:val="none" w:sz="0" w:space="0" w:color="auto"/>
            <w:left w:val="none" w:sz="0" w:space="0" w:color="auto"/>
            <w:bottom w:val="none" w:sz="0" w:space="0" w:color="auto"/>
            <w:right w:val="none" w:sz="0" w:space="0" w:color="auto"/>
          </w:divBdr>
        </w:div>
        <w:div w:id="1598904112">
          <w:marLeft w:val="640"/>
          <w:marRight w:val="0"/>
          <w:marTop w:val="0"/>
          <w:marBottom w:val="0"/>
          <w:divBdr>
            <w:top w:val="none" w:sz="0" w:space="0" w:color="auto"/>
            <w:left w:val="none" w:sz="0" w:space="0" w:color="auto"/>
            <w:bottom w:val="none" w:sz="0" w:space="0" w:color="auto"/>
            <w:right w:val="none" w:sz="0" w:space="0" w:color="auto"/>
          </w:divBdr>
        </w:div>
        <w:div w:id="1794515234">
          <w:marLeft w:val="640"/>
          <w:marRight w:val="0"/>
          <w:marTop w:val="0"/>
          <w:marBottom w:val="0"/>
          <w:divBdr>
            <w:top w:val="none" w:sz="0" w:space="0" w:color="auto"/>
            <w:left w:val="none" w:sz="0" w:space="0" w:color="auto"/>
            <w:bottom w:val="none" w:sz="0" w:space="0" w:color="auto"/>
            <w:right w:val="none" w:sz="0" w:space="0" w:color="auto"/>
          </w:divBdr>
        </w:div>
        <w:div w:id="60173879">
          <w:marLeft w:val="640"/>
          <w:marRight w:val="0"/>
          <w:marTop w:val="0"/>
          <w:marBottom w:val="0"/>
          <w:divBdr>
            <w:top w:val="none" w:sz="0" w:space="0" w:color="auto"/>
            <w:left w:val="none" w:sz="0" w:space="0" w:color="auto"/>
            <w:bottom w:val="none" w:sz="0" w:space="0" w:color="auto"/>
            <w:right w:val="none" w:sz="0" w:space="0" w:color="auto"/>
          </w:divBdr>
        </w:div>
        <w:div w:id="602543139">
          <w:marLeft w:val="640"/>
          <w:marRight w:val="0"/>
          <w:marTop w:val="0"/>
          <w:marBottom w:val="0"/>
          <w:divBdr>
            <w:top w:val="none" w:sz="0" w:space="0" w:color="auto"/>
            <w:left w:val="none" w:sz="0" w:space="0" w:color="auto"/>
            <w:bottom w:val="none" w:sz="0" w:space="0" w:color="auto"/>
            <w:right w:val="none" w:sz="0" w:space="0" w:color="auto"/>
          </w:divBdr>
        </w:div>
        <w:div w:id="1695959231">
          <w:marLeft w:val="640"/>
          <w:marRight w:val="0"/>
          <w:marTop w:val="0"/>
          <w:marBottom w:val="0"/>
          <w:divBdr>
            <w:top w:val="none" w:sz="0" w:space="0" w:color="auto"/>
            <w:left w:val="none" w:sz="0" w:space="0" w:color="auto"/>
            <w:bottom w:val="none" w:sz="0" w:space="0" w:color="auto"/>
            <w:right w:val="none" w:sz="0" w:space="0" w:color="auto"/>
          </w:divBdr>
        </w:div>
        <w:div w:id="2053847348">
          <w:marLeft w:val="640"/>
          <w:marRight w:val="0"/>
          <w:marTop w:val="0"/>
          <w:marBottom w:val="0"/>
          <w:divBdr>
            <w:top w:val="none" w:sz="0" w:space="0" w:color="auto"/>
            <w:left w:val="none" w:sz="0" w:space="0" w:color="auto"/>
            <w:bottom w:val="none" w:sz="0" w:space="0" w:color="auto"/>
            <w:right w:val="none" w:sz="0" w:space="0" w:color="auto"/>
          </w:divBdr>
        </w:div>
        <w:div w:id="1132111">
          <w:marLeft w:val="640"/>
          <w:marRight w:val="0"/>
          <w:marTop w:val="0"/>
          <w:marBottom w:val="0"/>
          <w:divBdr>
            <w:top w:val="none" w:sz="0" w:space="0" w:color="auto"/>
            <w:left w:val="none" w:sz="0" w:space="0" w:color="auto"/>
            <w:bottom w:val="none" w:sz="0" w:space="0" w:color="auto"/>
            <w:right w:val="none" w:sz="0" w:space="0" w:color="auto"/>
          </w:divBdr>
        </w:div>
        <w:div w:id="103962287">
          <w:marLeft w:val="640"/>
          <w:marRight w:val="0"/>
          <w:marTop w:val="0"/>
          <w:marBottom w:val="0"/>
          <w:divBdr>
            <w:top w:val="none" w:sz="0" w:space="0" w:color="auto"/>
            <w:left w:val="none" w:sz="0" w:space="0" w:color="auto"/>
            <w:bottom w:val="none" w:sz="0" w:space="0" w:color="auto"/>
            <w:right w:val="none" w:sz="0" w:space="0" w:color="auto"/>
          </w:divBdr>
        </w:div>
        <w:div w:id="1066146714">
          <w:marLeft w:val="640"/>
          <w:marRight w:val="0"/>
          <w:marTop w:val="0"/>
          <w:marBottom w:val="0"/>
          <w:divBdr>
            <w:top w:val="none" w:sz="0" w:space="0" w:color="auto"/>
            <w:left w:val="none" w:sz="0" w:space="0" w:color="auto"/>
            <w:bottom w:val="none" w:sz="0" w:space="0" w:color="auto"/>
            <w:right w:val="none" w:sz="0" w:space="0" w:color="auto"/>
          </w:divBdr>
        </w:div>
        <w:div w:id="411045626">
          <w:marLeft w:val="640"/>
          <w:marRight w:val="0"/>
          <w:marTop w:val="0"/>
          <w:marBottom w:val="0"/>
          <w:divBdr>
            <w:top w:val="none" w:sz="0" w:space="0" w:color="auto"/>
            <w:left w:val="none" w:sz="0" w:space="0" w:color="auto"/>
            <w:bottom w:val="none" w:sz="0" w:space="0" w:color="auto"/>
            <w:right w:val="none" w:sz="0" w:space="0" w:color="auto"/>
          </w:divBdr>
        </w:div>
        <w:div w:id="1651866056">
          <w:marLeft w:val="640"/>
          <w:marRight w:val="0"/>
          <w:marTop w:val="0"/>
          <w:marBottom w:val="0"/>
          <w:divBdr>
            <w:top w:val="none" w:sz="0" w:space="0" w:color="auto"/>
            <w:left w:val="none" w:sz="0" w:space="0" w:color="auto"/>
            <w:bottom w:val="none" w:sz="0" w:space="0" w:color="auto"/>
            <w:right w:val="none" w:sz="0" w:space="0" w:color="auto"/>
          </w:divBdr>
        </w:div>
        <w:div w:id="316539419">
          <w:marLeft w:val="640"/>
          <w:marRight w:val="0"/>
          <w:marTop w:val="0"/>
          <w:marBottom w:val="0"/>
          <w:divBdr>
            <w:top w:val="none" w:sz="0" w:space="0" w:color="auto"/>
            <w:left w:val="none" w:sz="0" w:space="0" w:color="auto"/>
            <w:bottom w:val="none" w:sz="0" w:space="0" w:color="auto"/>
            <w:right w:val="none" w:sz="0" w:space="0" w:color="auto"/>
          </w:divBdr>
        </w:div>
        <w:div w:id="1190488649">
          <w:marLeft w:val="640"/>
          <w:marRight w:val="0"/>
          <w:marTop w:val="0"/>
          <w:marBottom w:val="0"/>
          <w:divBdr>
            <w:top w:val="none" w:sz="0" w:space="0" w:color="auto"/>
            <w:left w:val="none" w:sz="0" w:space="0" w:color="auto"/>
            <w:bottom w:val="none" w:sz="0" w:space="0" w:color="auto"/>
            <w:right w:val="none" w:sz="0" w:space="0" w:color="auto"/>
          </w:divBdr>
        </w:div>
        <w:div w:id="1057515465">
          <w:marLeft w:val="640"/>
          <w:marRight w:val="0"/>
          <w:marTop w:val="0"/>
          <w:marBottom w:val="0"/>
          <w:divBdr>
            <w:top w:val="none" w:sz="0" w:space="0" w:color="auto"/>
            <w:left w:val="none" w:sz="0" w:space="0" w:color="auto"/>
            <w:bottom w:val="none" w:sz="0" w:space="0" w:color="auto"/>
            <w:right w:val="none" w:sz="0" w:space="0" w:color="auto"/>
          </w:divBdr>
        </w:div>
        <w:div w:id="624310725">
          <w:marLeft w:val="640"/>
          <w:marRight w:val="0"/>
          <w:marTop w:val="0"/>
          <w:marBottom w:val="0"/>
          <w:divBdr>
            <w:top w:val="none" w:sz="0" w:space="0" w:color="auto"/>
            <w:left w:val="none" w:sz="0" w:space="0" w:color="auto"/>
            <w:bottom w:val="none" w:sz="0" w:space="0" w:color="auto"/>
            <w:right w:val="none" w:sz="0" w:space="0" w:color="auto"/>
          </w:divBdr>
        </w:div>
        <w:div w:id="123239854">
          <w:marLeft w:val="640"/>
          <w:marRight w:val="0"/>
          <w:marTop w:val="0"/>
          <w:marBottom w:val="0"/>
          <w:divBdr>
            <w:top w:val="none" w:sz="0" w:space="0" w:color="auto"/>
            <w:left w:val="none" w:sz="0" w:space="0" w:color="auto"/>
            <w:bottom w:val="none" w:sz="0" w:space="0" w:color="auto"/>
            <w:right w:val="none" w:sz="0" w:space="0" w:color="auto"/>
          </w:divBdr>
        </w:div>
        <w:div w:id="1313485041">
          <w:marLeft w:val="640"/>
          <w:marRight w:val="0"/>
          <w:marTop w:val="0"/>
          <w:marBottom w:val="0"/>
          <w:divBdr>
            <w:top w:val="none" w:sz="0" w:space="0" w:color="auto"/>
            <w:left w:val="none" w:sz="0" w:space="0" w:color="auto"/>
            <w:bottom w:val="none" w:sz="0" w:space="0" w:color="auto"/>
            <w:right w:val="none" w:sz="0" w:space="0" w:color="auto"/>
          </w:divBdr>
        </w:div>
        <w:div w:id="993919548">
          <w:marLeft w:val="640"/>
          <w:marRight w:val="0"/>
          <w:marTop w:val="0"/>
          <w:marBottom w:val="0"/>
          <w:divBdr>
            <w:top w:val="none" w:sz="0" w:space="0" w:color="auto"/>
            <w:left w:val="none" w:sz="0" w:space="0" w:color="auto"/>
            <w:bottom w:val="none" w:sz="0" w:space="0" w:color="auto"/>
            <w:right w:val="none" w:sz="0" w:space="0" w:color="auto"/>
          </w:divBdr>
        </w:div>
        <w:div w:id="955717947">
          <w:marLeft w:val="640"/>
          <w:marRight w:val="0"/>
          <w:marTop w:val="0"/>
          <w:marBottom w:val="0"/>
          <w:divBdr>
            <w:top w:val="none" w:sz="0" w:space="0" w:color="auto"/>
            <w:left w:val="none" w:sz="0" w:space="0" w:color="auto"/>
            <w:bottom w:val="none" w:sz="0" w:space="0" w:color="auto"/>
            <w:right w:val="none" w:sz="0" w:space="0" w:color="auto"/>
          </w:divBdr>
        </w:div>
        <w:div w:id="616373018">
          <w:marLeft w:val="640"/>
          <w:marRight w:val="0"/>
          <w:marTop w:val="0"/>
          <w:marBottom w:val="0"/>
          <w:divBdr>
            <w:top w:val="none" w:sz="0" w:space="0" w:color="auto"/>
            <w:left w:val="none" w:sz="0" w:space="0" w:color="auto"/>
            <w:bottom w:val="none" w:sz="0" w:space="0" w:color="auto"/>
            <w:right w:val="none" w:sz="0" w:space="0" w:color="auto"/>
          </w:divBdr>
        </w:div>
        <w:div w:id="1989168783">
          <w:marLeft w:val="640"/>
          <w:marRight w:val="0"/>
          <w:marTop w:val="0"/>
          <w:marBottom w:val="0"/>
          <w:divBdr>
            <w:top w:val="none" w:sz="0" w:space="0" w:color="auto"/>
            <w:left w:val="none" w:sz="0" w:space="0" w:color="auto"/>
            <w:bottom w:val="none" w:sz="0" w:space="0" w:color="auto"/>
            <w:right w:val="none" w:sz="0" w:space="0" w:color="auto"/>
          </w:divBdr>
        </w:div>
        <w:div w:id="1453986596">
          <w:marLeft w:val="640"/>
          <w:marRight w:val="0"/>
          <w:marTop w:val="0"/>
          <w:marBottom w:val="0"/>
          <w:divBdr>
            <w:top w:val="none" w:sz="0" w:space="0" w:color="auto"/>
            <w:left w:val="none" w:sz="0" w:space="0" w:color="auto"/>
            <w:bottom w:val="none" w:sz="0" w:space="0" w:color="auto"/>
            <w:right w:val="none" w:sz="0" w:space="0" w:color="auto"/>
          </w:divBdr>
        </w:div>
        <w:div w:id="94252577">
          <w:marLeft w:val="640"/>
          <w:marRight w:val="0"/>
          <w:marTop w:val="0"/>
          <w:marBottom w:val="0"/>
          <w:divBdr>
            <w:top w:val="none" w:sz="0" w:space="0" w:color="auto"/>
            <w:left w:val="none" w:sz="0" w:space="0" w:color="auto"/>
            <w:bottom w:val="none" w:sz="0" w:space="0" w:color="auto"/>
            <w:right w:val="none" w:sz="0" w:space="0" w:color="auto"/>
          </w:divBdr>
        </w:div>
        <w:div w:id="629558830">
          <w:marLeft w:val="640"/>
          <w:marRight w:val="0"/>
          <w:marTop w:val="0"/>
          <w:marBottom w:val="0"/>
          <w:divBdr>
            <w:top w:val="none" w:sz="0" w:space="0" w:color="auto"/>
            <w:left w:val="none" w:sz="0" w:space="0" w:color="auto"/>
            <w:bottom w:val="none" w:sz="0" w:space="0" w:color="auto"/>
            <w:right w:val="none" w:sz="0" w:space="0" w:color="auto"/>
          </w:divBdr>
        </w:div>
        <w:div w:id="358286874">
          <w:marLeft w:val="640"/>
          <w:marRight w:val="0"/>
          <w:marTop w:val="0"/>
          <w:marBottom w:val="0"/>
          <w:divBdr>
            <w:top w:val="none" w:sz="0" w:space="0" w:color="auto"/>
            <w:left w:val="none" w:sz="0" w:space="0" w:color="auto"/>
            <w:bottom w:val="none" w:sz="0" w:space="0" w:color="auto"/>
            <w:right w:val="none" w:sz="0" w:space="0" w:color="auto"/>
          </w:divBdr>
        </w:div>
        <w:div w:id="876815246">
          <w:marLeft w:val="640"/>
          <w:marRight w:val="0"/>
          <w:marTop w:val="0"/>
          <w:marBottom w:val="0"/>
          <w:divBdr>
            <w:top w:val="none" w:sz="0" w:space="0" w:color="auto"/>
            <w:left w:val="none" w:sz="0" w:space="0" w:color="auto"/>
            <w:bottom w:val="none" w:sz="0" w:space="0" w:color="auto"/>
            <w:right w:val="none" w:sz="0" w:space="0" w:color="auto"/>
          </w:divBdr>
        </w:div>
        <w:div w:id="1452358043">
          <w:marLeft w:val="640"/>
          <w:marRight w:val="0"/>
          <w:marTop w:val="0"/>
          <w:marBottom w:val="0"/>
          <w:divBdr>
            <w:top w:val="none" w:sz="0" w:space="0" w:color="auto"/>
            <w:left w:val="none" w:sz="0" w:space="0" w:color="auto"/>
            <w:bottom w:val="none" w:sz="0" w:space="0" w:color="auto"/>
            <w:right w:val="none" w:sz="0" w:space="0" w:color="auto"/>
          </w:divBdr>
        </w:div>
        <w:div w:id="118308834">
          <w:marLeft w:val="640"/>
          <w:marRight w:val="0"/>
          <w:marTop w:val="0"/>
          <w:marBottom w:val="0"/>
          <w:divBdr>
            <w:top w:val="none" w:sz="0" w:space="0" w:color="auto"/>
            <w:left w:val="none" w:sz="0" w:space="0" w:color="auto"/>
            <w:bottom w:val="none" w:sz="0" w:space="0" w:color="auto"/>
            <w:right w:val="none" w:sz="0" w:space="0" w:color="auto"/>
          </w:divBdr>
        </w:div>
        <w:div w:id="2049648138">
          <w:marLeft w:val="640"/>
          <w:marRight w:val="0"/>
          <w:marTop w:val="0"/>
          <w:marBottom w:val="0"/>
          <w:divBdr>
            <w:top w:val="none" w:sz="0" w:space="0" w:color="auto"/>
            <w:left w:val="none" w:sz="0" w:space="0" w:color="auto"/>
            <w:bottom w:val="none" w:sz="0" w:space="0" w:color="auto"/>
            <w:right w:val="none" w:sz="0" w:space="0" w:color="auto"/>
          </w:divBdr>
        </w:div>
      </w:divsChild>
    </w:div>
    <w:div w:id="1546478410">
      <w:bodyDiv w:val="1"/>
      <w:marLeft w:val="0"/>
      <w:marRight w:val="0"/>
      <w:marTop w:val="0"/>
      <w:marBottom w:val="0"/>
      <w:divBdr>
        <w:top w:val="none" w:sz="0" w:space="0" w:color="auto"/>
        <w:left w:val="none" w:sz="0" w:space="0" w:color="auto"/>
        <w:bottom w:val="none" w:sz="0" w:space="0" w:color="auto"/>
        <w:right w:val="none" w:sz="0" w:space="0" w:color="auto"/>
      </w:divBdr>
      <w:divsChild>
        <w:div w:id="1767920274">
          <w:marLeft w:val="0"/>
          <w:marRight w:val="0"/>
          <w:marTop w:val="0"/>
          <w:marBottom w:val="0"/>
          <w:divBdr>
            <w:top w:val="none" w:sz="0" w:space="0" w:color="auto"/>
            <w:left w:val="none" w:sz="0" w:space="0" w:color="auto"/>
            <w:bottom w:val="none" w:sz="0" w:space="0" w:color="auto"/>
            <w:right w:val="none" w:sz="0" w:space="0" w:color="auto"/>
          </w:divBdr>
          <w:divsChild>
            <w:div w:id="614992736">
              <w:marLeft w:val="0"/>
              <w:marRight w:val="0"/>
              <w:marTop w:val="0"/>
              <w:marBottom w:val="0"/>
              <w:divBdr>
                <w:top w:val="none" w:sz="0" w:space="0" w:color="auto"/>
                <w:left w:val="none" w:sz="0" w:space="0" w:color="auto"/>
                <w:bottom w:val="none" w:sz="0" w:space="0" w:color="auto"/>
                <w:right w:val="none" w:sz="0" w:space="0" w:color="auto"/>
              </w:divBdr>
              <w:divsChild>
                <w:div w:id="50837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2350">
      <w:bodyDiv w:val="1"/>
      <w:marLeft w:val="0"/>
      <w:marRight w:val="0"/>
      <w:marTop w:val="0"/>
      <w:marBottom w:val="0"/>
      <w:divBdr>
        <w:top w:val="none" w:sz="0" w:space="0" w:color="auto"/>
        <w:left w:val="none" w:sz="0" w:space="0" w:color="auto"/>
        <w:bottom w:val="none" w:sz="0" w:space="0" w:color="auto"/>
        <w:right w:val="none" w:sz="0" w:space="0" w:color="auto"/>
      </w:divBdr>
      <w:divsChild>
        <w:div w:id="1719013922">
          <w:marLeft w:val="640"/>
          <w:marRight w:val="0"/>
          <w:marTop w:val="0"/>
          <w:marBottom w:val="0"/>
          <w:divBdr>
            <w:top w:val="none" w:sz="0" w:space="0" w:color="auto"/>
            <w:left w:val="none" w:sz="0" w:space="0" w:color="auto"/>
            <w:bottom w:val="none" w:sz="0" w:space="0" w:color="auto"/>
            <w:right w:val="none" w:sz="0" w:space="0" w:color="auto"/>
          </w:divBdr>
        </w:div>
        <w:div w:id="936861649">
          <w:marLeft w:val="640"/>
          <w:marRight w:val="0"/>
          <w:marTop w:val="0"/>
          <w:marBottom w:val="0"/>
          <w:divBdr>
            <w:top w:val="none" w:sz="0" w:space="0" w:color="auto"/>
            <w:left w:val="none" w:sz="0" w:space="0" w:color="auto"/>
            <w:bottom w:val="none" w:sz="0" w:space="0" w:color="auto"/>
            <w:right w:val="none" w:sz="0" w:space="0" w:color="auto"/>
          </w:divBdr>
        </w:div>
        <w:div w:id="1833108114">
          <w:marLeft w:val="640"/>
          <w:marRight w:val="0"/>
          <w:marTop w:val="0"/>
          <w:marBottom w:val="0"/>
          <w:divBdr>
            <w:top w:val="none" w:sz="0" w:space="0" w:color="auto"/>
            <w:left w:val="none" w:sz="0" w:space="0" w:color="auto"/>
            <w:bottom w:val="none" w:sz="0" w:space="0" w:color="auto"/>
            <w:right w:val="none" w:sz="0" w:space="0" w:color="auto"/>
          </w:divBdr>
        </w:div>
        <w:div w:id="1219324846">
          <w:marLeft w:val="640"/>
          <w:marRight w:val="0"/>
          <w:marTop w:val="0"/>
          <w:marBottom w:val="0"/>
          <w:divBdr>
            <w:top w:val="none" w:sz="0" w:space="0" w:color="auto"/>
            <w:left w:val="none" w:sz="0" w:space="0" w:color="auto"/>
            <w:bottom w:val="none" w:sz="0" w:space="0" w:color="auto"/>
            <w:right w:val="none" w:sz="0" w:space="0" w:color="auto"/>
          </w:divBdr>
        </w:div>
        <w:div w:id="719549463">
          <w:marLeft w:val="640"/>
          <w:marRight w:val="0"/>
          <w:marTop w:val="0"/>
          <w:marBottom w:val="0"/>
          <w:divBdr>
            <w:top w:val="none" w:sz="0" w:space="0" w:color="auto"/>
            <w:left w:val="none" w:sz="0" w:space="0" w:color="auto"/>
            <w:bottom w:val="none" w:sz="0" w:space="0" w:color="auto"/>
            <w:right w:val="none" w:sz="0" w:space="0" w:color="auto"/>
          </w:divBdr>
        </w:div>
        <w:div w:id="269776056">
          <w:marLeft w:val="640"/>
          <w:marRight w:val="0"/>
          <w:marTop w:val="0"/>
          <w:marBottom w:val="0"/>
          <w:divBdr>
            <w:top w:val="none" w:sz="0" w:space="0" w:color="auto"/>
            <w:left w:val="none" w:sz="0" w:space="0" w:color="auto"/>
            <w:bottom w:val="none" w:sz="0" w:space="0" w:color="auto"/>
            <w:right w:val="none" w:sz="0" w:space="0" w:color="auto"/>
          </w:divBdr>
        </w:div>
        <w:div w:id="25759488">
          <w:marLeft w:val="640"/>
          <w:marRight w:val="0"/>
          <w:marTop w:val="0"/>
          <w:marBottom w:val="0"/>
          <w:divBdr>
            <w:top w:val="none" w:sz="0" w:space="0" w:color="auto"/>
            <w:left w:val="none" w:sz="0" w:space="0" w:color="auto"/>
            <w:bottom w:val="none" w:sz="0" w:space="0" w:color="auto"/>
            <w:right w:val="none" w:sz="0" w:space="0" w:color="auto"/>
          </w:divBdr>
        </w:div>
        <w:div w:id="1059749181">
          <w:marLeft w:val="640"/>
          <w:marRight w:val="0"/>
          <w:marTop w:val="0"/>
          <w:marBottom w:val="0"/>
          <w:divBdr>
            <w:top w:val="none" w:sz="0" w:space="0" w:color="auto"/>
            <w:left w:val="none" w:sz="0" w:space="0" w:color="auto"/>
            <w:bottom w:val="none" w:sz="0" w:space="0" w:color="auto"/>
            <w:right w:val="none" w:sz="0" w:space="0" w:color="auto"/>
          </w:divBdr>
        </w:div>
        <w:div w:id="2131320162">
          <w:marLeft w:val="640"/>
          <w:marRight w:val="0"/>
          <w:marTop w:val="0"/>
          <w:marBottom w:val="0"/>
          <w:divBdr>
            <w:top w:val="none" w:sz="0" w:space="0" w:color="auto"/>
            <w:left w:val="none" w:sz="0" w:space="0" w:color="auto"/>
            <w:bottom w:val="none" w:sz="0" w:space="0" w:color="auto"/>
            <w:right w:val="none" w:sz="0" w:space="0" w:color="auto"/>
          </w:divBdr>
        </w:div>
        <w:div w:id="1796947103">
          <w:marLeft w:val="640"/>
          <w:marRight w:val="0"/>
          <w:marTop w:val="0"/>
          <w:marBottom w:val="0"/>
          <w:divBdr>
            <w:top w:val="none" w:sz="0" w:space="0" w:color="auto"/>
            <w:left w:val="none" w:sz="0" w:space="0" w:color="auto"/>
            <w:bottom w:val="none" w:sz="0" w:space="0" w:color="auto"/>
            <w:right w:val="none" w:sz="0" w:space="0" w:color="auto"/>
          </w:divBdr>
        </w:div>
        <w:div w:id="392705954">
          <w:marLeft w:val="640"/>
          <w:marRight w:val="0"/>
          <w:marTop w:val="0"/>
          <w:marBottom w:val="0"/>
          <w:divBdr>
            <w:top w:val="none" w:sz="0" w:space="0" w:color="auto"/>
            <w:left w:val="none" w:sz="0" w:space="0" w:color="auto"/>
            <w:bottom w:val="none" w:sz="0" w:space="0" w:color="auto"/>
            <w:right w:val="none" w:sz="0" w:space="0" w:color="auto"/>
          </w:divBdr>
        </w:div>
        <w:div w:id="914241268">
          <w:marLeft w:val="640"/>
          <w:marRight w:val="0"/>
          <w:marTop w:val="0"/>
          <w:marBottom w:val="0"/>
          <w:divBdr>
            <w:top w:val="none" w:sz="0" w:space="0" w:color="auto"/>
            <w:left w:val="none" w:sz="0" w:space="0" w:color="auto"/>
            <w:bottom w:val="none" w:sz="0" w:space="0" w:color="auto"/>
            <w:right w:val="none" w:sz="0" w:space="0" w:color="auto"/>
          </w:divBdr>
        </w:div>
        <w:div w:id="1357270775">
          <w:marLeft w:val="640"/>
          <w:marRight w:val="0"/>
          <w:marTop w:val="0"/>
          <w:marBottom w:val="0"/>
          <w:divBdr>
            <w:top w:val="none" w:sz="0" w:space="0" w:color="auto"/>
            <w:left w:val="none" w:sz="0" w:space="0" w:color="auto"/>
            <w:bottom w:val="none" w:sz="0" w:space="0" w:color="auto"/>
            <w:right w:val="none" w:sz="0" w:space="0" w:color="auto"/>
          </w:divBdr>
        </w:div>
        <w:div w:id="1031110624">
          <w:marLeft w:val="640"/>
          <w:marRight w:val="0"/>
          <w:marTop w:val="0"/>
          <w:marBottom w:val="0"/>
          <w:divBdr>
            <w:top w:val="none" w:sz="0" w:space="0" w:color="auto"/>
            <w:left w:val="none" w:sz="0" w:space="0" w:color="auto"/>
            <w:bottom w:val="none" w:sz="0" w:space="0" w:color="auto"/>
            <w:right w:val="none" w:sz="0" w:space="0" w:color="auto"/>
          </w:divBdr>
        </w:div>
        <w:div w:id="949316718">
          <w:marLeft w:val="640"/>
          <w:marRight w:val="0"/>
          <w:marTop w:val="0"/>
          <w:marBottom w:val="0"/>
          <w:divBdr>
            <w:top w:val="none" w:sz="0" w:space="0" w:color="auto"/>
            <w:left w:val="none" w:sz="0" w:space="0" w:color="auto"/>
            <w:bottom w:val="none" w:sz="0" w:space="0" w:color="auto"/>
            <w:right w:val="none" w:sz="0" w:space="0" w:color="auto"/>
          </w:divBdr>
        </w:div>
        <w:div w:id="1997028392">
          <w:marLeft w:val="640"/>
          <w:marRight w:val="0"/>
          <w:marTop w:val="0"/>
          <w:marBottom w:val="0"/>
          <w:divBdr>
            <w:top w:val="none" w:sz="0" w:space="0" w:color="auto"/>
            <w:left w:val="none" w:sz="0" w:space="0" w:color="auto"/>
            <w:bottom w:val="none" w:sz="0" w:space="0" w:color="auto"/>
            <w:right w:val="none" w:sz="0" w:space="0" w:color="auto"/>
          </w:divBdr>
        </w:div>
        <w:div w:id="1908833397">
          <w:marLeft w:val="640"/>
          <w:marRight w:val="0"/>
          <w:marTop w:val="0"/>
          <w:marBottom w:val="0"/>
          <w:divBdr>
            <w:top w:val="none" w:sz="0" w:space="0" w:color="auto"/>
            <w:left w:val="none" w:sz="0" w:space="0" w:color="auto"/>
            <w:bottom w:val="none" w:sz="0" w:space="0" w:color="auto"/>
            <w:right w:val="none" w:sz="0" w:space="0" w:color="auto"/>
          </w:divBdr>
        </w:div>
        <w:div w:id="760373375">
          <w:marLeft w:val="640"/>
          <w:marRight w:val="0"/>
          <w:marTop w:val="0"/>
          <w:marBottom w:val="0"/>
          <w:divBdr>
            <w:top w:val="none" w:sz="0" w:space="0" w:color="auto"/>
            <w:left w:val="none" w:sz="0" w:space="0" w:color="auto"/>
            <w:bottom w:val="none" w:sz="0" w:space="0" w:color="auto"/>
            <w:right w:val="none" w:sz="0" w:space="0" w:color="auto"/>
          </w:divBdr>
        </w:div>
        <w:div w:id="1647781729">
          <w:marLeft w:val="640"/>
          <w:marRight w:val="0"/>
          <w:marTop w:val="0"/>
          <w:marBottom w:val="0"/>
          <w:divBdr>
            <w:top w:val="none" w:sz="0" w:space="0" w:color="auto"/>
            <w:left w:val="none" w:sz="0" w:space="0" w:color="auto"/>
            <w:bottom w:val="none" w:sz="0" w:space="0" w:color="auto"/>
            <w:right w:val="none" w:sz="0" w:space="0" w:color="auto"/>
          </w:divBdr>
        </w:div>
        <w:div w:id="1340505671">
          <w:marLeft w:val="640"/>
          <w:marRight w:val="0"/>
          <w:marTop w:val="0"/>
          <w:marBottom w:val="0"/>
          <w:divBdr>
            <w:top w:val="none" w:sz="0" w:space="0" w:color="auto"/>
            <w:left w:val="none" w:sz="0" w:space="0" w:color="auto"/>
            <w:bottom w:val="none" w:sz="0" w:space="0" w:color="auto"/>
            <w:right w:val="none" w:sz="0" w:space="0" w:color="auto"/>
          </w:divBdr>
        </w:div>
        <w:div w:id="1402413255">
          <w:marLeft w:val="640"/>
          <w:marRight w:val="0"/>
          <w:marTop w:val="0"/>
          <w:marBottom w:val="0"/>
          <w:divBdr>
            <w:top w:val="none" w:sz="0" w:space="0" w:color="auto"/>
            <w:left w:val="none" w:sz="0" w:space="0" w:color="auto"/>
            <w:bottom w:val="none" w:sz="0" w:space="0" w:color="auto"/>
            <w:right w:val="none" w:sz="0" w:space="0" w:color="auto"/>
          </w:divBdr>
        </w:div>
        <w:div w:id="1805000242">
          <w:marLeft w:val="640"/>
          <w:marRight w:val="0"/>
          <w:marTop w:val="0"/>
          <w:marBottom w:val="0"/>
          <w:divBdr>
            <w:top w:val="none" w:sz="0" w:space="0" w:color="auto"/>
            <w:left w:val="none" w:sz="0" w:space="0" w:color="auto"/>
            <w:bottom w:val="none" w:sz="0" w:space="0" w:color="auto"/>
            <w:right w:val="none" w:sz="0" w:space="0" w:color="auto"/>
          </w:divBdr>
        </w:div>
        <w:div w:id="549651317">
          <w:marLeft w:val="640"/>
          <w:marRight w:val="0"/>
          <w:marTop w:val="0"/>
          <w:marBottom w:val="0"/>
          <w:divBdr>
            <w:top w:val="none" w:sz="0" w:space="0" w:color="auto"/>
            <w:left w:val="none" w:sz="0" w:space="0" w:color="auto"/>
            <w:bottom w:val="none" w:sz="0" w:space="0" w:color="auto"/>
            <w:right w:val="none" w:sz="0" w:space="0" w:color="auto"/>
          </w:divBdr>
        </w:div>
        <w:div w:id="729959650">
          <w:marLeft w:val="640"/>
          <w:marRight w:val="0"/>
          <w:marTop w:val="0"/>
          <w:marBottom w:val="0"/>
          <w:divBdr>
            <w:top w:val="none" w:sz="0" w:space="0" w:color="auto"/>
            <w:left w:val="none" w:sz="0" w:space="0" w:color="auto"/>
            <w:bottom w:val="none" w:sz="0" w:space="0" w:color="auto"/>
            <w:right w:val="none" w:sz="0" w:space="0" w:color="auto"/>
          </w:divBdr>
        </w:div>
        <w:div w:id="922494353">
          <w:marLeft w:val="640"/>
          <w:marRight w:val="0"/>
          <w:marTop w:val="0"/>
          <w:marBottom w:val="0"/>
          <w:divBdr>
            <w:top w:val="none" w:sz="0" w:space="0" w:color="auto"/>
            <w:left w:val="none" w:sz="0" w:space="0" w:color="auto"/>
            <w:bottom w:val="none" w:sz="0" w:space="0" w:color="auto"/>
            <w:right w:val="none" w:sz="0" w:space="0" w:color="auto"/>
          </w:divBdr>
        </w:div>
        <w:div w:id="1979410112">
          <w:marLeft w:val="640"/>
          <w:marRight w:val="0"/>
          <w:marTop w:val="0"/>
          <w:marBottom w:val="0"/>
          <w:divBdr>
            <w:top w:val="none" w:sz="0" w:space="0" w:color="auto"/>
            <w:left w:val="none" w:sz="0" w:space="0" w:color="auto"/>
            <w:bottom w:val="none" w:sz="0" w:space="0" w:color="auto"/>
            <w:right w:val="none" w:sz="0" w:space="0" w:color="auto"/>
          </w:divBdr>
        </w:div>
        <w:div w:id="1165630493">
          <w:marLeft w:val="640"/>
          <w:marRight w:val="0"/>
          <w:marTop w:val="0"/>
          <w:marBottom w:val="0"/>
          <w:divBdr>
            <w:top w:val="none" w:sz="0" w:space="0" w:color="auto"/>
            <w:left w:val="none" w:sz="0" w:space="0" w:color="auto"/>
            <w:bottom w:val="none" w:sz="0" w:space="0" w:color="auto"/>
            <w:right w:val="none" w:sz="0" w:space="0" w:color="auto"/>
          </w:divBdr>
        </w:div>
        <w:div w:id="2064983129">
          <w:marLeft w:val="640"/>
          <w:marRight w:val="0"/>
          <w:marTop w:val="0"/>
          <w:marBottom w:val="0"/>
          <w:divBdr>
            <w:top w:val="none" w:sz="0" w:space="0" w:color="auto"/>
            <w:left w:val="none" w:sz="0" w:space="0" w:color="auto"/>
            <w:bottom w:val="none" w:sz="0" w:space="0" w:color="auto"/>
            <w:right w:val="none" w:sz="0" w:space="0" w:color="auto"/>
          </w:divBdr>
        </w:div>
        <w:div w:id="1899632117">
          <w:marLeft w:val="640"/>
          <w:marRight w:val="0"/>
          <w:marTop w:val="0"/>
          <w:marBottom w:val="0"/>
          <w:divBdr>
            <w:top w:val="none" w:sz="0" w:space="0" w:color="auto"/>
            <w:left w:val="none" w:sz="0" w:space="0" w:color="auto"/>
            <w:bottom w:val="none" w:sz="0" w:space="0" w:color="auto"/>
            <w:right w:val="none" w:sz="0" w:space="0" w:color="auto"/>
          </w:divBdr>
        </w:div>
        <w:div w:id="892886644">
          <w:marLeft w:val="640"/>
          <w:marRight w:val="0"/>
          <w:marTop w:val="0"/>
          <w:marBottom w:val="0"/>
          <w:divBdr>
            <w:top w:val="none" w:sz="0" w:space="0" w:color="auto"/>
            <w:left w:val="none" w:sz="0" w:space="0" w:color="auto"/>
            <w:bottom w:val="none" w:sz="0" w:space="0" w:color="auto"/>
            <w:right w:val="none" w:sz="0" w:space="0" w:color="auto"/>
          </w:divBdr>
        </w:div>
        <w:div w:id="1506478276">
          <w:marLeft w:val="640"/>
          <w:marRight w:val="0"/>
          <w:marTop w:val="0"/>
          <w:marBottom w:val="0"/>
          <w:divBdr>
            <w:top w:val="none" w:sz="0" w:space="0" w:color="auto"/>
            <w:left w:val="none" w:sz="0" w:space="0" w:color="auto"/>
            <w:bottom w:val="none" w:sz="0" w:space="0" w:color="auto"/>
            <w:right w:val="none" w:sz="0" w:space="0" w:color="auto"/>
          </w:divBdr>
        </w:div>
        <w:div w:id="373892221">
          <w:marLeft w:val="640"/>
          <w:marRight w:val="0"/>
          <w:marTop w:val="0"/>
          <w:marBottom w:val="0"/>
          <w:divBdr>
            <w:top w:val="none" w:sz="0" w:space="0" w:color="auto"/>
            <w:left w:val="none" w:sz="0" w:space="0" w:color="auto"/>
            <w:bottom w:val="none" w:sz="0" w:space="0" w:color="auto"/>
            <w:right w:val="none" w:sz="0" w:space="0" w:color="auto"/>
          </w:divBdr>
        </w:div>
        <w:div w:id="1278368362">
          <w:marLeft w:val="640"/>
          <w:marRight w:val="0"/>
          <w:marTop w:val="0"/>
          <w:marBottom w:val="0"/>
          <w:divBdr>
            <w:top w:val="none" w:sz="0" w:space="0" w:color="auto"/>
            <w:left w:val="none" w:sz="0" w:space="0" w:color="auto"/>
            <w:bottom w:val="none" w:sz="0" w:space="0" w:color="auto"/>
            <w:right w:val="none" w:sz="0" w:space="0" w:color="auto"/>
          </w:divBdr>
        </w:div>
        <w:div w:id="1477213674">
          <w:marLeft w:val="640"/>
          <w:marRight w:val="0"/>
          <w:marTop w:val="0"/>
          <w:marBottom w:val="0"/>
          <w:divBdr>
            <w:top w:val="none" w:sz="0" w:space="0" w:color="auto"/>
            <w:left w:val="none" w:sz="0" w:space="0" w:color="auto"/>
            <w:bottom w:val="none" w:sz="0" w:space="0" w:color="auto"/>
            <w:right w:val="none" w:sz="0" w:space="0" w:color="auto"/>
          </w:divBdr>
        </w:div>
        <w:div w:id="1250887010">
          <w:marLeft w:val="640"/>
          <w:marRight w:val="0"/>
          <w:marTop w:val="0"/>
          <w:marBottom w:val="0"/>
          <w:divBdr>
            <w:top w:val="none" w:sz="0" w:space="0" w:color="auto"/>
            <w:left w:val="none" w:sz="0" w:space="0" w:color="auto"/>
            <w:bottom w:val="none" w:sz="0" w:space="0" w:color="auto"/>
            <w:right w:val="none" w:sz="0" w:space="0" w:color="auto"/>
          </w:divBdr>
        </w:div>
        <w:div w:id="1469862245">
          <w:marLeft w:val="640"/>
          <w:marRight w:val="0"/>
          <w:marTop w:val="0"/>
          <w:marBottom w:val="0"/>
          <w:divBdr>
            <w:top w:val="none" w:sz="0" w:space="0" w:color="auto"/>
            <w:left w:val="none" w:sz="0" w:space="0" w:color="auto"/>
            <w:bottom w:val="none" w:sz="0" w:space="0" w:color="auto"/>
            <w:right w:val="none" w:sz="0" w:space="0" w:color="auto"/>
          </w:divBdr>
        </w:div>
        <w:div w:id="1213035630">
          <w:marLeft w:val="640"/>
          <w:marRight w:val="0"/>
          <w:marTop w:val="0"/>
          <w:marBottom w:val="0"/>
          <w:divBdr>
            <w:top w:val="none" w:sz="0" w:space="0" w:color="auto"/>
            <w:left w:val="none" w:sz="0" w:space="0" w:color="auto"/>
            <w:bottom w:val="none" w:sz="0" w:space="0" w:color="auto"/>
            <w:right w:val="none" w:sz="0" w:space="0" w:color="auto"/>
          </w:divBdr>
        </w:div>
        <w:div w:id="1308826307">
          <w:marLeft w:val="640"/>
          <w:marRight w:val="0"/>
          <w:marTop w:val="0"/>
          <w:marBottom w:val="0"/>
          <w:divBdr>
            <w:top w:val="none" w:sz="0" w:space="0" w:color="auto"/>
            <w:left w:val="none" w:sz="0" w:space="0" w:color="auto"/>
            <w:bottom w:val="none" w:sz="0" w:space="0" w:color="auto"/>
            <w:right w:val="none" w:sz="0" w:space="0" w:color="auto"/>
          </w:divBdr>
        </w:div>
        <w:div w:id="1668943161">
          <w:marLeft w:val="640"/>
          <w:marRight w:val="0"/>
          <w:marTop w:val="0"/>
          <w:marBottom w:val="0"/>
          <w:divBdr>
            <w:top w:val="none" w:sz="0" w:space="0" w:color="auto"/>
            <w:left w:val="none" w:sz="0" w:space="0" w:color="auto"/>
            <w:bottom w:val="none" w:sz="0" w:space="0" w:color="auto"/>
            <w:right w:val="none" w:sz="0" w:space="0" w:color="auto"/>
          </w:divBdr>
        </w:div>
        <w:div w:id="1478914200">
          <w:marLeft w:val="640"/>
          <w:marRight w:val="0"/>
          <w:marTop w:val="0"/>
          <w:marBottom w:val="0"/>
          <w:divBdr>
            <w:top w:val="none" w:sz="0" w:space="0" w:color="auto"/>
            <w:left w:val="none" w:sz="0" w:space="0" w:color="auto"/>
            <w:bottom w:val="none" w:sz="0" w:space="0" w:color="auto"/>
            <w:right w:val="none" w:sz="0" w:space="0" w:color="auto"/>
          </w:divBdr>
        </w:div>
        <w:div w:id="59909981">
          <w:marLeft w:val="640"/>
          <w:marRight w:val="0"/>
          <w:marTop w:val="0"/>
          <w:marBottom w:val="0"/>
          <w:divBdr>
            <w:top w:val="none" w:sz="0" w:space="0" w:color="auto"/>
            <w:left w:val="none" w:sz="0" w:space="0" w:color="auto"/>
            <w:bottom w:val="none" w:sz="0" w:space="0" w:color="auto"/>
            <w:right w:val="none" w:sz="0" w:space="0" w:color="auto"/>
          </w:divBdr>
        </w:div>
        <w:div w:id="943390755">
          <w:marLeft w:val="640"/>
          <w:marRight w:val="0"/>
          <w:marTop w:val="0"/>
          <w:marBottom w:val="0"/>
          <w:divBdr>
            <w:top w:val="none" w:sz="0" w:space="0" w:color="auto"/>
            <w:left w:val="none" w:sz="0" w:space="0" w:color="auto"/>
            <w:bottom w:val="none" w:sz="0" w:space="0" w:color="auto"/>
            <w:right w:val="none" w:sz="0" w:space="0" w:color="auto"/>
          </w:divBdr>
        </w:div>
        <w:div w:id="861481018">
          <w:marLeft w:val="640"/>
          <w:marRight w:val="0"/>
          <w:marTop w:val="0"/>
          <w:marBottom w:val="0"/>
          <w:divBdr>
            <w:top w:val="none" w:sz="0" w:space="0" w:color="auto"/>
            <w:left w:val="none" w:sz="0" w:space="0" w:color="auto"/>
            <w:bottom w:val="none" w:sz="0" w:space="0" w:color="auto"/>
            <w:right w:val="none" w:sz="0" w:space="0" w:color="auto"/>
          </w:divBdr>
        </w:div>
        <w:div w:id="647058780">
          <w:marLeft w:val="640"/>
          <w:marRight w:val="0"/>
          <w:marTop w:val="0"/>
          <w:marBottom w:val="0"/>
          <w:divBdr>
            <w:top w:val="none" w:sz="0" w:space="0" w:color="auto"/>
            <w:left w:val="none" w:sz="0" w:space="0" w:color="auto"/>
            <w:bottom w:val="none" w:sz="0" w:space="0" w:color="auto"/>
            <w:right w:val="none" w:sz="0" w:space="0" w:color="auto"/>
          </w:divBdr>
        </w:div>
        <w:div w:id="1392389176">
          <w:marLeft w:val="640"/>
          <w:marRight w:val="0"/>
          <w:marTop w:val="0"/>
          <w:marBottom w:val="0"/>
          <w:divBdr>
            <w:top w:val="none" w:sz="0" w:space="0" w:color="auto"/>
            <w:left w:val="none" w:sz="0" w:space="0" w:color="auto"/>
            <w:bottom w:val="none" w:sz="0" w:space="0" w:color="auto"/>
            <w:right w:val="none" w:sz="0" w:space="0" w:color="auto"/>
          </w:divBdr>
        </w:div>
        <w:div w:id="1421636784">
          <w:marLeft w:val="640"/>
          <w:marRight w:val="0"/>
          <w:marTop w:val="0"/>
          <w:marBottom w:val="0"/>
          <w:divBdr>
            <w:top w:val="none" w:sz="0" w:space="0" w:color="auto"/>
            <w:left w:val="none" w:sz="0" w:space="0" w:color="auto"/>
            <w:bottom w:val="none" w:sz="0" w:space="0" w:color="auto"/>
            <w:right w:val="none" w:sz="0" w:space="0" w:color="auto"/>
          </w:divBdr>
        </w:div>
        <w:div w:id="1470051674">
          <w:marLeft w:val="640"/>
          <w:marRight w:val="0"/>
          <w:marTop w:val="0"/>
          <w:marBottom w:val="0"/>
          <w:divBdr>
            <w:top w:val="none" w:sz="0" w:space="0" w:color="auto"/>
            <w:left w:val="none" w:sz="0" w:space="0" w:color="auto"/>
            <w:bottom w:val="none" w:sz="0" w:space="0" w:color="auto"/>
            <w:right w:val="none" w:sz="0" w:space="0" w:color="auto"/>
          </w:divBdr>
        </w:div>
      </w:divsChild>
    </w:div>
    <w:div w:id="1606035616">
      <w:bodyDiv w:val="1"/>
      <w:marLeft w:val="0"/>
      <w:marRight w:val="0"/>
      <w:marTop w:val="0"/>
      <w:marBottom w:val="0"/>
      <w:divBdr>
        <w:top w:val="none" w:sz="0" w:space="0" w:color="auto"/>
        <w:left w:val="none" w:sz="0" w:space="0" w:color="auto"/>
        <w:bottom w:val="none" w:sz="0" w:space="0" w:color="auto"/>
        <w:right w:val="none" w:sz="0" w:space="0" w:color="auto"/>
      </w:divBdr>
      <w:divsChild>
        <w:div w:id="1730566553">
          <w:marLeft w:val="0"/>
          <w:marRight w:val="0"/>
          <w:marTop w:val="0"/>
          <w:marBottom w:val="0"/>
          <w:divBdr>
            <w:top w:val="none" w:sz="0" w:space="0" w:color="auto"/>
            <w:left w:val="none" w:sz="0" w:space="0" w:color="auto"/>
            <w:bottom w:val="none" w:sz="0" w:space="0" w:color="auto"/>
            <w:right w:val="none" w:sz="0" w:space="0" w:color="auto"/>
          </w:divBdr>
          <w:divsChild>
            <w:div w:id="402529548">
              <w:marLeft w:val="0"/>
              <w:marRight w:val="0"/>
              <w:marTop w:val="0"/>
              <w:marBottom w:val="0"/>
              <w:divBdr>
                <w:top w:val="none" w:sz="0" w:space="0" w:color="auto"/>
                <w:left w:val="none" w:sz="0" w:space="0" w:color="auto"/>
                <w:bottom w:val="none" w:sz="0" w:space="0" w:color="auto"/>
                <w:right w:val="none" w:sz="0" w:space="0" w:color="auto"/>
              </w:divBdr>
              <w:divsChild>
                <w:div w:id="20858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5146">
      <w:bodyDiv w:val="1"/>
      <w:marLeft w:val="0"/>
      <w:marRight w:val="0"/>
      <w:marTop w:val="0"/>
      <w:marBottom w:val="0"/>
      <w:divBdr>
        <w:top w:val="none" w:sz="0" w:space="0" w:color="auto"/>
        <w:left w:val="none" w:sz="0" w:space="0" w:color="auto"/>
        <w:bottom w:val="none" w:sz="0" w:space="0" w:color="auto"/>
        <w:right w:val="none" w:sz="0" w:space="0" w:color="auto"/>
      </w:divBdr>
    </w:div>
    <w:div w:id="1654607028">
      <w:bodyDiv w:val="1"/>
      <w:marLeft w:val="0"/>
      <w:marRight w:val="0"/>
      <w:marTop w:val="0"/>
      <w:marBottom w:val="0"/>
      <w:divBdr>
        <w:top w:val="none" w:sz="0" w:space="0" w:color="auto"/>
        <w:left w:val="none" w:sz="0" w:space="0" w:color="auto"/>
        <w:bottom w:val="none" w:sz="0" w:space="0" w:color="auto"/>
        <w:right w:val="none" w:sz="0" w:space="0" w:color="auto"/>
      </w:divBdr>
      <w:divsChild>
        <w:div w:id="1127158811">
          <w:marLeft w:val="640"/>
          <w:marRight w:val="0"/>
          <w:marTop w:val="0"/>
          <w:marBottom w:val="0"/>
          <w:divBdr>
            <w:top w:val="none" w:sz="0" w:space="0" w:color="auto"/>
            <w:left w:val="none" w:sz="0" w:space="0" w:color="auto"/>
            <w:bottom w:val="none" w:sz="0" w:space="0" w:color="auto"/>
            <w:right w:val="none" w:sz="0" w:space="0" w:color="auto"/>
          </w:divBdr>
        </w:div>
        <w:div w:id="1851022961">
          <w:marLeft w:val="640"/>
          <w:marRight w:val="0"/>
          <w:marTop w:val="0"/>
          <w:marBottom w:val="0"/>
          <w:divBdr>
            <w:top w:val="none" w:sz="0" w:space="0" w:color="auto"/>
            <w:left w:val="none" w:sz="0" w:space="0" w:color="auto"/>
            <w:bottom w:val="none" w:sz="0" w:space="0" w:color="auto"/>
            <w:right w:val="none" w:sz="0" w:space="0" w:color="auto"/>
          </w:divBdr>
        </w:div>
        <w:div w:id="1944725253">
          <w:marLeft w:val="640"/>
          <w:marRight w:val="0"/>
          <w:marTop w:val="0"/>
          <w:marBottom w:val="0"/>
          <w:divBdr>
            <w:top w:val="none" w:sz="0" w:space="0" w:color="auto"/>
            <w:left w:val="none" w:sz="0" w:space="0" w:color="auto"/>
            <w:bottom w:val="none" w:sz="0" w:space="0" w:color="auto"/>
            <w:right w:val="none" w:sz="0" w:space="0" w:color="auto"/>
          </w:divBdr>
        </w:div>
        <w:div w:id="1244409031">
          <w:marLeft w:val="640"/>
          <w:marRight w:val="0"/>
          <w:marTop w:val="0"/>
          <w:marBottom w:val="0"/>
          <w:divBdr>
            <w:top w:val="none" w:sz="0" w:space="0" w:color="auto"/>
            <w:left w:val="none" w:sz="0" w:space="0" w:color="auto"/>
            <w:bottom w:val="none" w:sz="0" w:space="0" w:color="auto"/>
            <w:right w:val="none" w:sz="0" w:space="0" w:color="auto"/>
          </w:divBdr>
        </w:div>
        <w:div w:id="373163524">
          <w:marLeft w:val="640"/>
          <w:marRight w:val="0"/>
          <w:marTop w:val="0"/>
          <w:marBottom w:val="0"/>
          <w:divBdr>
            <w:top w:val="none" w:sz="0" w:space="0" w:color="auto"/>
            <w:left w:val="none" w:sz="0" w:space="0" w:color="auto"/>
            <w:bottom w:val="none" w:sz="0" w:space="0" w:color="auto"/>
            <w:right w:val="none" w:sz="0" w:space="0" w:color="auto"/>
          </w:divBdr>
        </w:div>
        <w:div w:id="826558558">
          <w:marLeft w:val="640"/>
          <w:marRight w:val="0"/>
          <w:marTop w:val="0"/>
          <w:marBottom w:val="0"/>
          <w:divBdr>
            <w:top w:val="none" w:sz="0" w:space="0" w:color="auto"/>
            <w:left w:val="none" w:sz="0" w:space="0" w:color="auto"/>
            <w:bottom w:val="none" w:sz="0" w:space="0" w:color="auto"/>
            <w:right w:val="none" w:sz="0" w:space="0" w:color="auto"/>
          </w:divBdr>
        </w:div>
        <w:div w:id="1291011952">
          <w:marLeft w:val="640"/>
          <w:marRight w:val="0"/>
          <w:marTop w:val="0"/>
          <w:marBottom w:val="0"/>
          <w:divBdr>
            <w:top w:val="none" w:sz="0" w:space="0" w:color="auto"/>
            <w:left w:val="none" w:sz="0" w:space="0" w:color="auto"/>
            <w:bottom w:val="none" w:sz="0" w:space="0" w:color="auto"/>
            <w:right w:val="none" w:sz="0" w:space="0" w:color="auto"/>
          </w:divBdr>
        </w:div>
        <w:div w:id="776221453">
          <w:marLeft w:val="640"/>
          <w:marRight w:val="0"/>
          <w:marTop w:val="0"/>
          <w:marBottom w:val="0"/>
          <w:divBdr>
            <w:top w:val="none" w:sz="0" w:space="0" w:color="auto"/>
            <w:left w:val="none" w:sz="0" w:space="0" w:color="auto"/>
            <w:bottom w:val="none" w:sz="0" w:space="0" w:color="auto"/>
            <w:right w:val="none" w:sz="0" w:space="0" w:color="auto"/>
          </w:divBdr>
        </w:div>
        <w:div w:id="814034291">
          <w:marLeft w:val="640"/>
          <w:marRight w:val="0"/>
          <w:marTop w:val="0"/>
          <w:marBottom w:val="0"/>
          <w:divBdr>
            <w:top w:val="none" w:sz="0" w:space="0" w:color="auto"/>
            <w:left w:val="none" w:sz="0" w:space="0" w:color="auto"/>
            <w:bottom w:val="none" w:sz="0" w:space="0" w:color="auto"/>
            <w:right w:val="none" w:sz="0" w:space="0" w:color="auto"/>
          </w:divBdr>
        </w:div>
        <w:div w:id="481507443">
          <w:marLeft w:val="640"/>
          <w:marRight w:val="0"/>
          <w:marTop w:val="0"/>
          <w:marBottom w:val="0"/>
          <w:divBdr>
            <w:top w:val="none" w:sz="0" w:space="0" w:color="auto"/>
            <w:left w:val="none" w:sz="0" w:space="0" w:color="auto"/>
            <w:bottom w:val="none" w:sz="0" w:space="0" w:color="auto"/>
            <w:right w:val="none" w:sz="0" w:space="0" w:color="auto"/>
          </w:divBdr>
        </w:div>
        <w:div w:id="367266994">
          <w:marLeft w:val="640"/>
          <w:marRight w:val="0"/>
          <w:marTop w:val="0"/>
          <w:marBottom w:val="0"/>
          <w:divBdr>
            <w:top w:val="none" w:sz="0" w:space="0" w:color="auto"/>
            <w:left w:val="none" w:sz="0" w:space="0" w:color="auto"/>
            <w:bottom w:val="none" w:sz="0" w:space="0" w:color="auto"/>
            <w:right w:val="none" w:sz="0" w:space="0" w:color="auto"/>
          </w:divBdr>
        </w:div>
        <w:div w:id="1793595734">
          <w:marLeft w:val="640"/>
          <w:marRight w:val="0"/>
          <w:marTop w:val="0"/>
          <w:marBottom w:val="0"/>
          <w:divBdr>
            <w:top w:val="none" w:sz="0" w:space="0" w:color="auto"/>
            <w:left w:val="none" w:sz="0" w:space="0" w:color="auto"/>
            <w:bottom w:val="none" w:sz="0" w:space="0" w:color="auto"/>
            <w:right w:val="none" w:sz="0" w:space="0" w:color="auto"/>
          </w:divBdr>
        </w:div>
        <w:div w:id="169024557">
          <w:marLeft w:val="640"/>
          <w:marRight w:val="0"/>
          <w:marTop w:val="0"/>
          <w:marBottom w:val="0"/>
          <w:divBdr>
            <w:top w:val="none" w:sz="0" w:space="0" w:color="auto"/>
            <w:left w:val="none" w:sz="0" w:space="0" w:color="auto"/>
            <w:bottom w:val="none" w:sz="0" w:space="0" w:color="auto"/>
            <w:right w:val="none" w:sz="0" w:space="0" w:color="auto"/>
          </w:divBdr>
        </w:div>
        <w:div w:id="1387945406">
          <w:marLeft w:val="640"/>
          <w:marRight w:val="0"/>
          <w:marTop w:val="0"/>
          <w:marBottom w:val="0"/>
          <w:divBdr>
            <w:top w:val="none" w:sz="0" w:space="0" w:color="auto"/>
            <w:left w:val="none" w:sz="0" w:space="0" w:color="auto"/>
            <w:bottom w:val="none" w:sz="0" w:space="0" w:color="auto"/>
            <w:right w:val="none" w:sz="0" w:space="0" w:color="auto"/>
          </w:divBdr>
        </w:div>
        <w:div w:id="389304475">
          <w:marLeft w:val="640"/>
          <w:marRight w:val="0"/>
          <w:marTop w:val="0"/>
          <w:marBottom w:val="0"/>
          <w:divBdr>
            <w:top w:val="none" w:sz="0" w:space="0" w:color="auto"/>
            <w:left w:val="none" w:sz="0" w:space="0" w:color="auto"/>
            <w:bottom w:val="none" w:sz="0" w:space="0" w:color="auto"/>
            <w:right w:val="none" w:sz="0" w:space="0" w:color="auto"/>
          </w:divBdr>
        </w:div>
        <w:div w:id="2026981405">
          <w:marLeft w:val="640"/>
          <w:marRight w:val="0"/>
          <w:marTop w:val="0"/>
          <w:marBottom w:val="0"/>
          <w:divBdr>
            <w:top w:val="none" w:sz="0" w:space="0" w:color="auto"/>
            <w:left w:val="none" w:sz="0" w:space="0" w:color="auto"/>
            <w:bottom w:val="none" w:sz="0" w:space="0" w:color="auto"/>
            <w:right w:val="none" w:sz="0" w:space="0" w:color="auto"/>
          </w:divBdr>
        </w:div>
        <w:div w:id="2059470209">
          <w:marLeft w:val="640"/>
          <w:marRight w:val="0"/>
          <w:marTop w:val="0"/>
          <w:marBottom w:val="0"/>
          <w:divBdr>
            <w:top w:val="none" w:sz="0" w:space="0" w:color="auto"/>
            <w:left w:val="none" w:sz="0" w:space="0" w:color="auto"/>
            <w:bottom w:val="none" w:sz="0" w:space="0" w:color="auto"/>
            <w:right w:val="none" w:sz="0" w:space="0" w:color="auto"/>
          </w:divBdr>
        </w:div>
        <w:div w:id="466822049">
          <w:marLeft w:val="640"/>
          <w:marRight w:val="0"/>
          <w:marTop w:val="0"/>
          <w:marBottom w:val="0"/>
          <w:divBdr>
            <w:top w:val="none" w:sz="0" w:space="0" w:color="auto"/>
            <w:left w:val="none" w:sz="0" w:space="0" w:color="auto"/>
            <w:bottom w:val="none" w:sz="0" w:space="0" w:color="auto"/>
            <w:right w:val="none" w:sz="0" w:space="0" w:color="auto"/>
          </w:divBdr>
        </w:div>
        <w:div w:id="110049854">
          <w:marLeft w:val="640"/>
          <w:marRight w:val="0"/>
          <w:marTop w:val="0"/>
          <w:marBottom w:val="0"/>
          <w:divBdr>
            <w:top w:val="none" w:sz="0" w:space="0" w:color="auto"/>
            <w:left w:val="none" w:sz="0" w:space="0" w:color="auto"/>
            <w:bottom w:val="none" w:sz="0" w:space="0" w:color="auto"/>
            <w:right w:val="none" w:sz="0" w:space="0" w:color="auto"/>
          </w:divBdr>
        </w:div>
        <w:div w:id="1152676746">
          <w:marLeft w:val="640"/>
          <w:marRight w:val="0"/>
          <w:marTop w:val="0"/>
          <w:marBottom w:val="0"/>
          <w:divBdr>
            <w:top w:val="none" w:sz="0" w:space="0" w:color="auto"/>
            <w:left w:val="none" w:sz="0" w:space="0" w:color="auto"/>
            <w:bottom w:val="none" w:sz="0" w:space="0" w:color="auto"/>
            <w:right w:val="none" w:sz="0" w:space="0" w:color="auto"/>
          </w:divBdr>
        </w:div>
        <w:div w:id="1448505099">
          <w:marLeft w:val="640"/>
          <w:marRight w:val="0"/>
          <w:marTop w:val="0"/>
          <w:marBottom w:val="0"/>
          <w:divBdr>
            <w:top w:val="none" w:sz="0" w:space="0" w:color="auto"/>
            <w:left w:val="none" w:sz="0" w:space="0" w:color="auto"/>
            <w:bottom w:val="none" w:sz="0" w:space="0" w:color="auto"/>
            <w:right w:val="none" w:sz="0" w:space="0" w:color="auto"/>
          </w:divBdr>
        </w:div>
        <w:div w:id="628124100">
          <w:marLeft w:val="640"/>
          <w:marRight w:val="0"/>
          <w:marTop w:val="0"/>
          <w:marBottom w:val="0"/>
          <w:divBdr>
            <w:top w:val="none" w:sz="0" w:space="0" w:color="auto"/>
            <w:left w:val="none" w:sz="0" w:space="0" w:color="auto"/>
            <w:bottom w:val="none" w:sz="0" w:space="0" w:color="auto"/>
            <w:right w:val="none" w:sz="0" w:space="0" w:color="auto"/>
          </w:divBdr>
        </w:div>
        <w:div w:id="1731032289">
          <w:marLeft w:val="640"/>
          <w:marRight w:val="0"/>
          <w:marTop w:val="0"/>
          <w:marBottom w:val="0"/>
          <w:divBdr>
            <w:top w:val="none" w:sz="0" w:space="0" w:color="auto"/>
            <w:left w:val="none" w:sz="0" w:space="0" w:color="auto"/>
            <w:bottom w:val="none" w:sz="0" w:space="0" w:color="auto"/>
            <w:right w:val="none" w:sz="0" w:space="0" w:color="auto"/>
          </w:divBdr>
        </w:div>
        <w:div w:id="1307055356">
          <w:marLeft w:val="640"/>
          <w:marRight w:val="0"/>
          <w:marTop w:val="0"/>
          <w:marBottom w:val="0"/>
          <w:divBdr>
            <w:top w:val="none" w:sz="0" w:space="0" w:color="auto"/>
            <w:left w:val="none" w:sz="0" w:space="0" w:color="auto"/>
            <w:bottom w:val="none" w:sz="0" w:space="0" w:color="auto"/>
            <w:right w:val="none" w:sz="0" w:space="0" w:color="auto"/>
          </w:divBdr>
        </w:div>
        <w:div w:id="667635548">
          <w:marLeft w:val="640"/>
          <w:marRight w:val="0"/>
          <w:marTop w:val="0"/>
          <w:marBottom w:val="0"/>
          <w:divBdr>
            <w:top w:val="none" w:sz="0" w:space="0" w:color="auto"/>
            <w:left w:val="none" w:sz="0" w:space="0" w:color="auto"/>
            <w:bottom w:val="none" w:sz="0" w:space="0" w:color="auto"/>
            <w:right w:val="none" w:sz="0" w:space="0" w:color="auto"/>
          </w:divBdr>
        </w:div>
        <w:div w:id="1280452087">
          <w:marLeft w:val="640"/>
          <w:marRight w:val="0"/>
          <w:marTop w:val="0"/>
          <w:marBottom w:val="0"/>
          <w:divBdr>
            <w:top w:val="none" w:sz="0" w:space="0" w:color="auto"/>
            <w:left w:val="none" w:sz="0" w:space="0" w:color="auto"/>
            <w:bottom w:val="none" w:sz="0" w:space="0" w:color="auto"/>
            <w:right w:val="none" w:sz="0" w:space="0" w:color="auto"/>
          </w:divBdr>
        </w:div>
        <w:div w:id="2071807014">
          <w:marLeft w:val="640"/>
          <w:marRight w:val="0"/>
          <w:marTop w:val="0"/>
          <w:marBottom w:val="0"/>
          <w:divBdr>
            <w:top w:val="none" w:sz="0" w:space="0" w:color="auto"/>
            <w:left w:val="none" w:sz="0" w:space="0" w:color="auto"/>
            <w:bottom w:val="none" w:sz="0" w:space="0" w:color="auto"/>
            <w:right w:val="none" w:sz="0" w:space="0" w:color="auto"/>
          </w:divBdr>
        </w:div>
        <w:div w:id="1859584155">
          <w:marLeft w:val="640"/>
          <w:marRight w:val="0"/>
          <w:marTop w:val="0"/>
          <w:marBottom w:val="0"/>
          <w:divBdr>
            <w:top w:val="none" w:sz="0" w:space="0" w:color="auto"/>
            <w:left w:val="none" w:sz="0" w:space="0" w:color="auto"/>
            <w:bottom w:val="none" w:sz="0" w:space="0" w:color="auto"/>
            <w:right w:val="none" w:sz="0" w:space="0" w:color="auto"/>
          </w:divBdr>
        </w:div>
        <w:div w:id="164054033">
          <w:marLeft w:val="640"/>
          <w:marRight w:val="0"/>
          <w:marTop w:val="0"/>
          <w:marBottom w:val="0"/>
          <w:divBdr>
            <w:top w:val="none" w:sz="0" w:space="0" w:color="auto"/>
            <w:left w:val="none" w:sz="0" w:space="0" w:color="auto"/>
            <w:bottom w:val="none" w:sz="0" w:space="0" w:color="auto"/>
            <w:right w:val="none" w:sz="0" w:space="0" w:color="auto"/>
          </w:divBdr>
        </w:div>
        <w:div w:id="68776033">
          <w:marLeft w:val="640"/>
          <w:marRight w:val="0"/>
          <w:marTop w:val="0"/>
          <w:marBottom w:val="0"/>
          <w:divBdr>
            <w:top w:val="none" w:sz="0" w:space="0" w:color="auto"/>
            <w:left w:val="none" w:sz="0" w:space="0" w:color="auto"/>
            <w:bottom w:val="none" w:sz="0" w:space="0" w:color="auto"/>
            <w:right w:val="none" w:sz="0" w:space="0" w:color="auto"/>
          </w:divBdr>
        </w:div>
        <w:div w:id="1122578473">
          <w:marLeft w:val="640"/>
          <w:marRight w:val="0"/>
          <w:marTop w:val="0"/>
          <w:marBottom w:val="0"/>
          <w:divBdr>
            <w:top w:val="none" w:sz="0" w:space="0" w:color="auto"/>
            <w:left w:val="none" w:sz="0" w:space="0" w:color="auto"/>
            <w:bottom w:val="none" w:sz="0" w:space="0" w:color="auto"/>
            <w:right w:val="none" w:sz="0" w:space="0" w:color="auto"/>
          </w:divBdr>
        </w:div>
        <w:div w:id="2020157394">
          <w:marLeft w:val="640"/>
          <w:marRight w:val="0"/>
          <w:marTop w:val="0"/>
          <w:marBottom w:val="0"/>
          <w:divBdr>
            <w:top w:val="none" w:sz="0" w:space="0" w:color="auto"/>
            <w:left w:val="none" w:sz="0" w:space="0" w:color="auto"/>
            <w:bottom w:val="none" w:sz="0" w:space="0" w:color="auto"/>
            <w:right w:val="none" w:sz="0" w:space="0" w:color="auto"/>
          </w:divBdr>
        </w:div>
        <w:div w:id="1911698273">
          <w:marLeft w:val="640"/>
          <w:marRight w:val="0"/>
          <w:marTop w:val="0"/>
          <w:marBottom w:val="0"/>
          <w:divBdr>
            <w:top w:val="none" w:sz="0" w:space="0" w:color="auto"/>
            <w:left w:val="none" w:sz="0" w:space="0" w:color="auto"/>
            <w:bottom w:val="none" w:sz="0" w:space="0" w:color="auto"/>
            <w:right w:val="none" w:sz="0" w:space="0" w:color="auto"/>
          </w:divBdr>
        </w:div>
        <w:div w:id="816846306">
          <w:marLeft w:val="640"/>
          <w:marRight w:val="0"/>
          <w:marTop w:val="0"/>
          <w:marBottom w:val="0"/>
          <w:divBdr>
            <w:top w:val="none" w:sz="0" w:space="0" w:color="auto"/>
            <w:left w:val="none" w:sz="0" w:space="0" w:color="auto"/>
            <w:bottom w:val="none" w:sz="0" w:space="0" w:color="auto"/>
            <w:right w:val="none" w:sz="0" w:space="0" w:color="auto"/>
          </w:divBdr>
        </w:div>
        <w:div w:id="1809543694">
          <w:marLeft w:val="640"/>
          <w:marRight w:val="0"/>
          <w:marTop w:val="0"/>
          <w:marBottom w:val="0"/>
          <w:divBdr>
            <w:top w:val="none" w:sz="0" w:space="0" w:color="auto"/>
            <w:left w:val="none" w:sz="0" w:space="0" w:color="auto"/>
            <w:bottom w:val="none" w:sz="0" w:space="0" w:color="auto"/>
            <w:right w:val="none" w:sz="0" w:space="0" w:color="auto"/>
          </w:divBdr>
        </w:div>
        <w:div w:id="849414631">
          <w:marLeft w:val="640"/>
          <w:marRight w:val="0"/>
          <w:marTop w:val="0"/>
          <w:marBottom w:val="0"/>
          <w:divBdr>
            <w:top w:val="none" w:sz="0" w:space="0" w:color="auto"/>
            <w:left w:val="none" w:sz="0" w:space="0" w:color="auto"/>
            <w:bottom w:val="none" w:sz="0" w:space="0" w:color="auto"/>
            <w:right w:val="none" w:sz="0" w:space="0" w:color="auto"/>
          </w:divBdr>
        </w:div>
        <w:div w:id="1453674569">
          <w:marLeft w:val="640"/>
          <w:marRight w:val="0"/>
          <w:marTop w:val="0"/>
          <w:marBottom w:val="0"/>
          <w:divBdr>
            <w:top w:val="none" w:sz="0" w:space="0" w:color="auto"/>
            <w:left w:val="none" w:sz="0" w:space="0" w:color="auto"/>
            <w:bottom w:val="none" w:sz="0" w:space="0" w:color="auto"/>
            <w:right w:val="none" w:sz="0" w:space="0" w:color="auto"/>
          </w:divBdr>
        </w:div>
        <w:div w:id="360790762">
          <w:marLeft w:val="640"/>
          <w:marRight w:val="0"/>
          <w:marTop w:val="0"/>
          <w:marBottom w:val="0"/>
          <w:divBdr>
            <w:top w:val="none" w:sz="0" w:space="0" w:color="auto"/>
            <w:left w:val="none" w:sz="0" w:space="0" w:color="auto"/>
            <w:bottom w:val="none" w:sz="0" w:space="0" w:color="auto"/>
            <w:right w:val="none" w:sz="0" w:space="0" w:color="auto"/>
          </w:divBdr>
        </w:div>
        <w:div w:id="1893301168">
          <w:marLeft w:val="640"/>
          <w:marRight w:val="0"/>
          <w:marTop w:val="0"/>
          <w:marBottom w:val="0"/>
          <w:divBdr>
            <w:top w:val="none" w:sz="0" w:space="0" w:color="auto"/>
            <w:left w:val="none" w:sz="0" w:space="0" w:color="auto"/>
            <w:bottom w:val="none" w:sz="0" w:space="0" w:color="auto"/>
            <w:right w:val="none" w:sz="0" w:space="0" w:color="auto"/>
          </w:divBdr>
        </w:div>
        <w:div w:id="1693341855">
          <w:marLeft w:val="640"/>
          <w:marRight w:val="0"/>
          <w:marTop w:val="0"/>
          <w:marBottom w:val="0"/>
          <w:divBdr>
            <w:top w:val="none" w:sz="0" w:space="0" w:color="auto"/>
            <w:left w:val="none" w:sz="0" w:space="0" w:color="auto"/>
            <w:bottom w:val="none" w:sz="0" w:space="0" w:color="auto"/>
            <w:right w:val="none" w:sz="0" w:space="0" w:color="auto"/>
          </w:divBdr>
        </w:div>
        <w:div w:id="36202656">
          <w:marLeft w:val="640"/>
          <w:marRight w:val="0"/>
          <w:marTop w:val="0"/>
          <w:marBottom w:val="0"/>
          <w:divBdr>
            <w:top w:val="none" w:sz="0" w:space="0" w:color="auto"/>
            <w:left w:val="none" w:sz="0" w:space="0" w:color="auto"/>
            <w:bottom w:val="none" w:sz="0" w:space="0" w:color="auto"/>
            <w:right w:val="none" w:sz="0" w:space="0" w:color="auto"/>
          </w:divBdr>
        </w:div>
        <w:div w:id="618950255">
          <w:marLeft w:val="640"/>
          <w:marRight w:val="0"/>
          <w:marTop w:val="0"/>
          <w:marBottom w:val="0"/>
          <w:divBdr>
            <w:top w:val="none" w:sz="0" w:space="0" w:color="auto"/>
            <w:left w:val="none" w:sz="0" w:space="0" w:color="auto"/>
            <w:bottom w:val="none" w:sz="0" w:space="0" w:color="auto"/>
            <w:right w:val="none" w:sz="0" w:space="0" w:color="auto"/>
          </w:divBdr>
        </w:div>
        <w:div w:id="1271817946">
          <w:marLeft w:val="640"/>
          <w:marRight w:val="0"/>
          <w:marTop w:val="0"/>
          <w:marBottom w:val="0"/>
          <w:divBdr>
            <w:top w:val="none" w:sz="0" w:space="0" w:color="auto"/>
            <w:left w:val="none" w:sz="0" w:space="0" w:color="auto"/>
            <w:bottom w:val="none" w:sz="0" w:space="0" w:color="auto"/>
            <w:right w:val="none" w:sz="0" w:space="0" w:color="auto"/>
          </w:divBdr>
        </w:div>
        <w:div w:id="529223885">
          <w:marLeft w:val="640"/>
          <w:marRight w:val="0"/>
          <w:marTop w:val="0"/>
          <w:marBottom w:val="0"/>
          <w:divBdr>
            <w:top w:val="none" w:sz="0" w:space="0" w:color="auto"/>
            <w:left w:val="none" w:sz="0" w:space="0" w:color="auto"/>
            <w:bottom w:val="none" w:sz="0" w:space="0" w:color="auto"/>
            <w:right w:val="none" w:sz="0" w:space="0" w:color="auto"/>
          </w:divBdr>
        </w:div>
        <w:div w:id="747313264">
          <w:marLeft w:val="640"/>
          <w:marRight w:val="0"/>
          <w:marTop w:val="0"/>
          <w:marBottom w:val="0"/>
          <w:divBdr>
            <w:top w:val="none" w:sz="0" w:space="0" w:color="auto"/>
            <w:left w:val="none" w:sz="0" w:space="0" w:color="auto"/>
            <w:bottom w:val="none" w:sz="0" w:space="0" w:color="auto"/>
            <w:right w:val="none" w:sz="0" w:space="0" w:color="auto"/>
          </w:divBdr>
        </w:div>
        <w:div w:id="1022247964">
          <w:marLeft w:val="640"/>
          <w:marRight w:val="0"/>
          <w:marTop w:val="0"/>
          <w:marBottom w:val="0"/>
          <w:divBdr>
            <w:top w:val="none" w:sz="0" w:space="0" w:color="auto"/>
            <w:left w:val="none" w:sz="0" w:space="0" w:color="auto"/>
            <w:bottom w:val="none" w:sz="0" w:space="0" w:color="auto"/>
            <w:right w:val="none" w:sz="0" w:space="0" w:color="auto"/>
          </w:divBdr>
        </w:div>
        <w:div w:id="2015836999">
          <w:marLeft w:val="640"/>
          <w:marRight w:val="0"/>
          <w:marTop w:val="0"/>
          <w:marBottom w:val="0"/>
          <w:divBdr>
            <w:top w:val="none" w:sz="0" w:space="0" w:color="auto"/>
            <w:left w:val="none" w:sz="0" w:space="0" w:color="auto"/>
            <w:bottom w:val="none" w:sz="0" w:space="0" w:color="auto"/>
            <w:right w:val="none" w:sz="0" w:space="0" w:color="auto"/>
          </w:divBdr>
        </w:div>
        <w:div w:id="1831142928">
          <w:marLeft w:val="640"/>
          <w:marRight w:val="0"/>
          <w:marTop w:val="0"/>
          <w:marBottom w:val="0"/>
          <w:divBdr>
            <w:top w:val="none" w:sz="0" w:space="0" w:color="auto"/>
            <w:left w:val="none" w:sz="0" w:space="0" w:color="auto"/>
            <w:bottom w:val="none" w:sz="0" w:space="0" w:color="auto"/>
            <w:right w:val="none" w:sz="0" w:space="0" w:color="auto"/>
          </w:divBdr>
        </w:div>
        <w:div w:id="1499661913">
          <w:marLeft w:val="640"/>
          <w:marRight w:val="0"/>
          <w:marTop w:val="0"/>
          <w:marBottom w:val="0"/>
          <w:divBdr>
            <w:top w:val="none" w:sz="0" w:space="0" w:color="auto"/>
            <w:left w:val="none" w:sz="0" w:space="0" w:color="auto"/>
            <w:bottom w:val="none" w:sz="0" w:space="0" w:color="auto"/>
            <w:right w:val="none" w:sz="0" w:space="0" w:color="auto"/>
          </w:divBdr>
        </w:div>
        <w:div w:id="1962564408">
          <w:marLeft w:val="640"/>
          <w:marRight w:val="0"/>
          <w:marTop w:val="0"/>
          <w:marBottom w:val="0"/>
          <w:divBdr>
            <w:top w:val="none" w:sz="0" w:space="0" w:color="auto"/>
            <w:left w:val="none" w:sz="0" w:space="0" w:color="auto"/>
            <w:bottom w:val="none" w:sz="0" w:space="0" w:color="auto"/>
            <w:right w:val="none" w:sz="0" w:space="0" w:color="auto"/>
          </w:divBdr>
        </w:div>
        <w:div w:id="768886935">
          <w:marLeft w:val="640"/>
          <w:marRight w:val="0"/>
          <w:marTop w:val="0"/>
          <w:marBottom w:val="0"/>
          <w:divBdr>
            <w:top w:val="none" w:sz="0" w:space="0" w:color="auto"/>
            <w:left w:val="none" w:sz="0" w:space="0" w:color="auto"/>
            <w:bottom w:val="none" w:sz="0" w:space="0" w:color="auto"/>
            <w:right w:val="none" w:sz="0" w:space="0" w:color="auto"/>
          </w:divBdr>
        </w:div>
        <w:div w:id="6761401">
          <w:marLeft w:val="640"/>
          <w:marRight w:val="0"/>
          <w:marTop w:val="0"/>
          <w:marBottom w:val="0"/>
          <w:divBdr>
            <w:top w:val="none" w:sz="0" w:space="0" w:color="auto"/>
            <w:left w:val="none" w:sz="0" w:space="0" w:color="auto"/>
            <w:bottom w:val="none" w:sz="0" w:space="0" w:color="auto"/>
            <w:right w:val="none" w:sz="0" w:space="0" w:color="auto"/>
          </w:divBdr>
        </w:div>
        <w:div w:id="807935947">
          <w:marLeft w:val="640"/>
          <w:marRight w:val="0"/>
          <w:marTop w:val="0"/>
          <w:marBottom w:val="0"/>
          <w:divBdr>
            <w:top w:val="none" w:sz="0" w:space="0" w:color="auto"/>
            <w:left w:val="none" w:sz="0" w:space="0" w:color="auto"/>
            <w:bottom w:val="none" w:sz="0" w:space="0" w:color="auto"/>
            <w:right w:val="none" w:sz="0" w:space="0" w:color="auto"/>
          </w:divBdr>
        </w:div>
        <w:div w:id="430516104">
          <w:marLeft w:val="640"/>
          <w:marRight w:val="0"/>
          <w:marTop w:val="0"/>
          <w:marBottom w:val="0"/>
          <w:divBdr>
            <w:top w:val="none" w:sz="0" w:space="0" w:color="auto"/>
            <w:left w:val="none" w:sz="0" w:space="0" w:color="auto"/>
            <w:bottom w:val="none" w:sz="0" w:space="0" w:color="auto"/>
            <w:right w:val="none" w:sz="0" w:space="0" w:color="auto"/>
          </w:divBdr>
        </w:div>
        <w:div w:id="582641831">
          <w:marLeft w:val="640"/>
          <w:marRight w:val="0"/>
          <w:marTop w:val="0"/>
          <w:marBottom w:val="0"/>
          <w:divBdr>
            <w:top w:val="none" w:sz="0" w:space="0" w:color="auto"/>
            <w:left w:val="none" w:sz="0" w:space="0" w:color="auto"/>
            <w:bottom w:val="none" w:sz="0" w:space="0" w:color="auto"/>
            <w:right w:val="none" w:sz="0" w:space="0" w:color="auto"/>
          </w:divBdr>
        </w:div>
        <w:div w:id="1600481389">
          <w:marLeft w:val="640"/>
          <w:marRight w:val="0"/>
          <w:marTop w:val="0"/>
          <w:marBottom w:val="0"/>
          <w:divBdr>
            <w:top w:val="none" w:sz="0" w:space="0" w:color="auto"/>
            <w:left w:val="none" w:sz="0" w:space="0" w:color="auto"/>
            <w:bottom w:val="none" w:sz="0" w:space="0" w:color="auto"/>
            <w:right w:val="none" w:sz="0" w:space="0" w:color="auto"/>
          </w:divBdr>
        </w:div>
        <w:div w:id="1518956540">
          <w:marLeft w:val="640"/>
          <w:marRight w:val="0"/>
          <w:marTop w:val="0"/>
          <w:marBottom w:val="0"/>
          <w:divBdr>
            <w:top w:val="none" w:sz="0" w:space="0" w:color="auto"/>
            <w:left w:val="none" w:sz="0" w:space="0" w:color="auto"/>
            <w:bottom w:val="none" w:sz="0" w:space="0" w:color="auto"/>
            <w:right w:val="none" w:sz="0" w:space="0" w:color="auto"/>
          </w:divBdr>
        </w:div>
        <w:div w:id="399404703">
          <w:marLeft w:val="640"/>
          <w:marRight w:val="0"/>
          <w:marTop w:val="0"/>
          <w:marBottom w:val="0"/>
          <w:divBdr>
            <w:top w:val="none" w:sz="0" w:space="0" w:color="auto"/>
            <w:left w:val="none" w:sz="0" w:space="0" w:color="auto"/>
            <w:bottom w:val="none" w:sz="0" w:space="0" w:color="auto"/>
            <w:right w:val="none" w:sz="0" w:space="0" w:color="auto"/>
          </w:divBdr>
        </w:div>
        <w:div w:id="185755479">
          <w:marLeft w:val="640"/>
          <w:marRight w:val="0"/>
          <w:marTop w:val="0"/>
          <w:marBottom w:val="0"/>
          <w:divBdr>
            <w:top w:val="none" w:sz="0" w:space="0" w:color="auto"/>
            <w:left w:val="none" w:sz="0" w:space="0" w:color="auto"/>
            <w:bottom w:val="none" w:sz="0" w:space="0" w:color="auto"/>
            <w:right w:val="none" w:sz="0" w:space="0" w:color="auto"/>
          </w:divBdr>
        </w:div>
        <w:div w:id="264122474">
          <w:marLeft w:val="640"/>
          <w:marRight w:val="0"/>
          <w:marTop w:val="0"/>
          <w:marBottom w:val="0"/>
          <w:divBdr>
            <w:top w:val="none" w:sz="0" w:space="0" w:color="auto"/>
            <w:left w:val="none" w:sz="0" w:space="0" w:color="auto"/>
            <w:bottom w:val="none" w:sz="0" w:space="0" w:color="auto"/>
            <w:right w:val="none" w:sz="0" w:space="0" w:color="auto"/>
          </w:divBdr>
        </w:div>
        <w:div w:id="670723755">
          <w:marLeft w:val="640"/>
          <w:marRight w:val="0"/>
          <w:marTop w:val="0"/>
          <w:marBottom w:val="0"/>
          <w:divBdr>
            <w:top w:val="none" w:sz="0" w:space="0" w:color="auto"/>
            <w:left w:val="none" w:sz="0" w:space="0" w:color="auto"/>
            <w:bottom w:val="none" w:sz="0" w:space="0" w:color="auto"/>
            <w:right w:val="none" w:sz="0" w:space="0" w:color="auto"/>
          </w:divBdr>
        </w:div>
        <w:div w:id="1179999853">
          <w:marLeft w:val="640"/>
          <w:marRight w:val="0"/>
          <w:marTop w:val="0"/>
          <w:marBottom w:val="0"/>
          <w:divBdr>
            <w:top w:val="none" w:sz="0" w:space="0" w:color="auto"/>
            <w:left w:val="none" w:sz="0" w:space="0" w:color="auto"/>
            <w:bottom w:val="none" w:sz="0" w:space="0" w:color="auto"/>
            <w:right w:val="none" w:sz="0" w:space="0" w:color="auto"/>
          </w:divBdr>
        </w:div>
      </w:divsChild>
    </w:div>
    <w:div w:id="1667782865">
      <w:bodyDiv w:val="1"/>
      <w:marLeft w:val="0"/>
      <w:marRight w:val="0"/>
      <w:marTop w:val="0"/>
      <w:marBottom w:val="0"/>
      <w:divBdr>
        <w:top w:val="none" w:sz="0" w:space="0" w:color="auto"/>
        <w:left w:val="none" w:sz="0" w:space="0" w:color="auto"/>
        <w:bottom w:val="none" w:sz="0" w:space="0" w:color="auto"/>
        <w:right w:val="none" w:sz="0" w:space="0" w:color="auto"/>
      </w:divBdr>
      <w:divsChild>
        <w:div w:id="1214125128">
          <w:marLeft w:val="640"/>
          <w:marRight w:val="0"/>
          <w:marTop w:val="0"/>
          <w:marBottom w:val="0"/>
          <w:divBdr>
            <w:top w:val="none" w:sz="0" w:space="0" w:color="auto"/>
            <w:left w:val="none" w:sz="0" w:space="0" w:color="auto"/>
            <w:bottom w:val="none" w:sz="0" w:space="0" w:color="auto"/>
            <w:right w:val="none" w:sz="0" w:space="0" w:color="auto"/>
          </w:divBdr>
        </w:div>
        <w:div w:id="1055542426">
          <w:marLeft w:val="640"/>
          <w:marRight w:val="0"/>
          <w:marTop w:val="0"/>
          <w:marBottom w:val="0"/>
          <w:divBdr>
            <w:top w:val="none" w:sz="0" w:space="0" w:color="auto"/>
            <w:left w:val="none" w:sz="0" w:space="0" w:color="auto"/>
            <w:bottom w:val="none" w:sz="0" w:space="0" w:color="auto"/>
            <w:right w:val="none" w:sz="0" w:space="0" w:color="auto"/>
          </w:divBdr>
        </w:div>
        <w:div w:id="916356604">
          <w:marLeft w:val="640"/>
          <w:marRight w:val="0"/>
          <w:marTop w:val="0"/>
          <w:marBottom w:val="0"/>
          <w:divBdr>
            <w:top w:val="none" w:sz="0" w:space="0" w:color="auto"/>
            <w:left w:val="none" w:sz="0" w:space="0" w:color="auto"/>
            <w:bottom w:val="none" w:sz="0" w:space="0" w:color="auto"/>
            <w:right w:val="none" w:sz="0" w:space="0" w:color="auto"/>
          </w:divBdr>
        </w:div>
        <w:div w:id="720519445">
          <w:marLeft w:val="640"/>
          <w:marRight w:val="0"/>
          <w:marTop w:val="0"/>
          <w:marBottom w:val="0"/>
          <w:divBdr>
            <w:top w:val="none" w:sz="0" w:space="0" w:color="auto"/>
            <w:left w:val="none" w:sz="0" w:space="0" w:color="auto"/>
            <w:bottom w:val="none" w:sz="0" w:space="0" w:color="auto"/>
            <w:right w:val="none" w:sz="0" w:space="0" w:color="auto"/>
          </w:divBdr>
        </w:div>
        <w:div w:id="539830598">
          <w:marLeft w:val="640"/>
          <w:marRight w:val="0"/>
          <w:marTop w:val="0"/>
          <w:marBottom w:val="0"/>
          <w:divBdr>
            <w:top w:val="none" w:sz="0" w:space="0" w:color="auto"/>
            <w:left w:val="none" w:sz="0" w:space="0" w:color="auto"/>
            <w:bottom w:val="none" w:sz="0" w:space="0" w:color="auto"/>
            <w:right w:val="none" w:sz="0" w:space="0" w:color="auto"/>
          </w:divBdr>
        </w:div>
        <w:div w:id="1156260556">
          <w:marLeft w:val="640"/>
          <w:marRight w:val="0"/>
          <w:marTop w:val="0"/>
          <w:marBottom w:val="0"/>
          <w:divBdr>
            <w:top w:val="none" w:sz="0" w:space="0" w:color="auto"/>
            <w:left w:val="none" w:sz="0" w:space="0" w:color="auto"/>
            <w:bottom w:val="none" w:sz="0" w:space="0" w:color="auto"/>
            <w:right w:val="none" w:sz="0" w:space="0" w:color="auto"/>
          </w:divBdr>
        </w:div>
        <w:div w:id="1482652084">
          <w:marLeft w:val="640"/>
          <w:marRight w:val="0"/>
          <w:marTop w:val="0"/>
          <w:marBottom w:val="0"/>
          <w:divBdr>
            <w:top w:val="none" w:sz="0" w:space="0" w:color="auto"/>
            <w:left w:val="none" w:sz="0" w:space="0" w:color="auto"/>
            <w:bottom w:val="none" w:sz="0" w:space="0" w:color="auto"/>
            <w:right w:val="none" w:sz="0" w:space="0" w:color="auto"/>
          </w:divBdr>
        </w:div>
        <w:div w:id="340854936">
          <w:marLeft w:val="640"/>
          <w:marRight w:val="0"/>
          <w:marTop w:val="0"/>
          <w:marBottom w:val="0"/>
          <w:divBdr>
            <w:top w:val="none" w:sz="0" w:space="0" w:color="auto"/>
            <w:left w:val="none" w:sz="0" w:space="0" w:color="auto"/>
            <w:bottom w:val="none" w:sz="0" w:space="0" w:color="auto"/>
            <w:right w:val="none" w:sz="0" w:space="0" w:color="auto"/>
          </w:divBdr>
        </w:div>
        <w:div w:id="207690366">
          <w:marLeft w:val="640"/>
          <w:marRight w:val="0"/>
          <w:marTop w:val="0"/>
          <w:marBottom w:val="0"/>
          <w:divBdr>
            <w:top w:val="none" w:sz="0" w:space="0" w:color="auto"/>
            <w:left w:val="none" w:sz="0" w:space="0" w:color="auto"/>
            <w:bottom w:val="none" w:sz="0" w:space="0" w:color="auto"/>
            <w:right w:val="none" w:sz="0" w:space="0" w:color="auto"/>
          </w:divBdr>
        </w:div>
        <w:div w:id="911282247">
          <w:marLeft w:val="640"/>
          <w:marRight w:val="0"/>
          <w:marTop w:val="0"/>
          <w:marBottom w:val="0"/>
          <w:divBdr>
            <w:top w:val="none" w:sz="0" w:space="0" w:color="auto"/>
            <w:left w:val="none" w:sz="0" w:space="0" w:color="auto"/>
            <w:bottom w:val="none" w:sz="0" w:space="0" w:color="auto"/>
            <w:right w:val="none" w:sz="0" w:space="0" w:color="auto"/>
          </w:divBdr>
        </w:div>
        <w:div w:id="335768576">
          <w:marLeft w:val="640"/>
          <w:marRight w:val="0"/>
          <w:marTop w:val="0"/>
          <w:marBottom w:val="0"/>
          <w:divBdr>
            <w:top w:val="none" w:sz="0" w:space="0" w:color="auto"/>
            <w:left w:val="none" w:sz="0" w:space="0" w:color="auto"/>
            <w:bottom w:val="none" w:sz="0" w:space="0" w:color="auto"/>
            <w:right w:val="none" w:sz="0" w:space="0" w:color="auto"/>
          </w:divBdr>
        </w:div>
        <w:div w:id="903101963">
          <w:marLeft w:val="640"/>
          <w:marRight w:val="0"/>
          <w:marTop w:val="0"/>
          <w:marBottom w:val="0"/>
          <w:divBdr>
            <w:top w:val="none" w:sz="0" w:space="0" w:color="auto"/>
            <w:left w:val="none" w:sz="0" w:space="0" w:color="auto"/>
            <w:bottom w:val="none" w:sz="0" w:space="0" w:color="auto"/>
            <w:right w:val="none" w:sz="0" w:space="0" w:color="auto"/>
          </w:divBdr>
        </w:div>
        <w:div w:id="318117265">
          <w:marLeft w:val="640"/>
          <w:marRight w:val="0"/>
          <w:marTop w:val="0"/>
          <w:marBottom w:val="0"/>
          <w:divBdr>
            <w:top w:val="none" w:sz="0" w:space="0" w:color="auto"/>
            <w:left w:val="none" w:sz="0" w:space="0" w:color="auto"/>
            <w:bottom w:val="none" w:sz="0" w:space="0" w:color="auto"/>
            <w:right w:val="none" w:sz="0" w:space="0" w:color="auto"/>
          </w:divBdr>
        </w:div>
        <w:div w:id="342896315">
          <w:marLeft w:val="640"/>
          <w:marRight w:val="0"/>
          <w:marTop w:val="0"/>
          <w:marBottom w:val="0"/>
          <w:divBdr>
            <w:top w:val="none" w:sz="0" w:space="0" w:color="auto"/>
            <w:left w:val="none" w:sz="0" w:space="0" w:color="auto"/>
            <w:bottom w:val="none" w:sz="0" w:space="0" w:color="auto"/>
            <w:right w:val="none" w:sz="0" w:space="0" w:color="auto"/>
          </w:divBdr>
        </w:div>
        <w:div w:id="2131241280">
          <w:marLeft w:val="640"/>
          <w:marRight w:val="0"/>
          <w:marTop w:val="0"/>
          <w:marBottom w:val="0"/>
          <w:divBdr>
            <w:top w:val="none" w:sz="0" w:space="0" w:color="auto"/>
            <w:left w:val="none" w:sz="0" w:space="0" w:color="auto"/>
            <w:bottom w:val="none" w:sz="0" w:space="0" w:color="auto"/>
            <w:right w:val="none" w:sz="0" w:space="0" w:color="auto"/>
          </w:divBdr>
        </w:div>
        <w:div w:id="1745181210">
          <w:marLeft w:val="640"/>
          <w:marRight w:val="0"/>
          <w:marTop w:val="0"/>
          <w:marBottom w:val="0"/>
          <w:divBdr>
            <w:top w:val="none" w:sz="0" w:space="0" w:color="auto"/>
            <w:left w:val="none" w:sz="0" w:space="0" w:color="auto"/>
            <w:bottom w:val="none" w:sz="0" w:space="0" w:color="auto"/>
            <w:right w:val="none" w:sz="0" w:space="0" w:color="auto"/>
          </w:divBdr>
        </w:div>
        <w:div w:id="1176114497">
          <w:marLeft w:val="640"/>
          <w:marRight w:val="0"/>
          <w:marTop w:val="0"/>
          <w:marBottom w:val="0"/>
          <w:divBdr>
            <w:top w:val="none" w:sz="0" w:space="0" w:color="auto"/>
            <w:left w:val="none" w:sz="0" w:space="0" w:color="auto"/>
            <w:bottom w:val="none" w:sz="0" w:space="0" w:color="auto"/>
            <w:right w:val="none" w:sz="0" w:space="0" w:color="auto"/>
          </w:divBdr>
        </w:div>
        <w:div w:id="712460796">
          <w:marLeft w:val="640"/>
          <w:marRight w:val="0"/>
          <w:marTop w:val="0"/>
          <w:marBottom w:val="0"/>
          <w:divBdr>
            <w:top w:val="none" w:sz="0" w:space="0" w:color="auto"/>
            <w:left w:val="none" w:sz="0" w:space="0" w:color="auto"/>
            <w:bottom w:val="none" w:sz="0" w:space="0" w:color="auto"/>
            <w:right w:val="none" w:sz="0" w:space="0" w:color="auto"/>
          </w:divBdr>
        </w:div>
        <w:div w:id="1480919818">
          <w:marLeft w:val="640"/>
          <w:marRight w:val="0"/>
          <w:marTop w:val="0"/>
          <w:marBottom w:val="0"/>
          <w:divBdr>
            <w:top w:val="none" w:sz="0" w:space="0" w:color="auto"/>
            <w:left w:val="none" w:sz="0" w:space="0" w:color="auto"/>
            <w:bottom w:val="none" w:sz="0" w:space="0" w:color="auto"/>
            <w:right w:val="none" w:sz="0" w:space="0" w:color="auto"/>
          </w:divBdr>
        </w:div>
        <w:div w:id="455031215">
          <w:marLeft w:val="640"/>
          <w:marRight w:val="0"/>
          <w:marTop w:val="0"/>
          <w:marBottom w:val="0"/>
          <w:divBdr>
            <w:top w:val="none" w:sz="0" w:space="0" w:color="auto"/>
            <w:left w:val="none" w:sz="0" w:space="0" w:color="auto"/>
            <w:bottom w:val="none" w:sz="0" w:space="0" w:color="auto"/>
            <w:right w:val="none" w:sz="0" w:space="0" w:color="auto"/>
          </w:divBdr>
        </w:div>
        <w:div w:id="1522860210">
          <w:marLeft w:val="640"/>
          <w:marRight w:val="0"/>
          <w:marTop w:val="0"/>
          <w:marBottom w:val="0"/>
          <w:divBdr>
            <w:top w:val="none" w:sz="0" w:space="0" w:color="auto"/>
            <w:left w:val="none" w:sz="0" w:space="0" w:color="auto"/>
            <w:bottom w:val="none" w:sz="0" w:space="0" w:color="auto"/>
            <w:right w:val="none" w:sz="0" w:space="0" w:color="auto"/>
          </w:divBdr>
        </w:div>
        <w:div w:id="1147669357">
          <w:marLeft w:val="640"/>
          <w:marRight w:val="0"/>
          <w:marTop w:val="0"/>
          <w:marBottom w:val="0"/>
          <w:divBdr>
            <w:top w:val="none" w:sz="0" w:space="0" w:color="auto"/>
            <w:left w:val="none" w:sz="0" w:space="0" w:color="auto"/>
            <w:bottom w:val="none" w:sz="0" w:space="0" w:color="auto"/>
            <w:right w:val="none" w:sz="0" w:space="0" w:color="auto"/>
          </w:divBdr>
        </w:div>
        <w:div w:id="1999114933">
          <w:marLeft w:val="640"/>
          <w:marRight w:val="0"/>
          <w:marTop w:val="0"/>
          <w:marBottom w:val="0"/>
          <w:divBdr>
            <w:top w:val="none" w:sz="0" w:space="0" w:color="auto"/>
            <w:left w:val="none" w:sz="0" w:space="0" w:color="auto"/>
            <w:bottom w:val="none" w:sz="0" w:space="0" w:color="auto"/>
            <w:right w:val="none" w:sz="0" w:space="0" w:color="auto"/>
          </w:divBdr>
        </w:div>
        <w:div w:id="1637300420">
          <w:marLeft w:val="640"/>
          <w:marRight w:val="0"/>
          <w:marTop w:val="0"/>
          <w:marBottom w:val="0"/>
          <w:divBdr>
            <w:top w:val="none" w:sz="0" w:space="0" w:color="auto"/>
            <w:left w:val="none" w:sz="0" w:space="0" w:color="auto"/>
            <w:bottom w:val="none" w:sz="0" w:space="0" w:color="auto"/>
            <w:right w:val="none" w:sz="0" w:space="0" w:color="auto"/>
          </w:divBdr>
        </w:div>
        <w:div w:id="2019191028">
          <w:marLeft w:val="640"/>
          <w:marRight w:val="0"/>
          <w:marTop w:val="0"/>
          <w:marBottom w:val="0"/>
          <w:divBdr>
            <w:top w:val="none" w:sz="0" w:space="0" w:color="auto"/>
            <w:left w:val="none" w:sz="0" w:space="0" w:color="auto"/>
            <w:bottom w:val="none" w:sz="0" w:space="0" w:color="auto"/>
            <w:right w:val="none" w:sz="0" w:space="0" w:color="auto"/>
          </w:divBdr>
        </w:div>
        <w:div w:id="1932006196">
          <w:marLeft w:val="640"/>
          <w:marRight w:val="0"/>
          <w:marTop w:val="0"/>
          <w:marBottom w:val="0"/>
          <w:divBdr>
            <w:top w:val="none" w:sz="0" w:space="0" w:color="auto"/>
            <w:left w:val="none" w:sz="0" w:space="0" w:color="auto"/>
            <w:bottom w:val="none" w:sz="0" w:space="0" w:color="auto"/>
            <w:right w:val="none" w:sz="0" w:space="0" w:color="auto"/>
          </w:divBdr>
        </w:div>
        <w:div w:id="195047148">
          <w:marLeft w:val="640"/>
          <w:marRight w:val="0"/>
          <w:marTop w:val="0"/>
          <w:marBottom w:val="0"/>
          <w:divBdr>
            <w:top w:val="none" w:sz="0" w:space="0" w:color="auto"/>
            <w:left w:val="none" w:sz="0" w:space="0" w:color="auto"/>
            <w:bottom w:val="none" w:sz="0" w:space="0" w:color="auto"/>
            <w:right w:val="none" w:sz="0" w:space="0" w:color="auto"/>
          </w:divBdr>
        </w:div>
        <w:div w:id="1144203875">
          <w:marLeft w:val="640"/>
          <w:marRight w:val="0"/>
          <w:marTop w:val="0"/>
          <w:marBottom w:val="0"/>
          <w:divBdr>
            <w:top w:val="none" w:sz="0" w:space="0" w:color="auto"/>
            <w:left w:val="none" w:sz="0" w:space="0" w:color="auto"/>
            <w:bottom w:val="none" w:sz="0" w:space="0" w:color="auto"/>
            <w:right w:val="none" w:sz="0" w:space="0" w:color="auto"/>
          </w:divBdr>
        </w:div>
        <w:div w:id="1194924829">
          <w:marLeft w:val="640"/>
          <w:marRight w:val="0"/>
          <w:marTop w:val="0"/>
          <w:marBottom w:val="0"/>
          <w:divBdr>
            <w:top w:val="none" w:sz="0" w:space="0" w:color="auto"/>
            <w:left w:val="none" w:sz="0" w:space="0" w:color="auto"/>
            <w:bottom w:val="none" w:sz="0" w:space="0" w:color="auto"/>
            <w:right w:val="none" w:sz="0" w:space="0" w:color="auto"/>
          </w:divBdr>
        </w:div>
        <w:div w:id="2082558070">
          <w:marLeft w:val="640"/>
          <w:marRight w:val="0"/>
          <w:marTop w:val="0"/>
          <w:marBottom w:val="0"/>
          <w:divBdr>
            <w:top w:val="none" w:sz="0" w:space="0" w:color="auto"/>
            <w:left w:val="none" w:sz="0" w:space="0" w:color="auto"/>
            <w:bottom w:val="none" w:sz="0" w:space="0" w:color="auto"/>
            <w:right w:val="none" w:sz="0" w:space="0" w:color="auto"/>
          </w:divBdr>
        </w:div>
        <w:div w:id="495925216">
          <w:marLeft w:val="640"/>
          <w:marRight w:val="0"/>
          <w:marTop w:val="0"/>
          <w:marBottom w:val="0"/>
          <w:divBdr>
            <w:top w:val="none" w:sz="0" w:space="0" w:color="auto"/>
            <w:left w:val="none" w:sz="0" w:space="0" w:color="auto"/>
            <w:bottom w:val="none" w:sz="0" w:space="0" w:color="auto"/>
            <w:right w:val="none" w:sz="0" w:space="0" w:color="auto"/>
          </w:divBdr>
        </w:div>
        <w:div w:id="170339921">
          <w:marLeft w:val="640"/>
          <w:marRight w:val="0"/>
          <w:marTop w:val="0"/>
          <w:marBottom w:val="0"/>
          <w:divBdr>
            <w:top w:val="none" w:sz="0" w:space="0" w:color="auto"/>
            <w:left w:val="none" w:sz="0" w:space="0" w:color="auto"/>
            <w:bottom w:val="none" w:sz="0" w:space="0" w:color="auto"/>
            <w:right w:val="none" w:sz="0" w:space="0" w:color="auto"/>
          </w:divBdr>
        </w:div>
        <w:div w:id="1530291399">
          <w:marLeft w:val="640"/>
          <w:marRight w:val="0"/>
          <w:marTop w:val="0"/>
          <w:marBottom w:val="0"/>
          <w:divBdr>
            <w:top w:val="none" w:sz="0" w:space="0" w:color="auto"/>
            <w:left w:val="none" w:sz="0" w:space="0" w:color="auto"/>
            <w:bottom w:val="none" w:sz="0" w:space="0" w:color="auto"/>
            <w:right w:val="none" w:sz="0" w:space="0" w:color="auto"/>
          </w:divBdr>
        </w:div>
        <w:div w:id="310446479">
          <w:marLeft w:val="640"/>
          <w:marRight w:val="0"/>
          <w:marTop w:val="0"/>
          <w:marBottom w:val="0"/>
          <w:divBdr>
            <w:top w:val="none" w:sz="0" w:space="0" w:color="auto"/>
            <w:left w:val="none" w:sz="0" w:space="0" w:color="auto"/>
            <w:bottom w:val="none" w:sz="0" w:space="0" w:color="auto"/>
            <w:right w:val="none" w:sz="0" w:space="0" w:color="auto"/>
          </w:divBdr>
        </w:div>
        <w:div w:id="796921591">
          <w:marLeft w:val="640"/>
          <w:marRight w:val="0"/>
          <w:marTop w:val="0"/>
          <w:marBottom w:val="0"/>
          <w:divBdr>
            <w:top w:val="none" w:sz="0" w:space="0" w:color="auto"/>
            <w:left w:val="none" w:sz="0" w:space="0" w:color="auto"/>
            <w:bottom w:val="none" w:sz="0" w:space="0" w:color="auto"/>
            <w:right w:val="none" w:sz="0" w:space="0" w:color="auto"/>
          </w:divBdr>
        </w:div>
        <w:div w:id="418644153">
          <w:marLeft w:val="640"/>
          <w:marRight w:val="0"/>
          <w:marTop w:val="0"/>
          <w:marBottom w:val="0"/>
          <w:divBdr>
            <w:top w:val="none" w:sz="0" w:space="0" w:color="auto"/>
            <w:left w:val="none" w:sz="0" w:space="0" w:color="auto"/>
            <w:bottom w:val="none" w:sz="0" w:space="0" w:color="auto"/>
            <w:right w:val="none" w:sz="0" w:space="0" w:color="auto"/>
          </w:divBdr>
        </w:div>
        <w:div w:id="535703129">
          <w:marLeft w:val="640"/>
          <w:marRight w:val="0"/>
          <w:marTop w:val="0"/>
          <w:marBottom w:val="0"/>
          <w:divBdr>
            <w:top w:val="none" w:sz="0" w:space="0" w:color="auto"/>
            <w:left w:val="none" w:sz="0" w:space="0" w:color="auto"/>
            <w:bottom w:val="none" w:sz="0" w:space="0" w:color="auto"/>
            <w:right w:val="none" w:sz="0" w:space="0" w:color="auto"/>
          </w:divBdr>
        </w:div>
        <w:div w:id="1292781858">
          <w:marLeft w:val="640"/>
          <w:marRight w:val="0"/>
          <w:marTop w:val="0"/>
          <w:marBottom w:val="0"/>
          <w:divBdr>
            <w:top w:val="none" w:sz="0" w:space="0" w:color="auto"/>
            <w:left w:val="none" w:sz="0" w:space="0" w:color="auto"/>
            <w:bottom w:val="none" w:sz="0" w:space="0" w:color="auto"/>
            <w:right w:val="none" w:sz="0" w:space="0" w:color="auto"/>
          </w:divBdr>
        </w:div>
        <w:div w:id="1192721780">
          <w:marLeft w:val="640"/>
          <w:marRight w:val="0"/>
          <w:marTop w:val="0"/>
          <w:marBottom w:val="0"/>
          <w:divBdr>
            <w:top w:val="none" w:sz="0" w:space="0" w:color="auto"/>
            <w:left w:val="none" w:sz="0" w:space="0" w:color="auto"/>
            <w:bottom w:val="none" w:sz="0" w:space="0" w:color="auto"/>
            <w:right w:val="none" w:sz="0" w:space="0" w:color="auto"/>
          </w:divBdr>
        </w:div>
        <w:div w:id="774641982">
          <w:marLeft w:val="640"/>
          <w:marRight w:val="0"/>
          <w:marTop w:val="0"/>
          <w:marBottom w:val="0"/>
          <w:divBdr>
            <w:top w:val="none" w:sz="0" w:space="0" w:color="auto"/>
            <w:left w:val="none" w:sz="0" w:space="0" w:color="auto"/>
            <w:bottom w:val="none" w:sz="0" w:space="0" w:color="auto"/>
            <w:right w:val="none" w:sz="0" w:space="0" w:color="auto"/>
          </w:divBdr>
        </w:div>
        <w:div w:id="1367177140">
          <w:marLeft w:val="640"/>
          <w:marRight w:val="0"/>
          <w:marTop w:val="0"/>
          <w:marBottom w:val="0"/>
          <w:divBdr>
            <w:top w:val="none" w:sz="0" w:space="0" w:color="auto"/>
            <w:left w:val="none" w:sz="0" w:space="0" w:color="auto"/>
            <w:bottom w:val="none" w:sz="0" w:space="0" w:color="auto"/>
            <w:right w:val="none" w:sz="0" w:space="0" w:color="auto"/>
          </w:divBdr>
        </w:div>
        <w:div w:id="1637104311">
          <w:marLeft w:val="640"/>
          <w:marRight w:val="0"/>
          <w:marTop w:val="0"/>
          <w:marBottom w:val="0"/>
          <w:divBdr>
            <w:top w:val="none" w:sz="0" w:space="0" w:color="auto"/>
            <w:left w:val="none" w:sz="0" w:space="0" w:color="auto"/>
            <w:bottom w:val="none" w:sz="0" w:space="0" w:color="auto"/>
            <w:right w:val="none" w:sz="0" w:space="0" w:color="auto"/>
          </w:divBdr>
        </w:div>
        <w:div w:id="1643654992">
          <w:marLeft w:val="640"/>
          <w:marRight w:val="0"/>
          <w:marTop w:val="0"/>
          <w:marBottom w:val="0"/>
          <w:divBdr>
            <w:top w:val="none" w:sz="0" w:space="0" w:color="auto"/>
            <w:left w:val="none" w:sz="0" w:space="0" w:color="auto"/>
            <w:bottom w:val="none" w:sz="0" w:space="0" w:color="auto"/>
            <w:right w:val="none" w:sz="0" w:space="0" w:color="auto"/>
          </w:divBdr>
        </w:div>
        <w:div w:id="307244076">
          <w:marLeft w:val="640"/>
          <w:marRight w:val="0"/>
          <w:marTop w:val="0"/>
          <w:marBottom w:val="0"/>
          <w:divBdr>
            <w:top w:val="none" w:sz="0" w:space="0" w:color="auto"/>
            <w:left w:val="none" w:sz="0" w:space="0" w:color="auto"/>
            <w:bottom w:val="none" w:sz="0" w:space="0" w:color="auto"/>
            <w:right w:val="none" w:sz="0" w:space="0" w:color="auto"/>
          </w:divBdr>
        </w:div>
        <w:div w:id="1949894985">
          <w:marLeft w:val="640"/>
          <w:marRight w:val="0"/>
          <w:marTop w:val="0"/>
          <w:marBottom w:val="0"/>
          <w:divBdr>
            <w:top w:val="none" w:sz="0" w:space="0" w:color="auto"/>
            <w:left w:val="none" w:sz="0" w:space="0" w:color="auto"/>
            <w:bottom w:val="none" w:sz="0" w:space="0" w:color="auto"/>
            <w:right w:val="none" w:sz="0" w:space="0" w:color="auto"/>
          </w:divBdr>
        </w:div>
        <w:div w:id="266351769">
          <w:marLeft w:val="640"/>
          <w:marRight w:val="0"/>
          <w:marTop w:val="0"/>
          <w:marBottom w:val="0"/>
          <w:divBdr>
            <w:top w:val="none" w:sz="0" w:space="0" w:color="auto"/>
            <w:left w:val="none" w:sz="0" w:space="0" w:color="auto"/>
            <w:bottom w:val="none" w:sz="0" w:space="0" w:color="auto"/>
            <w:right w:val="none" w:sz="0" w:space="0" w:color="auto"/>
          </w:divBdr>
        </w:div>
        <w:div w:id="805587805">
          <w:marLeft w:val="640"/>
          <w:marRight w:val="0"/>
          <w:marTop w:val="0"/>
          <w:marBottom w:val="0"/>
          <w:divBdr>
            <w:top w:val="none" w:sz="0" w:space="0" w:color="auto"/>
            <w:left w:val="none" w:sz="0" w:space="0" w:color="auto"/>
            <w:bottom w:val="none" w:sz="0" w:space="0" w:color="auto"/>
            <w:right w:val="none" w:sz="0" w:space="0" w:color="auto"/>
          </w:divBdr>
        </w:div>
        <w:div w:id="573902101">
          <w:marLeft w:val="640"/>
          <w:marRight w:val="0"/>
          <w:marTop w:val="0"/>
          <w:marBottom w:val="0"/>
          <w:divBdr>
            <w:top w:val="none" w:sz="0" w:space="0" w:color="auto"/>
            <w:left w:val="none" w:sz="0" w:space="0" w:color="auto"/>
            <w:bottom w:val="none" w:sz="0" w:space="0" w:color="auto"/>
            <w:right w:val="none" w:sz="0" w:space="0" w:color="auto"/>
          </w:divBdr>
        </w:div>
        <w:div w:id="1243758402">
          <w:marLeft w:val="640"/>
          <w:marRight w:val="0"/>
          <w:marTop w:val="0"/>
          <w:marBottom w:val="0"/>
          <w:divBdr>
            <w:top w:val="none" w:sz="0" w:space="0" w:color="auto"/>
            <w:left w:val="none" w:sz="0" w:space="0" w:color="auto"/>
            <w:bottom w:val="none" w:sz="0" w:space="0" w:color="auto"/>
            <w:right w:val="none" w:sz="0" w:space="0" w:color="auto"/>
          </w:divBdr>
        </w:div>
        <w:div w:id="1416394692">
          <w:marLeft w:val="640"/>
          <w:marRight w:val="0"/>
          <w:marTop w:val="0"/>
          <w:marBottom w:val="0"/>
          <w:divBdr>
            <w:top w:val="none" w:sz="0" w:space="0" w:color="auto"/>
            <w:left w:val="none" w:sz="0" w:space="0" w:color="auto"/>
            <w:bottom w:val="none" w:sz="0" w:space="0" w:color="auto"/>
            <w:right w:val="none" w:sz="0" w:space="0" w:color="auto"/>
          </w:divBdr>
        </w:div>
        <w:div w:id="932249792">
          <w:marLeft w:val="640"/>
          <w:marRight w:val="0"/>
          <w:marTop w:val="0"/>
          <w:marBottom w:val="0"/>
          <w:divBdr>
            <w:top w:val="none" w:sz="0" w:space="0" w:color="auto"/>
            <w:left w:val="none" w:sz="0" w:space="0" w:color="auto"/>
            <w:bottom w:val="none" w:sz="0" w:space="0" w:color="auto"/>
            <w:right w:val="none" w:sz="0" w:space="0" w:color="auto"/>
          </w:divBdr>
        </w:div>
        <w:div w:id="556210578">
          <w:marLeft w:val="640"/>
          <w:marRight w:val="0"/>
          <w:marTop w:val="0"/>
          <w:marBottom w:val="0"/>
          <w:divBdr>
            <w:top w:val="none" w:sz="0" w:space="0" w:color="auto"/>
            <w:left w:val="none" w:sz="0" w:space="0" w:color="auto"/>
            <w:bottom w:val="none" w:sz="0" w:space="0" w:color="auto"/>
            <w:right w:val="none" w:sz="0" w:space="0" w:color="auto"/>
          </w:divBdr>
        </w:div>
        <w:div w:id="2136631215">
          <w:marLeft w:val="640"/>
          <w:marRight w:val="0"/>
          <w:marTop w:val="0"/>
          <w:marBottom w:val="0"/>
          <w:divBdr>
            <w:top w:val="none" w:sz="0" w:space="0" w:color="auto"/>
            <w:left w:val="none" w:sz="0" w:space="0" w:color="auto"/>
            <w:bottom w:val="none" w:sz="0" w:space="0" w:color="auto"/>
            <w:right w:val="none" w:sz="0" w:space="0" w:color="auto"/>
          </w:divBdr>
        </w:div>
        <w:div w:id="674841439">
          <w:marLeft w:val="640"/>
          <w:marRight w:val="0"/>
          <w:marTop w:val="0"/>
          <w:marBottom w:val="0"/>
          <w:divBdr>
            <w:top w:val="none" w:sz="0" w:space="0" w:color="auto"/>
            <w:left w:val="none" w:sz="0" w:space="0" w:color="auto"/>
            <w:bottom w:val="none" w:sz="0" w:space="0" w:color="auto"/>
            <w:right w:val="none" w:sz="0" w:space="0" w:color="auto"/>
          </w:divBdr>
        </w:div>
        <w:div w:id="716659366">
          <w:marLeft w:val="640"/>
          <w:marRight w:val="0"/>
          <w:marTop w:val="0"/>
          <w:marBottom w:val="0"/>
          <w:divBdr>
            <w:top w:val="none" w:sz="0" w:space="0" w:color="auto"/>
            <w:left w:val="none" w:sz="0" w:space="0" w:color="auto"/>
            <w:bottom w:val="none" w:sz="0" w:space="0" w:color="auto"/>
            <w:right w:val="none" w:sz="0" w:space="0" w:color="auto"/>
          </w:divBdr>
        </w:div>
        <w:div w:id="905603884">
          <w:marLeft w:val="640"/>
          <w:marRight w:val="0"/>
          <w:marTop w:val="0"/>
          <w:marBottom w:val="0"/>
          <w:divBdr>
            <w:top w:val="none" w:sz="0" w:space="0" w:color="auto"/>
            <w:left w:val="none" w:sz="0" w:space="0" w:color="auto"/>
            <w:bottom w:val="none" w:sz="0" w:space="0" w:color="auto"/>
            <w:right w:val="none" w:sz="0" w:space="0" w:color="auto"/>
          </w:divBdr>
        </w:div>
        <w:div w:id="1028869343">
          <w:marLeft w:val="640"/>
          <w:marRight w:val="0"/>
          <w:marTop w:val="0"/>
          <w:marBottom w:val="0"/>
          <w:divBdr>
            <w:top w:val="none" w:sz="0" w:space="0" w:color="auto"/>
            <w:left w:val="none" w:sz="0" w:space="0" w:color="auto"/>
            <w:bottom w:val="none" w:sz="0" w:space="0" w:color="auto"/>
            <w:right w:val="none" w:sz="0" w:space="0" w:color="auto"/>
          </w:divBdr>
        </w:div>
        <w:div w:id="1274939012">
          <w:marLeft w:val="640"/>
          <w:marRight w:val="0"/>
          <w:marTop w:val="0"/>
          <w:marBottom w:val="0"/>
          <w:divBdr>
            <w:top w:val="none" w:sz="0" w:space="0" w:color="auto"/>
            <w:left w:val="none" w:sz="0" w:space="0" w:color="auto"/>
            <w:bottom w:val="none" w:sz="0" w:space="0" w:color="auto"/>
            <w:right w:val="none" w:sz="0" w:space="0" w:color="auto"/>
          </w:divBdr>
        </w:div>
        <w:div w:id="1133669639">
          <w:marLeft w:val="640"/>
          <w:marRight w:val="0"/>
          <w:marTop w:val="0"/>
          <w:marBottom w:val="0"/>
          <w:divBdr>
            <w:top w:val="none" w:sz="0" w:space="0" w:color="auto"/>
            <w:left w:val="none" w:sz="0" w:space="0" w:color="auto"/>
            <w:bottom w:val="none" w:sz="0" w:space="0" w:color="auto"/>
            <w:right w:val="none" w:sz="0" w:space="0" w:color="auto"/>
          </w:divBdr>
        </w:div>
        <w:div w:id="650644409">
          <w:marLeft w:val="640"/>
          <w:marRight w:val="0"/>
          <w:marTop w:val="0"/>
          <w:marBottom w:val="0"/>
          <w:divBdr>
            <w:top w:val="none" w:sz="0" w:space="0" w:color="auto"/>
            <w:left w:val="none" w:sz="0" w:space="0" w:color="auto"/>
            <w:bottom w:val="none" w:sz="0" w:space="0" w:color="auto"/>
            <w:right w:val="none" w:sz="0" w:space="0" w:color="auto"/>
          </w:divBdr>
        </w:div>
        <w:div w:id="965164918">
          <w:marLeft w:val="640"/>
          <w:marRight w:val="0"/>
          <w:marTop w:val="0"/>
          <w:marBottom w:val="0"/>
          <w:divBdr>
            <w:top w:val="none" w:sz="0" w:space="0" w:color="auto"/>
            <w:left w:val="none" w:sz="0" w:space="0" w:color="auto"/>
            <w:bottom w:val="none" w:sz="0" w:space="0" w:color="auto"/>
            <w:right w:val="none" w:sz="0" w:space="0" w:color="auto"/>
          </w:divBdr>
        </w:div>
        <w:div w:id="1537543365">
          <w:marLeft w:val="640"/>
          <w:marRight w:val="0"/>
          <w:marTop w:val="0"/>
          <w:marBottom w:val="0"/>
          <w:divBdr>
            <w:top w:val="none" w:sz="0" w:space="0" w:color="auto"/>
            <w:left w:val="none" w:sz="0" w:space="0" w:color="auto"/>
            <w:bottom w:val="none" w:sz="0" w:space="0" w:color="auto"/>
            <w:right w:val="none" w:sz="0" w:space="0" w:color="auto"/>
          </w:divBdr>
        </w:div>
      </w:divsChild>
    </w:div>
    <w:div w:id="1671909020">
      <w:bodyDiv w:val="1"/>
      <w:marLeft w:val="0"/>
      <w:marRight w:val="0"/>
      <w:marTop w:val="0"/>
      <w:marBottom w:val="0"/>
      <w:divBdr>
        <w:top w:val="none" w:sz="0" w:space="0" w:color="auto"/>
        <w:left w:val="none" w:sz="0" w:space="0" w:color="auto"/>
        <w:bottom w:val="none" w:sz="0" w:space="0" w:color="auto"/>
        <w:right w:val="none" w:sz="0" w:space="0" w:color="auto"/>
      </w:divBdr>
      <w:divsChild>
        <w:div w:id="568349540">
          <w:marLeft w:val="640"/>
          <w:marRight w:val="0"/>
          <w:marTop w:val="0"/>
          <w:marBottom w:val="0"/>
          <w:divBdr>
            <w:top w:val="none" w:sz="0" w:space="0" w:color="auto"/>
            <w:left w:val="none" w:sz="0" w:space="0" w:color="auto"/>
            <w:bottom w:val="none" w:sz="0" w:space="0" w:color="auto"/>
            <w:right w:val="none" w:sz="0" w:space="0" w:color="auto"/>
          </w:divBdr>
        </w:div>
        <w:div w:id="1603563910">
          <w:marLeft w:val="640"/>
          <w:marRight w:val="0"/>
          <w:marTop w:val="0"/>
          <w:marBottom w:val="0"/>
          <w:divBdr>
            <w:top w:val="none" w:sz="0" w:space="0" w:color="auto"/>
            <w:left w:val="none" w:sz="0" w:space="0" w:color="auto"/>
            <w:bottom w:val="none" w:sz="0" w:space="0" w:color="auto"/>
            <w:right w:val="none" w:sz="0" w:space="0" w:color="auto"/>
          </w:divBdr>
        </w:div>
        <w:div w:id="2007902933">
          <w:marLeft w:val="640"/>
          <w:marRight w:val="0"/>
          <w:marTop w:val="0"/>
          <w:marBottom w:val="0"/>
          <w:divBdr>
            <w:top w:val="none" w:sz="0" w:space="0" w:color="auto"/>
            <w:left w:val="none" w:sz="0" w:space="0" w:color="auto"/>
            <w:bottom w:val="none" w:sz="0" w:space="0" w:color="auto"/>
            <w:right w:val="none" w:sz="0" w:space="0" w:color="auto"/>
          </w:divBdr>
        </w:div>
        <w:div w:id="1112826628">
          <w:marLeft w:val="640"/>
          <w:marRight w:val="0"/>
          <w:marTop w:val="0"/>
          <w:marBottom w:val="0"/>
          <w:divBdr>
            <w:top w:val="none" w:sz="0" w:space="0" w:color="auto"/>
            <w:left w:val="none" w:sz="0" w:space="0" w:color="auto"/>
            <w:bottom w:val="none" w:sz="0" w:space="0" w:color="auto"/>
            <w:right w:val="none" w:sz="0" w:space="0" w:color="auto"/>
          </w:divBdr>
        </w:div>
        <w:div w:id="1980451198">
          <w:marLeft w:val="640"/>
          <w:marRight w:val="0"/>
          <w:marTop w:val="0"/>
          <w:marBottom w:val="0"/>
          <w:divBdr>
            <w:top w:val="none" w:sz="0" w:space="0" w:color="auto"/>
            <w:left w:val="none" w:sz="0" w:space="0" w:color="auto"/>
            <w:bottom w:val="none" w:sz="0" w:space="0" w:color="auto"/>
            <w:right w:val="none" w:sz="0" w:space="0" w:color="auto"/>
          </w:divBdr>
        </w:div>
        <w:div w:id="795634840">
          <w:marLeft w:val="640"/>
          <w:marRight w:val="0"/>
          <w:marTop w:val="0"/>
          <w:marBottom w:val="0"/>
          <w:divBdr>
            <w:top w:val="none" w:sz="0" w:space="0" w:color="auto"/>
            <w:left w:val="none" w:sz="0" w:space="0" w:color="auto"/>
            <w:bottom w:val="none" w:sz="0" w:space="0" w:color="auto"/>
            <w:right w:val="none" w:sz="0" w:space="0" w:color="auto"/>
          </w:divBdr>
        </w:div>
        <w:div w:id="1507743818">
          <w:marLeft w:val="640"/>
          <w:marRight w:val="0"/>
          <w:marTop w:val="0"/>
          <w:marBottom w:val="0"/>
          <w:divBdr>
            <w:top w:val="none" w:sz="0" w:space="0" w:color="auto"/>
            <w:left w:val="none" w:sz="0" w:space="0" w:color="auto"/>
            <w:bottom w:val="none" w:sz="0" w:space="0" w:color="auto"/>
            <w:right w:val="none" w:sz="0" w:space="0" w:color="auto"/>
          </w:divBdr>
        </w:div>
        <w:div w:id="930315183">
          <w:marLeft w:val="640"/>
          <w:marRight w:val="0"/>
          <w:marTop w:val="0"/>
          <w:marBottom w:val="0"/>
          <w:divBdr>
            <w:top w:val="none" w:sz="0" w:space="0" w:color="auto"/>
            <w:left w:val="none" w:sz="0" w:space="0" w:color="auto"/>
            <w:bottom w:val="none" w:sz="0" w:space="0" w:color="auto"/>
            <w:right w:val="none" w:sz="0" w:space="0" w:color="auto"/>
          </w:divBdr>
        </w:div>
        <w:div w:id="534734599">
          <w:marLeft w:val="640"/>
          <w:marRight w:val="0"/>
          <w:marTop w:val="0"/>
          <w:marBottom w:val="0"/>
          <w:divBdr>
            <w:top w:val="none" w:sz="0" w:space="0" w:color="auto"/>
            <w:left w:val="none" w:sz="0" w:space="0" w:color="auto"/>
            <w:bottom w:val="none" w:sz="0" w:space="0" w:color="auto"/>
            <w:right w:val="none" w:sz="0" w:space="0" w:color="auto"/>
          </w:divBdr>
        </w:div>
        <w:div w:id="1391272500">
          <w:marLeft w:val="640"/>
          <w:marRight w:val="0"/>
          <w:marTop w:val="0"/>
          <w:marBottom w:val="0"/>
          <w:divBdr>
            <w:top w:val="none" w:sz="0" w:space="0" w:color="auto"/>
            <w:left w:val="none" w:sz="0" w:space="0" w:color="auto"/>
            <w:bottom w:val="none" w:sz="0" w:space="0" w:color="auto"/>
            <w:right w:val="none" w:sz="0" w:space="0" w:color="auto"/>
          </w:divBdr>
        </w:div>
        <w:div w:id="598024291">
          <w:marLeft w:val="640"/>
          <w:marRight w:val="0"/>
          <w:marTop w:val="0"/>
          <w:marBottom w:val="0"/>
          <w:divBdr>
            <w:top w:val="none" w:sz="0" w:space="0" w:color="auto"/>
            <w:left w:val="none" w:sz="0" w:space="0" w:color="auto"/>
            <w:bottom w:val="none" w:sz="0" w:space="0" w:color="auto"/>
            <w:right w:val="none" w:sz="0" w:space="0" w:color="auto"/>
          </w:divBdr>
        </w:div>
        <w:div w:id="468671702">
          <w:marLeft w:val="640"/>
          <w:marRight w:val="0"/>
          <w:marTop w:val="0"/>
          <w:marBottom w:val="0"/>
          <w:divBdr>
            <w:top w:val="none" w:sz="0" w:space="0" w:color="auto"/>
            <w:left w:val="none" w:sz="0" w:space="0" w:color="auto"/>
            <w:bottom w:val="none" w:sz="0" w:space="0" w:color="auto"/>
            <w:right w:val="none" w:sz="0" w:space="0" w:color="auto"/>
          </w:divBdr>
        </w:div>
        <w:div w:id="784080298">
          <w:marLeft w:val="640"/>
          <w:marRight w:val="0"/>
          <w:marTop w:val="0"/>
          <w:marBottom w:val="0"/>
          <w:divBdr>
            <w:top w:val="none" w:sz="0" w:space="0" w:color="auto"/>
            <w:left w:val="none" w:sz="0" w:space="0" w:color="auto"/>
            <w:bottom w:val="none" w:sz="0" w:space="0" w:color="auto"/>
            <w:right w:val="none" w:sz="0" w:space="0" w:color="auto"/>
          </w:divBdr>
        </w:div>
        <w:div w:id="1129012455">
          <w:marLeft w:val="640"/>
          <w:marRight w:val="0"/>
          <w:marTop w:val="0"/>
          <w:marBottom w:val="0"/>
          <w:divBdr>
            <w:top w:val="none" w:sz="0" w:space="0" w:color="auto"/>
            <w:left w:val="none" w:sz="0" w:space="0" w:color="auto"/>
            <w:bottom w:val="none" w:sz="0" w:space="0" w:color="auto"/>
            <w:right w:val="none" w:sz="0" w:space="0" w:color="auto"/>
          </w:divBdr>
        </w:div>
        <w:div w:id="906190287">
          <w:marLeft w:val="640"/>
          <w:marRight w:val="0"/>
          <w:marTop w:val="0"/>
          <w:marBottom w:val="0"/>
          <w:divBdr>
            <w:top w:val="none" w:sz="0" w:space="0" w:color="auto"/>
            <w:left w:val="none" w:sz="0" w:space="0" w:color="auto"/>
            <w:bottom w:val="none" w:sz="0" w:space="0" w:color="auto"/>
            <w:right w:val="none" w:sz="0" w:space="0" w:color="auto"/>
          </w:divBdr>
        </w:div>
        <w:div w:id="1924756111">
          <w:marLeft w:val="640"/>
          <w:marRight w:val="0"/>
          <w:marTop w:val="0"/>
          <w:marBottom w:val="0"/>
          <w:divBdr>
            <w:top w:val="none" w:sz="0" w:space="0" w:color="auto"/>
            <w:left w:val="none" w:sz="0" w:space="0" w:color="auto"/>
            <w:bottom w:val="none" w:sz="0" w:space="0" w:color="auto"/>
            <w:right w:val="none" w:sz="0" w:space="0" w:color="auto"/>
          </w:divBdr>
        </w:div>
        <w:div w:id="1250233935">
          <w:marLeft w:val="640"/>
          <w:marRight w:val="0"/>
          <w:marTop w:val="0"/>
          <w:marBottom w:val="0"/>
          <w:divBdr>
            <w:top w:val="none" w:sz="0" w:space="0" w:color="auto"/>
            <w:left w:val="none" w:sz="0" w:space="0" w:color="auto"/>
            <w:bottom w:val="none" w:sz="0" w:space="0" w:color="auto"/>
            <w:right w:val="none" w:sz="0" w:space="0" w:color="auto"/>
          </w:divBdr>
        </w:div>
        <w:div w:id="565264821">
          <w:marLeft w:val="640"/>
          <w:marRight w:val="0"/>
          <w:marTop w:val="0"/>
          <w:marBottom w:val="0"/>
          <w:divBdr>
            <w:top w:val="none" w:sz="0" w:space="0" w:color="auto"/>
            <w:left w:val="none" w:sz="0" w:space="0" w:color="auto"/>
            <w:bottom w:val="none" w:sz="0" w:space="0" w:color="auto"/>
            <w:right w:val="none" w:sz="0" w:space="0" w:color="auto"/>
          </w:divBdr>
        </w:div>
        <w:div w:id="68424220">
          <w:marLeft w:val="640"/>
          <w:marRight w:val="0"/>
          <w:marTop w:val="0"/>
          <w:marBottom w:val="0"/>
          <w:divBdr>
            <w:top w:val="none" w:sz="0" w:space="0" w:color="auto"/>
            <w:left w:val="none" w:sz="0" w:space="0" w:color="auto"/>
            <w:bottom w:val="none" w:sz="0" w:space="0" w:color="auto"/>
            <w:right w:val="none" w:sz="0" w:space="0" w:color="auto"/>
          </w:divBdr>
        </w:div>
        <w:div w:id="439570102">
          <w:marLeft w:val="640"/>
          <w:marRight w:val="0"/>
          <w:marTop w:val="0"/>
          <w:marBottom w:val="0"/>
          <w:divBdr>
            <w:top w:val="none" w:sz="0" w:space="0" w:color="auto"/>
            <w:left w:val="none" w:sz="0" w:space="0" w:color="auto"/>
            <w:bottom w:val="none" w:sz="0" w:space="0" w:color="auto"/>
            <w:right w:val="none" w:sz="0" w:space="0" w:color="auto"/>
          </w:divBdr>
        </w:div>
        <w:div w:id="2064868956">
          <w:marLeft w:val="640"/>
          <w:marRight w:val="0"/>
          <w:marTop w:val="0"/>
          <w:marBottom w:val="0"/>
          <w:divBdr>
            <w:top w:val="none" w:sz="0" w:space="0" w:color="auto"/>
            <w:left w:val="none" w:sz="0" w:space="0" w:color="auto"/>
            <w:bottom w:val="none" w:sz="0" w:space="0" w:color="auto"/>
            <w:right w:val="none" w:sz="0" w:space="0" w:color="auto"/>
          </w:divBdr>
        </w:div>
        <w:div w:id="756632554">
          <w:marLeft w:val="640"/>
          <w:marRight w:val="0"/>
          <w:marTop w:val="0"/>
          <w:marBottom w:val="0"/>
          <w:divBdr>
            <w:top w:val="none" w:sz="0" w:space="0" w:color="auto"/>
            <w:left w:val="none" w:sz="0" w:space="0" w:color="auto"/>
            <w:bottom w:val="none" w:sz="0" w:space="0" w:color="auto"/>
            <w:right w:val="none" w:sz="0" w:space="0" w:color="auto"/>
          </w:divBdr>
        </w:div>
        <w:div w:id="473916450">
          <w:marLeft w:val="640"/>
          <w:marRight w:val="0"/>
          <w:marTop w:val="0"/>
          <w:marBottom w:val="0"/>
          <w:divBdr>
            <w:top w:val="none" w:sz="0" w:space="0" w:color="auto"/>
            <w:left w:val="none" w:sz="0" w:space="0" w:color="auto"/>
            <w:bottom w:val="none" w:sz="0" w:space="0" w:color="auto"/>
            <w:right w:val="none" w:sz="0" w:space="0" w:color="auto"/>
          </w:divBdr>
        </w:div>
        <w:div w:id="2047869266">
          <w:marLeft w:val="640"/>
          <w:marRight w:val="0"/>
          <w:marTop w:val="0"/>
          <w:marBottom w:val="0"/>
          <w:divBdr>
            <w:top w:val="none" w:sz="0" w:space="0" w:color="auto"/>
            <w:left w:val="none" w:sz="0" w:space="0" w:color="auto"/>
            <w:bottom w:val="none" w:sz="0" w:space="0" w:color="auto"/>
            <w:right w:val="none" w:sz="0" w:space="0" w:color="auto"/>
          </w:divBdr>
        </w:div>
        <w:div w:id="326247290">
          <w:marLeft w:val="640"/>
          <w:marRight w:val="0"/>
          <w:marTop w:val="0"/>
          <w:marBottom w:val="0"/>
          <w:divBdr>
            <w:top w:val="none" w:sz="0" w:space="0" w:color="auto"/>
            <w:left w:val="none" w:sz="0" w:space="0" w:color="auto"/>
            <w:bottom w:val="none" w:sz="0" w:space="0" w:color="auto"/>
            <w:right w:val="none" w:sz="0" w:space="0" w:color="auto"/>
          </w:divBdr>
        </w:div>
        <w:div w:id="259875620">
          <w:marLeft w:val="640"/>
          <w:marRight w:val="0"/>
          <w:marTop w:val="0"/>
          <w:marBottom w:val="0"/>
          <w:divBdr>
            <w:top w:val="none" w:sz="0" w:space="0" w:color="auto"/>
            <w:left w:val="none" w:sz="0" w:space="0" w:color="auto"/>
            <w:bottom w:val="none" w:sz="0" w:space="0" w:color="auto"/>
            <w:right w:val="none" w:sz="0" w:space="0" w:color="auto"/>
          </w:divBdr>
        </w:div>
        <w:div w:id="482310790">
          <w:marLeft w:val="640"/>
          <w:marRight w:val="0"/>
          <w:marTop w:val="0"/>
          <w:marBottom w:val="0"/>
          <w:divBdr>
            <w:top w:val="none" w:sz="0" w:space="0" w:color="auto"/>
            <w:left w:val="none" w:sz="0" w:space="0" w:color="auto"/>
            <w:bottom w:val="none" w:sz="0" w:space="0" w:color="auto"/>
            <w:right w:val="none" w:sz="0" w:space="0" w:color="auto"/>
          </w:divBdr>
        </w:div>
        <w:div w:id="2061784062">
          <w:marLeft w:val="640"/>
          <w:marRight w:val="0"/>
          <w:marTop w:val="0"/>
          <w:marBottom w:val="0"/>
          <w:divBdr>
            <w:top w:val="none" w:sz="0" w:space="0" w:color="auto"/>
            <w:left w:val="none" w:sz="0" w:space="0" w:color="auto"/>
            <w:bottom w:val="none" w:sz="0" w:space="0" w:color="auto"/>
            <w:right w:val="none" w:sz="0" w:space="0" w:color="auto"/>
          </w:divBdr>
        </w:div>
        <w:div w:id="1078096392">
          <w:marLeft w:val="640"/>
          <w:marRight w:val="0"/>
          <w:marTop w:val="0"/>
          <w:marBottom w:val="0"/>
          <w:divBdr>
            <w:top w:val="none" w:sz="0" w:space="0" w:color="auto"/>
            <w:left w:val="none" w:sz="0" w:space="0" w:color="auto"/>
            <w:bottom w:val="none" w:sz="0" w:space="0" w:color="auto"/>
            <w:right w:val="none" w:sz="0" w:space="0" w:color="auto"/>
          </w:divBdr>
        </w:div>
        <w:div w:id="620497939">
          <w:marLeft w:val="640"/>
          <w:marRight w:val="0"/>
          <w:marTop w:val="0"/>
          <w:marBottom w:val="0"/>
          <w:divBdr>
            <w:top w:val="none" w:sz="0" w:space="0" w:color="auto"/>
            <w:left w:val="none" w:sz="0" w:space="0" w:color="auto"/>
            <w:bottom w:val="none" w:sz="0" w:space="0" w:color="auto"/>
            <w:right w:val="none" w:sz="0" w:space="0" w:color="auto"/>
          </w:divBdr>
        </w:div>
        <w:div w:id="370154191">
          <w:marLeft w:val="640"/>
          <w:marRight w:val="0"/>
          <w:marTop w:val="0"/>
          <w:marBottom w:val="0"/>
          <w:divBdr>
            <w:top w:val="none" w:sz="0" w:space="0" w:color="auto"/>
            <w:left w:val="none" w:sz="0" w:space="0" w:color="auto"/>
            <w:bottom w:val="none" w:sz="0" w:space="0" w:color="auto"/>
            <w:right w:val="none" w:sz="0" w:space="0" w:color="auto"/>
          </w:divBdr>
        </w:div>
        <w:div w:id="1454179747">
          <w:marLeft w:val="640"/>
          <w:marRight w:val="0"/>
          <w:marTop w:val="0"/>
          <w:marBottom w:val="0"/>
          <w:divBdr>
            <w:top w:val="none" w:sz="0" w:space="0" w:color="auto"/>
            <w:left w:val="none" w:sz="0" w:space="0" w:color="auto"/>
            <w:bottom w:val="none" w:sz="0" w:space="0" w:color="auto"/>
            <w:right w:val="none" w:sz="0" w:space="0" w:color="auto"/>
          </w:divBdr>
        </w:div>
        <w:div w:id="427506701">
          <w:marLeft w:val="640"/>
          <w:marRight w:val="0"/>
          <w:marTop w:val="0"/>
          <w:marBottom w:val="0"/>
          <w:divBdr>
            <w:top w:val="none" w:sz="0" w:space="0" w:color="auto"/>
            <w:left w:val="none" w:sz="0" w:space="0" w:color="auto"/>
            <w:bottom w:val="none" w:sz="0" w:space="0" w:color="auto"/>
            <w:right w:val="none" w:sz="0" w:space="0" w:color="auto"/>
          </w:divBdr>
        </w:div>
        <w:div w:id="1951207439">
          <w:marLeft w:val="640"/>
          <w:marRight w:val="0"/>
          <w:marTop w:val="0"/>
          <w:marBottom w:val="0"/>
          <w:divBdr>
            <w:top w:val="none" w:sz="0" w:space="0" w:color="auto"/>
            <w:left w:val="none" w:sz="0" w:space="0" w:color="auto"/>
            <w:bottom w:val="none" w:sz="0" w:space="0" w:color="auto"/>
            <w:right w:val="none" w:sz="0" w:space="0" w:color="auto"/>
          </w:divBdr>
        </w:div>
        <w:div w:id="712115220">
          <w:marLeft w:val="640"/>
          <w:marRight w:val="0"/>
          <w:marTop w:val="0"/>
          <w:marBottom w:val="0"/>
          <w:divBdr>
            <w:top w:val="none" w:sz="0" w:space="0" w:color="auto"/>
            <w:left w:val="none" w:sz="0" w:space="0" w:color="auto"/>
            <w:bottom w:val="none" w:sz="0" w:space="0" w:color="auto"/>
            <w:right w:val="none" w:sz="0" w:space="0" w:color="auto"/>
          </w:divBdr>
        </w:div>
        <w:div w:id="290791813">
          <w:marLeft w:val="640"/>
          <w:marRight w:val="0"/>
          <w:marTop w:val="0"/>
          <w:marBottom w:val="0"/>
          <w:divBdr>
            <w:top w:val="none" w:sz="0" w:space="0" w:color="auto"/>
            <w:left w:val="none" w:sz="0" w:space="0" w:color="auto"/>
            <w:bottom w:val="none" w:sz="0" w:space="0" w:color="auto"/>
            <w:right w:val="none" w:sz="0" w:space="0" w:color="auto"/>
          </w:divBdr>
        </w:div>
        <w:div w:id="1109397541">
          <w:marLeft w:val="640"/>
          <w:marRight w:val="0"/>
          <w:marTop w:val="0"/>
          <w:marBottom w:val="0"/>
          <w:divBdr>
            <w:top w:val="none" w:sz="0" w:space="0" w:color="auto"/>
            <w:left w:val="none" w:sz="0" w:space="0" w:color="auto"/>
            <w:bottom w:val="none" w:sz="0" w:space="0" w:color="auto"/>
            <w:right w:val="none" w:sz="0" w:space="0" w:color="auto"/>
          </w:divBdr>
        </w:div>
        <w:div w:id="41027807">
          <w:marLeft w:val="640"/>
          <w:marRight w:val="0"/>
          <w:marTop w:val="0"/>
          <w:marBottom w:val="0"/>
          <w:divBdr>
            <w:top w:val="none" w:sz="0" w:space="0" w:color="auto"/>
            <w:left w:val="none" w:sz="0" w:space="0" w:color="auto"/>
            <w:bottom w:val="none" w:sz="0" w:space="0" w:color="auto"/>
            <w:right w:val="none" w:sz="0" w:space="0" w:color="auto"/>
          </w:divBdr>
        </w:div>
        <w:div w:id="1961451195">
          <w:marLeft w:val="640"/>
          <w:marRight w:val="0"/>
          <w:marTop w:val="0"/>
          <w:marBottom w:val="0"/>
          <w:divBdr>
            <w:top w:val="none" w:sz="0" w:space="0" w:color="auto"/>
            <w:left w:val="none" w:sz="0" w:space="0" w:color="auto"/>
            <w:bottom w:val="none" w:sz="0" w:space="0" w:color="auto"/>
            <w:right w:val="none" w:sz="0" w:space="0" w:color="auto"/>
          </w:divBdr>
        </w:div>
        <w:div w:id="592277210">
          <w:marLeft w:val="640"/>
          <w:marRight w:val="0"/>
          <w:marTop w:val="0"/>
          <w:marBottom w:val="0"/>
          <w:divBdr>
            <w:top w:val="none" w:sz="0" w:space="0" w:color="auto"/>
            <w:left w:val="none" w:sz="0" w:space="0" w:color="auto"/>
            <w:bottom w:val="none" w:sz="0" w:space="0" w:color="auto"/>
            <w:right w:val="none" w:sz="0" w:space="0" w:color="auto"/>
          </w:divBdr>
        </w:div>
        <w:div w:id="1566256670">
          <w:marLeft w:val="640"/>
          <w:marRight w:val="0"/>
          <w:marTop w:val="0"/>
          <w:marBottom w:val="0"/>
          <w:divBdr>
            <w:top w:val="none" w:sz="0" w:space="0" w:color="auto"/>
            <w:left w:val="none" w:sz="0" w:space="0" w:color="auto"/>
            <w:bottom w:val="none" w:sz="0" w:space="0" w:color="auto"/>
            <w:right w:val="none" w:sz="0" w:space="0" w:color="auto"/>
          </w:divBdr>
        </w:div>
        <w:div w:id="1995331501">
          <w:marLeft w:val="640"/>
          <w:marRight w:val="0"/>
          <w:marTop w:val="0"/>
          <w:marBottom w:val="0"/>
          <w:divBdr>
            <w:top w:val="none" w:sz="0" w:space="0" w:color="auto"/>
            <w:left w:val="none" w:sz="0" w:space="0" w:color="auto"/>
            <w:bottom w:val="none" w:sz="0" w:space="0" w:color="auto"/>
            <w:right w:val="none" w:sz="0" w:space="0" w:color="auto"/>
          </w:divBdr>
        </w:div>
        <w:div w:id="362824455">
          <w:marLeft w:val="640"/>
          <w:marRight w:val="0"/>
          <w:marTop w:val="0"/>
          <w:marBottom w:val="0"/>
          <w:divBdr>
            <w:top w:val="none" w:sz="0" w:space="0" w:color="auto"/>
            <w:left w:val="none" w:sz="0" w:space="0" w:color="auto"/>
            <w:bottom w:val="none" w:sz="0" w:space="0" w:color="auto"/>
            <w:right w:val="none" w:sz="0" w:space="0" w:color="auto"/>
          </w:divBdr>
        </w:div>
        <w:div w:id="1291206449">
          <w:marLeft w:val="640"/>
          <w:marRight w:val="0"/>
          <w:marTop w:val="0"/>
          <w:marBottom w:val="0"/>
          <w:divBdr>
            <w:top w:val="none" w:sz="0" w:space="0" w:color="auto"/>
            <w:left w:val="none" w:sz="0" w:space="0" w:color="auto"/>
            <w:bottom w:val="none" w:sz="0" w:space="0" w:color="auto"/>
            <w:right w:val="none" w:sz="0" w:space="0" w:color="auto"/>
          </w:divBdr>
        </w:div>
        <w:div w:id="1260875112">
          <w:marLeft w:val="640"/>
          <w:marRight w:val="0"/>
          <w:marTop w:val="0"/>
          <w:marBottom w:val="0"/>
          <w:divBdr>
            <w:top w:val="none" w:sz="0" w:space="0" w:color="auto"/>
            <w:left w:val="none" w:sz="0" w:space="0" w:color="auto"/>
            <w:bottom w:val="none" w:sz="0" w:space="0" w:color="auto"/>
            <w:right w:val="none" w:sz="0" w:space="0" w:color="auto"/>
          </w:divBdr>
        </w:div>
        <w:div w:id="97143640">
          <w:marLeft w:val="640"/>
          <w:marRight w:val="0"/>
          <w:marTop w:val="0"/>
          <w:marBottom w:val="0"/>
          <w:divBdr>
            <w:top w:val="none" w:sz="0" w:space="0" w:color="auto"/>
            <w:left w:val="none" w:sz="0" w:space="0" w:color="auto"/>
            <w:bottom w:val="none" w:sz="0" w:space="0" w:color="auto"/>
            <w:right w:val="none" w:sz="0" w:space="0" w:color="auto"/>
          </w:divBdr>
        </w:div>
        <w:div w:id="116995263">
          <w:marLeft w:val="640"/>
          <w:marRight w:val="0"/>
          <w:marTop w:val="0"/>
          <w:marBottom w:val="0"/>
          <w:divBdr>
            <w:top w:val="none" w:sz="0" w:space="0" w:color="auto"/>
            <w:left w:val="none" w:sz="0" w:space="0" w:color="auto"/>
            <w:bottom w:val="none" w:sz="0" w:space="0" w:color="auto"/>
            <w:right w:val="none" w:sz="0" w:space="0" w:color="auto"/>
          </w:divBdr>
        </w:div>
        <w:div w:id="199631007">
          <w:marLeft w:val="640"/>
          <w:marRight w:val="0"/>
          <w:marTop w:val="0"/>
          <w:marBottom w:val="0"/>
          <w:divBdr>
            <w:top w:val="none" w:sz="0" w:space="0" w:color="auto"/>
            <w:left w:val="none" w:sz="0" w:space="0" w:color="auto"/>
            <w:bottom w:val="none" w:sz="0" w:space="0" w:color="auto"/>
            <w:right w:val="none" w:sz="0" w:space="0" w:color="auto"/>
          </w:divBdr>
        </w:div>
        <w:div w:id="1750468181">
          <w:marLeft w:val="640"/>
          <w:marRight w:val="0"/>
          <w:marTop w:val="0"/>
          <w:marBottom w:val="0"/>
          <w:divBdr>
            <w:top w:val="none" w:sz="0" w:space="0" w:color="auto"/>
            <w:left w:val="none" w:sz="0" w:space="0" w:color="auto"/>
            <w:bottom w:val="none" w:sz="0" w:space="0" w:color="auto"/>
            <w:right w:val="none" w:sz="0" w:space="0" w:color="auto"/>
          </w:divBdr>
        </w:div>
        <w:div w:id="1912276561">
          <w:marLeft w:val="640"/>
          <w:marRight w:val="0"/>
          <w:marTop w:val="0"/>
          <w:marBottom w:val="0"/>
          <w:divBdr>
            <w:top w:val="none" w:sz="0" w:space="0" w:color="auto"/>
            <w:left w:val="none" w:sz="0" w:space="0" w:color="auto"/>
            <w:bottom w:val="none" w:sz="0" w:space="0" w:color="auto"/>
            <w:right w:val="none" w:sz="0" w:space="0" w:color="auto"/>
          </w:divBdr>
        </w:div>
        <w:div w:id="1930918381">
          <w:marLeft w:val="640"/>
          <w:marRight w:val="0"/>
          <w:marTop w:val="0"/>
          <w:marBottom w:val="0"/>
          <w:divBdr>
            <w:top w:val="none" w:sz="0" w:space="0" w:color="auto"/>
            <w:left w:val="none" w:sz="0" w:space="0" w:color="auto"/>
            <w:bottom w:val="none" w:sz="0" w:space="0" w:color="auto"/>
            <w:right w:val="none" w:sz="0" w:space="0" w:color="auto"/>
          </w:divBdr>
        </w:div>
        <w:div w:id="1823501918">
          <w:marLeft w:val="640"/>
          <w:marRight w:val="0"/>
          <w:marTop w:val="0"/>
          <w:marBottom w:val="0"/>
          <w:divBdr>
            <w:top w:val="none" w:sz="0" w:space="0" w:color="auto"/>
            <w:left w:val="none" w:sz="0" w:space="0" w:color="auto"/>
            <w:bottom w:val="none" w:sz="0" w:space="0" w:color="auto"/>
            <w:right w:val="none" w:sz="0" w:space="0" w:color="auto"/>
          </w:divBdr>
        </w:div>
        <w:div w:id="1244217340">
          <w:marLeft w:val="640"/>
          <w:marRight w:val="0"/>
          <w:marTop w:val="0"/>
          <w:marBottom w:val="0"/>
          <w:divBdr>
            <w:top w:val="none" w:sz="0" w:space="0" w:color="auto"/>
            <w:left w:val="none" w:sz="0" w:space="0" w:color="auto"/>
            <w:bottom w:val="none" w:sz="0" w:space="0" w:color="auto"/>
            <w:right w:val="none" w:sz="0" w:space="0" w:color="auto"/>
          </w:divBdr>
        </w:div>
        <w:div w:id="899096385">
          <w:marLeft w:val="640"/>
          <w:marRight w:val="0"/>
          <w:marTop w:val="0"/>
          <w:marBottom w:val="0"/>
          <w:divBdr>
            <w:top w:val="none" w:sz="0" w:space="0" w:color="auto"/>
            <w:left w:val="none" w:sz="0" w:space="0" w:color="auto"/>
            <w:bottom w:val="none" w:sz="0" w:space="0" w:color="auto"/>
            <w:right w:val="none" w:sz="0" w:space="0" w:color="auto"/>
          </w:divBdr>
        </w:div>
        <w:div w:id="1721903089">
          <w:marLeft w:val="640"/>
          <w:marRight w:val="0"/>
          <w:marTop w:val="0"/>
          <w:marBottom w:val="0"/>
          <w:divBdr>
            <w:top w:val="none" w:sz="0" w:space="0" w:color="auto"/>
            <w:left w:val="none" w:sz="0" w:space="0" w:color="auto"/>
            <w:bottom w:val="none" w:sz="0" w:space="0" w:color="auto"/>
            <w:right w:val="none" w:sz="0" w:space="0" w:color="auto"/>
          </w:divBdr>
        </w:div>
        <w:div w:id="2037845909">
          <w:marLeft w:val="640"/>
          <w:marRight w:val="0"/>
          <w:marTop w:val="0"/>
          <w:marBottom w:val="0"/>
          <w:divBdr>
            <w:top w:val="none" w:sz="0" w:space="0" w:color="auto"/>
            <w:left w:val="none" w:sz="0" w:space="0" w:color="auto"/>
            <w:bottom w:val="none" w:sz="0" w:space="0" w:color="auto"/>
            <w:right w:val="none" w:sz="0" w:space="0" w:color="auto"/>
          </w:divBdr>
        </w:div>
        <w:div w:id="675545661">
          <w:marLeft w:val="640"/>
          <w:marRight w:val="0"/>
          <w:marTop w:val="0"/>
          <w:marBottom w:val="0"/>
          <w:divBdr>
            <w:top w:val="none" w:sz="0" w:space="0" w:color="auto"/>
            <w:left w:val="none" w:sz="0" w:space="0" w:color="auto"/>
            <w:bottom w:val="none" w:sz="0" w:space="0" w:color="auto"/>
            <w:right w:val="none" w:sz="0" w:space="0" w:color="auto"/>
          </w:divBdr>
        </w:div>
        <w:div w:id="1846630989">
          <w:marLeft w:val="640"/>
          <w:marRight w:val="0"/>
          <w:marTop w:val="0"/>
          <w:marBottom w:val="0"/>
          <w:divBdr>
            <w:top w:val="none" w:sz="0" w:space="0" w:color="auto"/>
            <w:left w:val="none" w:sz="0" w:space="0" w:color="auto"/>
            <w:bottom w:val="none" w:sz="0" w:space="0" w:color="auto"/>
            <w:right w:val="none" w:sz="0" w:space="0" w:color="auto"/>
          </w:divBdr>
        </w:div>
        <w:div w:id="2057973047">
          <w:marLeft w:val="640"/>
          <w:marRight w:val="0"/>
          <w:marTop w:val="0"/>
          <w:marBottom w:val="0"/>
          <w:divBdr>
            <w:top w:val="none" w:sz="0" w:space="0" w:color="auto"/>
            <w:left w:val="none" w:sz="0" w:space="0" w:color="auto"/>
            <w:bottom w:val="none" w:sz="0" w:space="0" w:color="auto"/>
            <w:right w:val="none" w:sz="0" w:space="0" w:color="auto"/>
          </w:divBdr>
        </w:div>
        <w:div w:id="1247422008">
          <w:marLeft w:val="640"/>
          <w:marRight w:val="0"/>
          <w:marTop w:val="0"/>
          <w:marBottom w:val="0"/>
          <w:divBdr>
            <w:top w:val="none" w:sz="0" w:space="0" w:color="auto"/>
            <w:left w:val="none" w:sz="0" w:space="0" w:color="auto"/>
            <w:bottom w:val="none" w:sz="0" w:space="0" w:color="auto"/>
            <w:right w:val="none" w:sz="0" w:space="0" w:color="auto"/>
          </w:divBdr>
        </w:div>
      </w:divsChild>
    </w:div>
    <w:div w:id="1703558389">
      <w:bodyDiv w:val="1"/>
      <w:marLeft w:val="0"/>
      <w:marRight w:val="0"/>
      <w:marTop w:val="0"/>
      <w:marBottom w:val="0"/>
      <w:divBdr>
        <w:top w:val="none" w:sz="0" w:space="0" w:color="auto"/>
        <w:left w:val="none" w:sz="0" w:space="0" w:color="auto"/>
        <w:bottom w:val="none" w:sz="0" w:space="0" w:color="auto"/>
        <w:right w:val="none" w:sz="0" w:space="0" w:color="auto"/>
      </w:divBdr>
    </w:div>
    <w:div w:id="1704088315">
      <w:bodyDiv w:val="1"/>
      <w:marLeft w:val="0"/>
      <w:marRight w:val="0"/>
      <w:marTop w:val="0"/>
      <w:marBottom w:val="0"/>
      <w:divBdr>
        <w:top w:val="none" w:sz="0" w:space="0" w:color="auto"/>
        <w:left w:val="none" w:sz="0" w:space="0" w:color="auto"/>
        <w:bottom w:val="none" w:sz="0" w:space="0" w:color="auto"/>
        <w:right w:val="none" w:sz="0" w:space="0" w:color="auto"/>
      </w:divBdr>
      <w:divsChild>
        <w:div w:id="847327008">
          <w:marLeft w:val="0"/>
          <w:marRight w:val="0"/>
          <w:marTop w:val="0"/>
          <w:marBottom w:val="0"/>
          <w:divBdr>
            <w:top w:val="none" w:sz="0" w:space="0" w:color="auto"/>
            <w:left w:val="none" w:sz="0" w:space="0" w:color="auto"/>
            <w:bottom w:val="none" w:sz="0" w:space="0" w:color="auto"/>
            <w:right w:val="none" w:sz="0" w:space="0" w:color="auto"/>
          </w:divBdr>
          <w:divsChild>
            <w:div w:id="1558202758">
              <w:marLeft w:val="0"/>
              <w:marRight w:val="0"/>
              <w:marTop w:val="0"/>
              <w:marBottom w:val="0"/>
              <w:divBdr>
                <w:top w:val="none" w:sz="0" w:space="0" w:color="auto"/>
                <w:left w:val="none" w:sz="0" w:space="0" w:color="auto"/>
                <w:bottom w:val="none" w:sz="0" w:space="0" w:color="auto"/>
                <w:right w:val="none" w:sz="0" w:space="0" w:color="auto"/>
              </w:divBdr>
              <w:divsChild>
                <w:div w:id="18183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438893">
      <w:bodyDiv w:val="1"/>
      <w:marLeft w:val="0"/>
      <w:marRight w:val="0"/>
      <w:marTop w:val="0"/>
      <w:marBottom w:val="0"/>
      <w:divBdr>
        <w:top w:val="none" w:sz="0" w:space="0" w:color="auto"/>
        <w:left w:val="none" w:sz="0" w:space="0" w:color="auto"/>
        <w:bottom w:val="none" w:sz="0" w:space="0" w:color="auto"/>
        <w:right w:val="none" w:sz="0" w:space="0" w:color="auto"/>
      </w:divBdr>
    </w:div>
    <w:div w:id="1746146456">
      <w:bodyDiv w:val="1"/>
      <w:marLeft w:val="0"/>
      <w:marRight w:val="0"/>
      <w:marTop w:val="0"/>
      <w:marBottom w:val="0"/>
      <w:divBdr>
        <w:top w:val="none" w:sz="0" w:space="0" w:color="auto"/>
        <w:left w:val="none" w:sz="0" w:space="0" w:color="auto"/>
        <w:bottom w:val="none" w:sz="0" w:space="0" w:color="auto"/>
        <w:right w:val="none" w:sz="0" w:space="0" w:color="auto"/>
      </w:divBdr>
    </w:div>
    <w:div w:id="1747800950">
      <w:bodyDiv w:val="1"/>
      <w:marLeft w:val="0"/>
      <w:marRight w:val="0"/>
      <w:marTop w:val="0"/>
      <w:marBottom w:val="0"/>
      <w:divBdr>
        <w:top w:val="none" w:sz="0" w:space="0" w:color="auto"/>
        <w:left w:val="none" w:sz="0" w:space="0" w:color="auto"/>
        <w:bottom w:val="none" w:sz="0" w:space="0" w:color="auto"/>
        <w:right w:val="none" w:sz="0" w:space="0" w:color="auto"/>
      </w:divBdr>
      <w:divsChild>
        <w:div w:id="1763993507">
          <w:marLeft w:val="640"/>
          <w:marRight w:val="0"/>
          <w:marTop w:val="0"/>
          <w:marBottom w:val="0"/>
          <w:divBdr>
            <w:top w:val="none" w:sz="0" w:space="0" w:color="auto"/>
            <w:left w:val="none" w:sz="0" w:space="0" w:color="auto"/>
            <w:bottom w:val="none" w:sz="0" w:space="0" w:color="auto"/>
            <w:right w:val="none" w:sz="0" w:space="0" w:color="auto"/>
          </w:divBdr>
        </w:div>
        <w:div w:id="1432968683">
          <w:marLeft w:val="640"/>
          <w:marRight w:val="0"/>
          <w:marTop w:val="0"/>
          <w:marBottom w:val="0"/>
          <w:divBdr>
            <w:top w:val="none" w:sz="0" w:space="0" w:color="auto"/>
            <w:left w:val="none" w:sz="0" w:space="0" w:color="auto"/>
            <w:bottom w:val="none" w:sz="0" w:space="0" w:color="auto"/>
            <w:right w:val="none" w:sz="0" w:space="0" w:color="auto"/>
          </w:divBdr>
        </w:div>
        <w:div w:id="1230534977">
          <w:marLeft w:val="640"/>
          <w:marRight w:val="0"/>
          <w:marTop w:val="0"/>
          <w:marBottom w:val="0"/>
          <w:divBdr>
            <w:top w:val="none" w:sz="0" w:space="0" w:color="auto"/>
            <w:left w:val="none" w:sz="0" w:space="0" w:color="auto"/>
            <w:bottom w:val="none" w:sz="0" w:space="0" w:color="auto"/>
            <w:right w:val="none" w:sz="0" w:space="0" w:color="auto"/>
          </w:divBdr>
        </w:div>
        <w:div w:id="1479422601">
          <w:marLeft w:val="640"/>
          <w:marRight w:val="0"/>
          <w:marTop w:val="0"/>
          <w:marBottom w:val="0"/>
          <w:divBdr>
            <w:top w:val="none" w:sz="0" w:space="0" w:color="auto"/>
            <w:left w:val="none" w:sz="0" w:space="0" w:color="auto"/>
            <w:bottom w:val="none" w:sz="0" w:space="0" w:color="auto"/>
            <w:right w:val="none" w:sz="0" w:space="0" w:color="auto"/>
          </w:divBdr>
        </w:div>
        <w:div w:id="1018581478">
          <w:marLeft w:val="640"/>
          <w:marRight w:val="0"/>
          <w:marTop w:val="0"/>
          <w:marBottom w:val="0"/>
          <w:divBdr>
            <w:top w:val="none" w:sz="0" w:space="0" w:color="auto"/>
            <w:left w:val="none" w:sz="0" w:space="0" w:color="auto"/>
            <w:bottom w:val="none" w:sz="0" w:space="0" w:color="auto"/>
            <w:right w:val="none" w:sz="0" w:space="0" w:color="auto"/>
          </w:divBdr>
        </w:div>
        <w:div w:id="1168256102">
          <w:marLeft w:val="640"/>
          <w:marRight w:val="0"/>
          <w:marTop w:val="0"/>
          <w:marBottom w:val="0"/>
          <w:divBdr>
            <w:top w:val="none" w:sz="0" w:space="0" w:color="auto"/>
            <w:left w:val="none" w:sz="0" w:space="0" w:color="auto"/>
            <w:bottom w:val="none" w:sz="0" w:space="0" w:color="auto"/>
            <w:right w:val="none" w:sz="0" w:space="0" w:color="auto"/>
          </w:divBdr>
        </w:div>
        <w:div w:id="1103067199">
          <w:marLeft w:val="640"/>
          <w:marRight w:val="0"/>
          <w:marTop w:val="0"/>
          <w:marBottom w:val="0"/>
          <w:divBdr>
            <w:top w:val="none" w:sz="0" w:space="0" w:color="auto"/>
            <w:left w:val="none" w:sz="0" w:space="0" w:color="auto"/>
            <w:bottom w:val="none" w:sz="0" w:space="0" w:color="auto"/>
            <w:right w:val="none" w:sz="0" w:space="0" w:color="auto"/>
          </w:divBdr>
        </w:div>
        <w:div w:id="1403065964">
          <w:marLeft w:val="640"/>
          <w:marRight w:val="0"/>
          <w:marTop w:val="0"/>
          <w:marBottom w:val="0"/>
          <w:divBdr>
            <w:top w:val="none" w:sz="0" w:space="0" w:color="auto"/>
            <w:left w:val="none" w:sz="0" w:space="0" w:color="auto"/>
            <w:bottom w:val="none" w:sz="0" w:space="0" w:color="auto"/>
            <w:right w:val="none" w:sz="0" w:space="0" w:color="auto"/>
          </w:divBdr>
        </w:div>
        <w:div w:id="1959295118">
          <w:marLeft w:val="640"/>
          <w:marRight w:val="0"/>
          <w:marTop w:val="0"/>
          <w:marBottom w:val="0"/>
          <w:divBdr>
            <w:top w:val="none" w:sz="0" w:space="0" w:color="auto"/>
            <w:left w:val="none" w:sz="0" w:space="0" w:color="auto"/>
            <w:bottom w:val="none" w:sz="0" w:space="0" w:color="auto"/>
            <w:right w:val="none" w:sz="0" w:space="0" w:color="auto"/>
          </w:divBdr>
        </w:div>
        <w:div w:id="1330718381">
          <w:marLeft w:val="640"/>
          <w:marRight w:val="0"/>
          <w:marTop w:val="0"/>
          <w:marBottom w:val="0"/>
          <w:divBdr>
            <w:top w:val="none" w:sz="0" w:space="0" w:color="auto"/>
            <w:left w:val="none" w:sz="0" w:space="0" w:color="auto"/>
            <w:bottom w:val="none" w:sz="0" w:space="0" w:color="auto"/>
            <w:right w:val="none" w:sz="0" w:space="0" w:color="auto"/>
          </w:divBdr>
        </w:div>
        <w:div w:id="656350504">
          <w:marLeft w:val="640"/>
          <w:marRight w:val="0"/>
          <w:marTop w:val="0"/>
          <w:marBottom w:val="0"/>
          <w:divBdr>
            <w:top w:val="none" w:sz="0" w:space="0" w:color="auto"/>
            <w:left w:val="none" w:sz="0" w:space="0" w:color="auto"/>
            <w:bottom w:val="none" w:sz="0" w:space="0" w:color="auto"/>
            <w:right w:val="none" w:sz="0" w:space="0" w:color="auto"/>
          </w:divBdr>
        </w:div>
        <w:div w:id="1882668742">
          <w:marLeft w:val="640"/>
          <w:marRight w:val="0"/>
          <w:marTop w:val="0"/>
          <w:marBottom w:val="0"/>
          <w:divBdr>
            <w:top w:val="none" w:sz="0" w:space="0" w:color="auto"/>
            <w:left w:val="none" w:sz="0" w:space="0" w:color="auto"/>
            <w:bottom w:val="none" w:sz="0" w:space="0" w:color="auto"/>
            <w:right w:val="none" w:sz="0" w:space="0" w:color="auto"/>
          </w:divBdr>
        </w:div>
        <w:div w:id="294331969">
          <w:marLeft w:val="640"/>
          <w:marRight w:val="0"/>
          <w:marTop w:val="0"/>
          <w:marBottom w:val="0"/>
          <w:divBdr>
            <w:top w:val="none" w:sz="0" w:space="0" w:color="auto"/>
            <w:left w:val="none" w:sz="0" w:space="0" w:color="auto"/>
            <w:bottom w:val="none" w:sz="0" w:space="0" w:color="auto"/>
            <w:right w:val="none" w:sz="0" w:space="0" w:color="auto"/>
          </w:divBdr>
        </w:div>
        <w:div w:id="1797873419">
          <w:marLeft w:val="640"/>
          <w:marRight w:val="0"/>
          <w:marTop w:val="0"/>
          <w:marBottom w:val="0"/>
          <w:divBdr>
            <w:top w:val="none" w:sz="0" w:space="0" w:color="auto"/>
            <w:left w:val="none" w:sz="0" w:space="0" w:color="auto"/>
            <w:bottom w:val="none" w:sz="0" w:space="0" w:color="auto"/>
            <w:right w:val="none" w:sz="0" w:space="0" w:color="auto"/>
          </w:divBdr>
        </w:div>
        <w:div w:id="1695032713">
          <w:marLeft w:val="640"/>
          <w:marRight w:val="0"/>
          <w:marTop w:val="0"/>
          <w:marBottom w:val="0"/>
          <w:divBdr>
            <w:top w:val="none" w:sz="0" w:space="0" w:color="auto"/>
            <w:left w:val="none" w:sz="0" w:space="0" w:color="auto"/>
            <w:bottom w:val="none" w:sz="0" w:space="0" w:color="auto"/>
            <w:right w:val="none" w:sz="0" w:space="0" w:color="auto"/>
          </w:divBdr>
        </w:div>
        <w:div w:id="1258750166">
          <w:marLeft w:val="640"/>
          <w:marRight w:val="0"/>
          <w:marTop w:val="0"/>
          <w:marBottom w:val="0"/>
          <w:divBdr>
            <w:top w:val="none" w:sz="0" w:space="0" w:color="auto"/>
            <w:left w:val="none" w:sz="0" w:space="0" w:color="auto"/>
            <w:bottom w:val="none" w:sz="0" w:space="0" w:color="auto"/>
            <w:right w:val="none" w:sz="0" w:space="0" w:color="auto"/>
          </w:divBdr>
        </w:div>
        <w:div w:id="70591658">
          <w:marLeft w:val="640"/>
          <w:marRight w:val="0"/>
          <w:marTop w:val="0"/>
          <w:marBottom w:val="0"/>
          <w:divBdr>
            <w:top w:val="none" w:sz="0" w:space="0" w:color="auto"/>
            <w:left w:val="none" w:sz="0" w:space="0" w:color="auto"/>
            <w:bottom w:val="none" w:sz="0" w:space="0" w:color="auto"/>
            <w:right w:val="none" w:sz="0" w:space="0" w:color="auto"/>
          </w:divBdr>
        </w:div>
        <w:div w:id="1133131279">
          <w:marLeft w:val="640"/>
          <w:marRight w:val="0"/>
          <w:marTop w:val="0"/>
          <w:marBottom w:val="0"/>
          <w:divBdr>
            <w:top w:val="none" w:sz="0" w:space="0" w:color="auto"/>
            <w:left w:val="none" w:sz="0" w:space="0" w:color="auto"/>
            <w:bottom w:val="none" w:sz="0" w:space="0" w:color="auto"/>
            <w:right w:val="none" w:sz="0" w:space="0" w:color="auto"/>
          </w:divBdr>
        </w:div>
        <w:div w:id="1372876296">
          <w:marLeft w:val="640"/>
          <w:marRight w:val="0"/>
          <w:marTop w:val="0"/>
          <w:marBottom w:val="0"/>
          <w:divBdr>
            <w:top w:val="none" w:sz="0" w:space="0" w:color="auto"/>
            <w:left w:val="none" w:sz="0" w:space="0" w:color="auto"/>
            <w:bottom w:val="none" w:sz="0" w:space="0" w:color="auto"/>
            <w:right w:val="none" w:sz="0" w:space="0" w:color="auto"/>
          </w:divBdr>
        </w:div>
        <w:div w:id="931472992">
          <w:marLeft w:val="640"/>
          <w:marRight w:val="0"/>
          <w:marTop w:val="0"/>
          <w:marBottom w:val="0"/>
          <w:divBdr>
            <w:top w:val="none" w:sz="0" w:space="0" w:color="auto"/>
            <w:left w:val="none" w:sz="0" w:space="0" w:color="auto"/>
            <w:bottom w:val="none" w:sz="0" w:space="0" w:color="auto"/>
            <w:right w:val="none" w:sz="0" w:space="0" w:color="auto"/>
          </w:divBdr>
        </w:div>
        <w:div w:id="450905248">
          <w:marLeft w:val="640"/>
          <w:marRight w:val="0"/>
          <w:marTop w:val="0"/>
          <w:marBottom w:val="0"/>
          <w:divBdr>
            <w:top w:val="none" w:sz="0" w:space="0" w:color="auto"/>
            <w:left w:val="none" w:sz="0" w:space="0" w:color="auto"/>
            <w:bottom w:val="none" w:sz="0" w:space="0" w:color="auto"/>
            <w:right w:val="none" w:sz="0" w:space="0" w:color="auto"/>
          </w:divBdr>
        </w:div>
        <w:div w:id="1785417250">
          <w:marLeft w:val="640"/>
          <w:marRight w:val="0"/>
          <w:marTop w:val="0"/>
          <w:marBottom w:val="0"/>
          <w:divBdr>
            <w:top w:val="none" w:sz="0" w:space="0" w:color="auto"/>
            <w:left w:val="none" w:sz="0" w:space="0" w:color="auto"/>
            <w:bottom w:val="none" w:sz="0" w:space="0" w:color="auto"/>
            <w:right w:val="none" w:sz="0" w:space="0" w:color="auto"/>
          </w:divBdr>
        </w:div>
        <w:div w:id="1132483572">
          <w:marLeft w:val="640"/>
          <w:marRight w:val="0"/>
          <w:marTop w:val="0"/>
          <w:marBottom w:val="0"/>
          <w:divBdr>
            <w:top w:val="none" w:sz="0" w:space="0" w:color="auto"/>
            <w:left w:val="none" w:sz="0" w:space="0" w:color="auto"/>
            <w:bottom w:val="none" w:sz="0" w:space="0" w:color="auto"/>
            <w:right w:val="none" w:sz="0" w:space="0" w:color="auto"/>
          </w:divBdr>
        </w:div>
        <w:div w:id="1430352855">
          <w:marLeft w:val="640"/>
          <w:marRight w:val="0"/>
          <w:marTop w:val="0"/>
          <w:marBottom w:val="0"/>
          <w:divBdr>
            <w:top w:val="none" w:sz="0" w:space="0" w:color="auto"/>
            <w:left w:val="none" w:sz="0" w:space="0" w:color="auto"/>
            <w:bottom w:val="none" w:sz="0" w:space="0" w:color="auto"/>
            <w:right w:val="none" w:sz="0" w:space="0" w:color="auto"/>
          </w:divBdr>
        </w:div>
        <w:div w:id="316736551">
          <w:marLeft w:val="640"/>
          <w:marRight w:val="0"/>
          <w:marTop w:val="0"/>
          <w:marBottom w:val="0"/>
          <w:divBdr>
            <w:top w:val="none" w:sz="0" w:space="0" w:color="auto"/>
            <w:left w:val="none" w:sz="0" w:space="0" w:color="auto"/>
            <w:bottom w:val="none" w:sz="0" w:space="0" w:color="auto"/>
            <w:right w:val="none" w:sz="0" w:space="0" w:color="auto"/>
          </w:divBdr>
        </w:div>
        <w:div w:id="1037659126">
          <w:marLeft w:val="640"/>
          <w:marRight w:val="0"/>
          <w:marTop w:val="0"/>
          <w:marBottom w:val="0"/>
          <w:divBdr>
            <w:top w:val="none" w:sz="0" w:space="0" w:color="auto"/>
            <w:left w:val="none" w:sz="0" w:space="0" w:color="auto"/>
            <w:bottom w:val="none" w:sz="0" w:space="0" w:color="auto"/>
            <w:right w:val="none" w:sz="0" w:space="0" w:color="auto"/>
          </w:divBdr>
        </w:div>
        <w:div w:id="801927428">
          <w:marLeft w:val="640"/>
          <w:marRight w:val="0"/>
          <w:marTop w:val="0"/>
          <w:marBottom w:val="0"/>
          <w:divBdr>
            <w:top w:val="none" w:sz="0" w:space="0" w:color="auto"/>
            <w:left w:val="none" w:sz="0" w:space="0" w:color="auto"/>
            <w:bottom w:val="none" w:sz="0" w:space="0" w:color="auto"/>
            <w:right w:val="none" w:sz="0" w:space="0" w:color="auto"/>
          </w:divBdr>
        </w:div>
        <w:div w:id="540898069">
          <w:marLeft w:val="640"/>
          <w:marRight w:val="0"/>
          <w:marTop w:val="0"/>
          <w:marBottom w:val="0"/>
          <w:divBdr>
            <w:top w:val="none" w:sz="0" w:space="0" w:color="auto"/>
            <w:left w:val="none" w:sz="0" w:space="0" w:color="auto"/>
            <w:bottom w:val="none" w:sz="0" w:space="0" w:color="auto"/>
            <w:right w:val="none" w:sz="0" w:space="0" w:color="auto"/>
          </w:divBdr>
        </w:div>
        <w:div w:id="2705617">
          <w:marLeft w:val="640"/>
          <w:marRight w:val="0"/>
          <w:marTop w:val="0"/>
          <w:marBottom w:val="0"/>
          <w:divBdr>
            <w:top w:val="none" w:sz="0" w:space="0" w:color="auto"/>
            <w:left w:val="none" w:sz="0" w:space="0" w:color="auto"/>
            <w:bottom w:val="none" w:sz="0" w:space="0" w:color="auto"/>
            <w:right w:val="none" w:sz="0" w:space="0" w:color="auto"/>
          </w:divBdr>
        </w:div>
        <w:div w:id="1445729101">
          <w:marLeft w:val="640"/>
          <w:marRight w:val="0"/>
          <w:marTop w:val="0"/>
          <w:marBottom w:val="0"/>
          <w:divBdr>
            <w:top w:val="none" w:sz="0" w:space="0" w:color="auto"/>
            <w:left w:val="none" w:sz="0" w:space="0" w:color="auto"/>
            <w:bottom w:val="none" w:sz="0" w:space="0" w:color="auto"/>
            <w:right w:val="none" w:sz="0" w:space="0" w:color="auto"/>
          </w:divBdr>
        </w:div>
        <w:div w:id="714886784">
          <w:marLeft w:val="640"/>
          <w:marRight w:val="0"/>
          <w:marTop w:val="0"/>
          <w:marBottom w:val="0"/>
          <w:divBdr>
            <w:top w:val="none" w:sz="0" w:space="0" w:color="auto"/>
            <w:left w:val="none" w:sz="0" w:space="0" w:color="auto"/>
            <w:bottom w:val="none" w:sz="0" w:space="0" w:color="auto"/>
            <w:right w:val="none" w:sz="0" w:space="0" w:color="auto"/>
          </w:divBdr>
        </w:div>
        <w:div w:id="988243648">
          <w:marLeft w:val="640"/>
          <w:marRight w:val="0"/>
          <w:marTop w:val="0"/>
          <w:marBottom w:val="0"/>
          <w:divBdr>
            <w:top w:val="none" w:sz="0" w:space="0" w:color="auto"/>
            <w:left w:val="none" w:sz="0" w:space="0" w:color="auto"/>
            <w:bottom w:val="none" w:sz="0" w:space="0" w:color="auto"/>
            <w:right w:val="none" w:sz="0" w:space="0" w:color="auto"/>
          </w:divBdr>
        </w:div>
        <w:div w:id="1994135078">
          <w:marLeft w:val="640"/>
          <w:marRight w:val="0"/>
          <w:marTop w:val="0"/>
          <w:marBottom w:val="0"/>
          <w:divBdr>
            <w:top w:val="none" w:sz="0" w:space="0" w:color="auto"/>
            <w:left w:val="none" w:sz="0" w:space="0" w:color="auto"/>
            <w:bottom w:val="none" w:sz="0" w:space="0" w:color="auto"/>
            <w:right w:val="none" w:sz="0" w:space="0" w:color="auto"/>
          </w:divBdr>
        </w:div>
        <w:div w:id="1986858170">
          <w:marLeft w:val="640"/>
          <w:marRight w:val="0"/>
          <w:marTop w:val="0"/>
          <w:marBottom w:val="0"/>
          <w:divBdr>
            <w:top w:val="none" w:sz="0" w:space="0" w:color="auto"/>
            <w:left w:val="none" w:sz="0" w:space="0" w:color="auto"/>
            <w:bottom w:val="none" w:sz="0" w:space="0" w:color="auto"/>
            <w:right w:val="none" w:sz="0" w:space="0" w:color="auto"/>
          </w:divBdr>
        </w:div>
        <w:div w:id="293878610">
          <w:marLeft w:val="640"/>
          <w:marRight w:val="0"/>
          <w:marTop w:val="0"/>
          <w:marBottom w:val="0"/>
          <w:divBdr>
            <w:top w:val="none" w:sz="0" w:space="0" w:color="auto"/>
            <w:left w:val="none" w:sz="0" w:space="0" w:color="auto"/>
            <w:bottom w:val="none" w:sz="0" w:space="0" w:color="auto"/>
            <w:right w:val="none" w:sz="0" w:space="0" w:color="auto"/>
          </w:divBdr>
        </w:div>
        <w:div w:id="1076971103">
          <w:marLeft w:val="640"/>
          <w:marRight w:val="0"/>
          <w:marTop w:val="0"/>
          <w:marBottom w:val="0"/>
          <w:divBdr>
            <w:top w:val="none" w:sz="0" w:space="0" w:color="auto"/>
            <w:left w:val="none" w:sz="0" w:space="0" w:color="auto"/>
            <w:bottom w:val="none" w:sz="0" w:space="0" w:color="auto"/>
            <w:right w:val="none" w:sz="0" w:space="0" w:color="auto"/>
          </w:divBdr>
        </w:div>
        <w:div w:id="1497915757">
          <w:marLeft w:val="640"/>
          <w:marRight w:val="0"/>
          <w:marTop w:val="0"/>
          <w:marBottom w:val="0"/>
          <w:divBdr>
            <w:top w:val="none" w:sz="0" w:space="0" w:color="auto"/>
            <w:left w:val="none" w:sz="0" w:space="0" w:color="auto"/>
            <w:bottom w:val="none" w:sz="0" w:space="0" w:color="auto"/>
            <w:right w:val="none" w:sz="0" w:space="0" w:color="auto"/>
          </w:divBdr>
        </w:div>
        <w:div w:id="536164456">
          <w:marLeft w:val="640"/>
          <w:marRight w:val="0"/>
          <w:marTop w:val="0"/>
          <w:marBottom w:val="0"/>
          <w:divBdr>
            <w:top w:val="none" w:sz="0" w:space="0" w:color="auto"/>
            <w:left w:val="none" w:sz="0" w:space="0" w:color="auto"/>
            <w:bottom w:val="none" w:sz="0" w:space="0" w:color="auto"/>
            <w:right w:val="none" w:sz="0" w:space="0" w:color="auto"/>
          </w:divBdr>
        </w:div>
        <w:div w:id="680744817">
          <w:marLeft w:val="640"/>
          <w:marRight w:val="0"/>
          <w:marTop w:val="0"/>
          <w:marBottom w:val="0"/>
          <w:divBdr>
            <w:top w:val="none" w:sz="0" w:space="0" w:color="auto"/>
            <w:left w:val="none" w:sz="0" w:space="0" w:color="auto"/>
            <w:bottom w:val="none" w:sz="0" w:space="0" w:color="auto"/>
            <w:right w:val="none" w:sz="0" w:space="0" w:color="auto"/>
          </w:divBdr>
        </w:div>
        <w:div w:id="1299844699">
          <w:marLeft w:val="640"/>
          <w:marRight w:val="0"/>
          <w:marTop w:val="0"/>
          <w:marBottom w:val="0"/>
          <w:divBdr>
            <w:top w:val="none" w:sz="0" w:space="0" w:color="auto"/>
            <w:left w:val="none" w:sz="0" w:space="0" w:color="auto"/>
            <w:bottom w:val="none" w:sz="0" w:space="0" w:color="auto"/>
            <w:right w:val="none" w:sz="0" w:space="0" w:color="auto"/>
          </w:divBdr>
        </w:div>
        <w:div w:id="11345609">
          <w:marLeft w:val="640"/>
          <w:marRight w:val="0"/>
          <w:marTop w:val="0"/>
          <w:marBottom w:val="0"/>
          <w:divBdr>
            <w:top w:val="none" w:sz="0" w:space="0" w:color="auto"/>
            <w:left w:val="none" w:sz="0" w:space="0" w:color="auto"/>
            <w:bottom w:val="none" w:sz="0" w:space="0" w:color="auto"/>
            <w:right w:val="none" w:sz="0" w:space="0" w:color="auto"/>
          </w:divBdr>
        </w:div>
        <w:div w:id="442379674">
          <w:marLeft w:val="640"/>
          <w:marRight w:val="0"/>
          <w:marTop w:val="0"/>
          <w:marBottom w:val="0"/>
          <w:divBdr>
            <w:top w:val="none" w:sz="0" w:space="0" w:color="auto"/>
            <w:left w:val="none" w:sz="0" w:space="0" w:color="auto"/>
            <w:bottom w:val="none" w:sz="0" w:space="0" w:color="auto"/>
            <w:right w:val="none" w:sz="0" w:space="0" w:color="auto"/>
          </w:divBdr>
        </w:div>
        <w:div w:id="1911698444">
          <w:marLeft w:val="640"/>
          <w:marRight w:val="0"/>
          <w:marTop w:val="0"/>
          <w:marBottom w:val="0"/>
          <w:divBdr>
            <w:top w:val="none" w:sz="0" w:space="0" w:color="auto"/>
            <w:left w:val="none" w:sz="0" w:space="0" w:color="auto"/>
            <w:bottom w:val="none" w:sz="0" w:space="0" w:color="auto"/>
            <w:right w:val="none" w:sz="0" w:space="0" w:color="auto"/>
          </w:divBdr>
        </w:div>
        <w:div w:id="1668708071">
          <w:marLeft w:val="640"/>
          <w:marRight w:val="0"/>
          <w:marTop w:val="0"/>
          <w:marBottom w:val="0"/>
          <w:divBdr>
            <w:top w:val="none" w:sz="0" w:space="0" w:color="auto"/>
            <w:left w:val="none" w:sz="0" w:space="0" w:color="auto"/>
            <w:bottom w:val="none" w:sz="0" w:space="0" w:color="auto"/>
            <w:right w:val="none" w:sz="0" w:space="0" w:color="auto"/>
          </w:divBdr>
        </w:div>
        <w:div w:id="491262770">
          <w:marLeft w:val="640"/>
          <w:marRight w:val="0"/>
          <w:marTop w:val="0"/>
          <w:marBottom w:val="0"/>
          <w:divBdr>
            <w:top w:val="none" w:sz="0" w:space="0" w:color="auto"/>
            <w:left w:val="none" w:sz="0" w:space="0" w:color="auto"/>
            <w:bottom w:val="none" w:sz="0" w:space="0" w:color="auto"/>
            <w:right w:val="none" w:sz="0" w:space="0" w:color="auto"/>
          </w:divBdr>
        </w:div>
        <w:div w:id="1931959521">
          <w:marLeft w:val="640"/>
          <w:marRight w:val="0"/>
          <w:marTop w:val="0"/>
          <w:marBottom w:val="0"/>
          <w:divBdr>
            <w:top w:val="none" w:sz="0" w:space="0" w:color="auto"/>
            <w:left w:val="none" w:sz="0" w:space="0" w:color="auto"/>
            <w:bottom w:val="none" w:sz="0" w:space="0" w:color="auto"/>
            <w:right w:val="none" w:sz="0" w:space="0" w:color="auto"/>
          </w:divBdr>
        </w:div>
        <w:div w:id="980617698">
          <w:marLeft w:val="640"/>
          <w:marRight w:val="0"/>
          <w:marTop w:val="0"/>
          <w:marBottom w:val="0"/>
          <w:divBdr>
            <w:top w:val="none" w:sz="0" w:space="0" w:color="auto"/>
            <w:left w:val="none" w:sz="0" w:space="0" w:color="auto"/>
            <w:bottom w:val="none" w:sz="0" w:space="0" w:color="auto"/>
            <w:right w:val="none" w:sz="0" w:space="0" w:color="auto"/>
          </w:divBdr>
        </w:div>
        <w:div w:id="1321350285">
          <w:marLeft w:val="640"/>
          <w:marRight w:val="0"/>
          <w:marTop w:val="0"/>
          <w:marBottom w:val="0"/>
          <w:divBdr>
            <w:top w:val="none" w:sz="0" w:space="0" w:color="auto"/>
            <w:left w:val="none" w:sz="0" w:space="0" w:color="auto"/>
            <w:bottom w:val="none" w:sz="0" w:space="0" w:color="auto"/>
            <w:right w:val="none" w:sz="0" w:space="0" w:color="auto"/>
          </w:divBdr>
        </w:div>
        <w:div w:id="1546940967">
          <w:marLeft w:val="640"/>
          <w:marRight w:val="0"/>
          <w:marTop w:val="0"/>
          <w:marBottom w:val="0"/>
          <w:divBdr>
            <w:top w:val="none" w:sz="0" w:space="0" w:color="auto"/>
            <w:left w:val="none" w:sz="0" w:space="0" w:color="auto"/>
            <w:bottom w:val="none" w:sz="0" w:space="0" w:color="auto"/>
            <w:right w:val="none" w:sz="0" w:space="0" w:color="auto"/>
          </w:divBdr>
        </w:div>
        <w:div w:id="607275580">
          <w:marLeft w:val="640"/>
          <w:marRight w:val="0"/>
          <w:marTop w:val="0"/>
          <w:marBottom w:val="0"/>
          <w:divBdr>
            <w:top w:val="none" w:sz="0" w:space="0" w:color="auto"/>
            <w:left w:val="none" w:sz="0" w:space="0" w:color="auto"/>
            <w:bottom w:val="none" w:sz="0" w:space="0" w:color="auto"/>
            <w:right w:val="none" w:sz="0" w:space="0" w:color="auto"/>
          </w:divBdr>
        </w:div>
        <w:div w:id="199247161">
          <w:marLeft w:val="640"/>
          <w:marRight w:val="0"/>
          <w:marTop w:val="0"/>
          <w:marBottom w:val="0"/>
          <w:divBdr>
            <w:top w:val="none" w:sz="0" w:space="0" w:color="auto"/>
            <w:left w:val="none" w:sz="0" w:space="0" w:color="auto"/>
            <w:bottom w:val="none" w:sz="0" w:space="0" w:color="auto"/>
            <w:right w:val="none" w:sz="0" w:space="0" w:color="auto"/>
          </w:divBdr>
        </w:div>
        <w:div w:id="1761367138">
          <w:marLeft w:val="640"/>
          <w:marRight w:val="0"/>
          <w:marTop w:val="0"/>
          <w:marBottom w:val="0"/>
          <w:divBdr>
            <w:top w:val="none" w:sz="0" w:space="0" w:color="auto"/>
            <w:left w:val="none" w:sz="0" w:space="0" w:color="auto"/>
            <w:bottom w:val="none" w:sz="0" w:space="0" w:color="auto"/>
            <w:right w:val="none" w:sz="0" w:space="0" w:color="auto"/>
          </w:divBdr>
        </w:div>
        <w:div w:id="552272512">
          <w:marLeft w:val="640"/>
          <w:marRight w:val="0"/>
          <w:marTop w:val="0"/>
          <w:marBottom w:val="0"/>
          <w:divBdr>
            <w:top w:val="none" w:sz="0" w:space="0" w:color="auto"/>
            <w:left w:val="none" w:sz="0" w:space="0" w:color="auto"/>
            <w:bottom w:val="none" w:sz="0" w:space="0" w:color="auto"/>
            <w:right w:val="none" w:sz="0" w:space="0" w:color="auto"/>
          </w:divBdr>
        </w:div>
        <w:div w:id="795290997">
          <w:marLeft w:val="640"/>
          <w:marRight w:val="0"/>
          <w:marTop w:val="0"/>
          <w:marBottom w:val="0"/>
          <w:divBdr>
            <w:top w:val="none" w:sz="0" w:space="0" w:color="auto"/>
            <w:left w:val="none" w:sz="0" w:space="0" w:color="auto"/>
            <w:bottom w:val="none" w:sz="0" w:space="0" w:color="auto"/>
            <w:right w:val="none" w:sz="0" w:space="0" w:color="auto"/>
          </w:divBdr>
        </w:div>
        <w:div w:id="1815372450">
          <w:marLeft w:val="640"/>
          <w:marRight w:val="0"/>
          <w:marTop w:val="0"/>
          <w:marBottom w:val="0"/>
          <w:divBdr>
            <w:top w:val="none" w:sz="0" w:space="0" w:color="auto"/>
            <w:left w:val="none" w:sz="0" w:space="0" w:color="auto"/>
            <w:bottom w:val="none" w:sz="0" w:space="0" w:color="auto"/>
            <w:right w:val="none" w:sz="0" w:space="0" w:color="auto"/>
          </w:divBdr>
        </w:div>
        <w:div w:id="1335302063">
          <w:marLeft w:val="640"/>
          <w:marRight w:val="0"/>
          <w:marTop w:val="0"/>
          <w:marBottom w:val="0"/>
          <w:divBdr>
            <w:top w:val="none" w:sz="0" w:space="0" w:color="auto"/>
            <w:left w:val="none" w:sz="0" w:space="0" w:color="auto"/>
            <w:bottom w:val="none" w:sz="0" w:space="0" w:color="auto"/>
            <w:right w:val="none" w:sz="0" w:space="0" w:color="auto"/>
          </w:divBdr>
        </w:div>
        <w:div w:id="38823352">
          <w:marLeft w:val="640"/>
          <w:marRight w:val="0"/>
          <w:marTop w:val="0"/>
          <w:marBottom w:val="0"/>
          <w:divBdr>
            <w:top w:val="none" w:sz="0" w:space="0" w:color="auto"/>
            <w:left w:val="none" w:sz="0" w:space="0" w:color="auto"/>
            <w:bottom w:val="none" w:sz="0" w:space="0" w:color="auto"/>
            <w:right w:val="none" w:sz="0" w:space="0" w:color="auto"/>
          </w:divBdr>
        </w:div>
        <w:div w:id="1387873962">
          <w:marLeft w:val="640"/>
          <w:marRight w:val="0"/>
          <w:marTop w:val="0"/>
          <w:marBottom w:val="0"/>
          <w:divBdr>
            <w:top w:val="none" w:sz="0" w:space="0" w:color="auto"/>
            <w:left w:val="none" w:sz="0" w:space="0" w:color="auto"/>
            <w:bottom w:val="none" w:sz="0" w:space="0" w:color="auto"/>
            <w:right w:val="none" w:sz="0" w:space="0" w:color="auto"/>
          </w:divBdr>
        </w:div>
        <w:div w:id="244263212">
          <w:marLeft w:val="640"/>
          <w:marRight w:val="0"/>
          <w:marTop w:val="0"/>
          <w:marBottom w:val="0"/>
          <w:divBdr>
            <w:top w:val="none" w:sz="0" w:space="0" w:color="auto"/>
            <w:left w:val="none" w:sz="0" w:space="0" w:color="auto"/>
            <w:bottom w:val="none" w:sz="0" w:space="0" w:color="auto"/>
            <w:right w:val="none" w:sz="0" w:space="0" w:color="auto"/>
          </w:divBdr>
        </w:div>
        <w:div w:id="1139493818">
          <w:marLeft w:val="640"/>
          <w:marRight w:val="0"/>
          <w:marTop w:val="0"/>
          <w:marBottom w:val="0"/>
          <w:divBdr>
            <w:top w:val="none" w:sz="0" w:space="0" w:color="auto"/>
            <w:left w:val="none" w:sz="0" w:space="0" w:color="auto"/>
            <w:bottom w:val="none" w:sz="0" w:space="0" w:color="auto"/>
            <w:right w:val="none" w:sz="0" w:space="0" w:color="auto"/>
          </w:divBdr>
        </w:div>
        <w:div w:id="1983265307">
          <w:marLeft w:val="640"/>
          <w:marRight w:val="0"/>
          <w:marTop w:val="0"/>
          <w:marBottom w:val="0"/>
          <w:divBdr>
            <w:top w:val="none" w:sz="0" w:space="0" w:color="auto"/>
            <w:left w:val="none" w:sz="0" w:space="0" w:color="auto"/>
            <w:bottom w:val="none" w:sz="0" w:space="0" w:color="auto"/>
            <w:right w:val="none" w:sz="0" w:space="0" w:color="auto"/>
          </w:divBdr>
        </w:div>
        <w:div w:id="650672659">
          <w:marLeft w:val="640"/>
          <w:marRight w:val="0"/>
          <w:marTop w:val="0"/>
          <w:marBottom w:val="0"/>
          <w:divBdr>
            <w:top w:val="none" w:sz="0" w:space="0" w:color="auto"/>
            <w:left w:val="none" w:sz="0" w:space="0" w:color="auto"/>
            <w:bottom w:val="none" w:sz="0" w:space="0" w:color="auto"/>
            <w:right w:val="none" w:sz="0" w:space="0" w:color="auto"/>
          </w:divBdr>
        </w:div>
        <w:div w:id="1313094551">
          <w:marLeft w:val="640"/>
          <w:marRight w:val="0"/>
          <w:marTop w:val="0"/>
          <w:marBottom w:val="0"/>
          <w:divBdr>
            <w:top w:val="none" w:sz="0" w:space="0" w:color="auto"/>
            <w:left w:val="none" w:sz="0" w:space="0" w:color="auto"/>
            <w:bottom w:val="none" w:sz="0" w:space="0" w:color="auto"/>
            <w:right w:val="none" w:sz="0" w:space="0" w:color="auto"/>
          </w:divBdr>
        </w:div>
        <w:div w:id="1034188849">
          <w:marLeft w:val="640"/>
          <w:marRight w:val="0"/>
          <w:marTop w:val="0"/>
          <w:marBottom w:val="0"/>
          <w:divBdr>
            <w:top w:val="none" w:sz="0" w:space="0" w:color="auto"/>
            <w:left w:val="none" w:sz="0" w:space="0" w:color="auto"/>
            <w:bottom w:val="none" w:sz="0" w:space="0" w:color="auto"/>
            <w:right w:val="none" w:sz="0" w:space="0" w:color="auto"/>
          </w:divBdr>
        </w:div>
        <w:div w:id="973026661">
          <w:marLeft w:val="640"/>
          <w:marRight w:val="0"/>
          <w:marTop w:val="0"/>
          <w:marBottom w:val="0"/>
          <w:divBdr>
            <w:top w:val="none" w:sz="0" w:space="0" w:color="auto"/>
            <w:left w:val="none" w:sz="0" w:space="0" w:color="auto"/>
            <w:bottom w:val="none" w:sz="0" w:space="0" w:color="auto"/>
            <w:right w:val="none" w:sz="0" w:space="0" w:color="auto"/>
          </w:divBdr>
        </w:div>
      </w:divsChild>
    </w:div>
    <w:div w:id="1776291206">
      <w:bodyDiv w:val="1"/>
      <w:marLeft w:val="0"/>
      <w:marRight w:val="0"/>
      <w:marTop w:val="0"/>
      <w:marBottom w:val="0"/>
      <w:divBdr>
        <w:top w:val="none" w:sz="0" w:space="0" w:color="auto"/>
        <w:left w:val="none" w:sz="0" w:space="0" w:color="auto"/>
        <w:bottom w:val="none" w:sz="0" w:space="0" w:color="auto"/>
        <w:right w:val="none" w:sz="0" w:space="0" w:color="auto"/>
      </w:divBdr>
      <w:divsChild>
        <w:div w:id="1938058908">
          <w:marLeft w:val="640"/>
          <w:marRight w:val="0"/>
          <w:marTop w:val="0"/>
          <w:marBottom w:val="0"/>
          <w:divBdr>
            <w:top w:val="none" w:sz="0" w:space="0" w:color="auto"/>
            <w:left w:val="none" w:sz="0" w:space="0" w:color="auto"/>
            <w:bottom w:val="none" w:sz="0" w:space="0" w:color="auto"/>
            <w:right w:val="none" w:sz="0" w:space="0" w:color="auto"/>
          </w:divBdr>
        </w:div>
        <w:div w:id="1615794698">
          <w:marLeft w:val="640"/>
          <w:marRight w:val="0"/>
          <w:marTop w:val="0"/>
          <w:marBottom w:val="0"/>
          <w:divBdr>
            <w:top w:val="none" w:sz="0" w:space="0" w:color="auto"/>
            <w:left w:val="none" w:sz="0" w:space="0" w:color="auto"/>
            <w:bottom w:val="none" w:sz="0" w:space="0" w:color="auto"/>
            <w:right w:val="none" w:sz="0" w:space="0" w:color="auto"/>
          </w:divBdr>
        </w:div>
        <w:div w:id="1587418062">
          <w:marLeft w:val="640"/>
          <w:marRight w:val="0"/>
          <w:marTop w:val="0"/>
          <w:marBottom w:val="0"/>
          <w:divBdr>
            <w:top w:val="none" w:sz="0" w:space="0" w:color="auto"/>
            <w:left w:val="none" w:sz="0" w:space="0" w:color="auto"/>
            <w:bottom w:val="none" w:sz="0" w:space="0" w:color="auto"/>
            <w:right w:val="none" w:sz="0" w:space="0" w:color="auto"/>
          </w:divBdr>
        </w:div>
        <w:div w:id="1686397213">
          <w:marLeft w:val="640"/>
          <w:marRight w:val="0"/>
          <w:marTop w:val="0"/>
          <w:marBottom w:val="0"/>
          <w:divBdr>
            <w:top w:val="none" w:sz="0" w:space="0" w:color="auto"/>
            <w:left w:val="none" w:sz="0" w:space="0" w:color="auto"/>
            <w:bottom w:val="none" w:sz="0" w:space="0" w:color="auto"/>
            <w:right w:val="none" w:sz="0" w:space="0" w:color="auto"/>
          </w:divBdr>
        </w:div>
        <w:div w:id="83308818">
          <w:marLeft w:val="640"/>
          <w:marRight w:val="0"/>
          <w:marTop w:val="0"/>
          <w:marBottom w:val="0"/>
          <w:divBdr>
            <w:top w:val="none" w:sz="0" w:space="0" w:color="auto"/>
            <w:left w:val="none" w:sz="0" w:space="0" w:color="auto"/>
            <w:bottom w:val="none" w:sz="0" w:space="0" w:color="auto"/>
            <w:right w:val="none" w:sz="0" w:space="0" w:color="auto"/>
          </w:divBdr>
        </w:div>
        <w:div w:id="892540647">
          <w:marLeft w:val="640"/>
          <w:marRight w:val="0"/>
          <w:marTop w:val="0"/>
          <w:marBottom w:val="0"/>
          <w:divBdr>
            <w:top w:val="none" w:sz="0" w:space="0" w:color="auto"/>
            <w:left w:val="none" w:sz="0" w:space="0" w:color="auto"/>
            <w:bottom w:val="none" w:sz="0" w:space="0" w:color="auto"/>
            <w:right w:val="none" w:sz="0" w:space="0" w:color="auto"/>
          </w:divBdr>
        </w:div>
        <w:div w:id="42944183">
          <w:marLeft w:val="640"/>
          <w:marRight w:val="0"/>
          <w:marTop w:val="0"/>
          <w:marBottom w:val="0"/>
          <w:divBdr>
            <w:top w:val="none" w:sz="0" w:space="0" w:color="auto"/>
            <w:left w:val="none" w:sz="0" w:space="0" w:color="auto"/>
            <w:bottom w:val="none" w:sz="0" w:space="0" w:color="auto"/>
            <w:right w:val="none" w:sz="0" w:space="0" w:color="auto"/>
          </w:divBdr>
        </w:div>
        <w:div w:id="173038625">
          <w:marLeft w:val="640"/>
          <w:marRight w:val="0"/>
          <w:marTop w:val="0"/>
          <w:marBottom w:val="0"/>
          <w:divBdr>
            <w:top w:val="none" w:sz="0" w:space="0" w:color="auto"/>
            <w:left w:val="none" w:sz="0" w:space="0" w:color="auto"/>
            <w:bottom w:val="none" w:sz="0" w:space="0" w:color="auto"/>
            <w:right w:val="none" w:sz="0" w:space="0" w:color="auto"/>
          </w:divBdr>
        </w:div>
        <w:div w:id="374353994">
          <w:marLeft w:val="640"/>
          <w:marRight w:val="0"/>
          <w:marTop w:val="0"/>
          <w:marBottom w:val="0"/>
          <w:divBdr>
            <w:top w:val="none" w:sz="0" w:space="0" w:color="auto"/>
            <w:left w:val="none" w:sz="0" w:space="0" w:color="auto"/>
            <w:bottom w:val="none" w:sz="0" w:space="0" w:color="auto"/>
            <w:right w:val="none" w:sz="0" w:space="0" w:color="auto"/>
          </w:divBdr>
        </w:div>
        <w:div w:id="24866882">
          <w:marLeft w:val="640"/>
          <w:marRight w:val="0"/>
          <w:marTop w:val="0"/>
          <w:marBottom w:val="0"/>
          <w:divBdr>
            <w:top w:val="none" w:sz="0" w:space="0" w:color="auto"/>
            <w:left w:val="none" w:sz="0" w:space="0" w:color="auto"/>
            <w:bottom w:val="none" w:sz="0" w:space="0" w:color="auto"/>
            <w:right w:val="none" w:sz="0" w:space="0" w:color="auto"/>
          </w:divBdr>
        </w:div>
        <w:div w:id="1599287676">
          <w:marLeft w:val="640"/>
          <w:marRight w:val="0"/>
          <w:marTop w:val="0"/>
          <w:marBottom w:val="0"/>
          <w:divBdr>
            <w:top w:val="none" w:sz="0" w:space="0" w:color="auto"/>
            <w:left w:val="none" w:sz="0" w:space="0" w:color="auto"/>
            <w:bottom w:val="none" w:sz="0" w:space="0" w:color="auto"/>
            <w:right w:val="none" w:sz="0" w:space="0" w:color="auto"/>
          </w:divBdr>
        </w:div>
        <w:div w:id="1774671807">
          <w:marLeft w:val="640"/>
          <w:marRight w:val="0"/>
          <w:marTop w:val="0"/>
          <w:marBottom w:val="0"/>
          <w:divBdr>
            <w:top w:val="none" w:sz="0" w:space="0" w:color="auto"/>
            <w:left w:val="none" w:sz="0" w:space="0" w:color="auto"/>
            <w:bottom w:val="none" w:sz="0" w:space="0" w:color="auto"/>
            <w:right w:val="none" w:sz="0" w:space="0" w:color="auto"/>
          </w:divBdr>
        </w:div>
        <w:div w:id="534194518">
          <w:marLeft w:val="640"/>
          <w:marRight w:val="0"/>
          <w:marTop w:val="0"/>
          <w:marBottom w:val="0"/>
          <w:divBdr>
            <w:top w:val="none" w:sz="0" w:space="0" w:color="auto"/>
            <w:left w:val="none" w:sz="0" w:space="0" w:color="auto"/>
            <w:bottom w:val="none" w:sz="0" w:space="0" w:color="auto"/>
            <w:right w:val="none" w:sz="0" w:space="0" w:color="auto"/>
          </w:divBdr>
        </w:div>
        <w:div w:id="2078815216">
          <w:marLeft w:val="640"/>
          <w:marRight w:val="0"/>
          <w:marTop w:val="0"/>
          <w:marBottom w:val="0"/>
          <w:divBdr>
            <w:top w:val="none" w:sz="0" w:space="0" w:color="auto"/>
            <w:left w:val="none" w:sz="0" w:space="0" w:color="auto"/>
            <w:bottom w:val="none" w:sz="0" w:space="0" w:color="auto"/>
            <w:right w:val="none" w:sz="0" w:space="0" w:color="auto"/>
          </w:divBdr>
        </w:div>
        <w:div w:id="1812598644">
          <w:marLeft w:val="640"/>
          <w:marRight w:val="0"/>
          <w:marTop w:val="0"/>
          <w:marBottom w:val="0"/>
          <w:divBdr>
            <w:top w:val="none" w:sz="0" w:space="0" w:color="auto"/>
            <w:left w:val="none" w:sz="0" w:space="0" w:color="auto"/>
            <w:bottom w:val="none" w:sz="0" w:space="0" w:color="auto"/>
            <w:right w:val="none" w:sz="0" w:space="0" w:color="auto"/>
          </w:divBdr>
        </w:div>
        <w:div w:id="900561633">
          <w:marLeft w:val="640"/>
          <w:marRight w:val="0"/>
          <w:marTop w:val="0"/>
          <w:marBottom w:val="0"/>
          <w:divBdr>
            <w:top w:val="none" w:sz="0" w:space="0" w:color="auto"/>
            <w:left w:val="none" w:sz="0" w:space="0" w:color="auto"/>
            <w:bottom w:val="none" w:sz="0" w:space="0" w:color="auto"/>
            <w:right w:val="none" w:sz="0" w:space="0" w:color="auto"/>
          </w:divBdr>
        </w:div>
        <w:div w:id="263611738">
          <w:marLeft w:val="640"/>
          <w:marRight w:val="0"/>
          <w:marTop w:val="0"/>
          <w:marBottom w:val="0"/>
          <w:divBdr>
            <w:top w:val="none" w:sz="0" w:space="0" w:color="auto"/>
            <w:left w:val="none" w:sz="0" w:space="0" w:color="auto"/>
            <w:bottom w:val="none" w:sz="0" w:space="0" w:color="auto"/>
            <w:right w:val="none" w:sz="0" w:space="0" w:color="auto"/>
          </w:divBdr>
        </w:div>
        <w:div w:id="1691447652">
          <w:marLeft w:val="640"/>
          <w:marRight w:val="0"/>
          <w:marTop w:val="0"/>
          <w:marBottom w:val="0"/>
          <w:divBdr>
            <w:top w:val="none" w:sz="0" w:space="0" w:color="auto"/>
            <w:left w:val="none" w:sz="0" w:space="0" w:color="auto"/>
            <w:bottom w:val="none" w:sz="0" w:space="0" w:color="auto"/>
            <w:right w:val="none" w:sz="0" w:space="0" w:color="auto"/>
          </w:divBdr>
        </w:div>
        <w:div w:id="1504934261">
          <w:marLeft w:val="640"/>
          <w:marRight w:val="0"/>
          <w:marTop w:val="0"/>
          <w:marBottom w:val="0"/>
          <w:divBdr>
            <w:top w:val="none" w:sz="0" w:space="0" w:color="auto"/>
            <w:left w:val="none" w:sz="0" w:space="0" w:color="auto"/>
            <w:bottom w:val="none" w:sz="0" w:space="0" w:color="auto"/>
            <w:right w:val="none" w:sz="0" w:space="0" w:color="auto"/>
          </w:divBdr>
        </w:div>
        <w:div w:id="936866507">
          <w:marLeft w:val="640"/>
          <w:marRight w:val="0"/>
          <w:marTop w:val="0"/>
          <w:marBottom w:val="0"/>
          <w:divBdr>
            <w:top w:val="none" w:sz="0" w:space="0" w:color="auto"/>
            <w:left w:val="none" w:sz="0" w:space="0" w:color="auto"/>
            <w:bottom w:val="none" w:sz="0" w:space="0" w:color="auto"/>
            <w:right w:val="none" w:sz="0" w:space="0" w:color="auto"/>
          </w:divBdr>
        </w:div>
        <w:div w:id="793595762">
          <w:marLeft w:val="640"/>
          <w:marRight w:val="0"/>
          <w:marTop w:val="0"/>
          <w:marBottom w:val="0"/>
          <w:divBdr>
            <w:top w:val="none" w:sz="0" w:space="0" w:color="auto"/>
            <w:left w:val="none" w:sz="0" w:space="0" w:color="auto"/>
            <w:bottom w:val="none" w:sz="0" w:space="0" w:color="auto"/>
            <w:right w:val="none" w:sz="0" w:space="0" w:color="auto"/>
          </w:divBdr>
        </w:div>
        <w:div w:id="1156535346">
          <w:marLeft w:val="640"/>
          <w:marRight w:val="0"/>
          <w:marTop w:val="0"/>
          <w:marBottom w:val="0"/>
          <w:divBdr>
            <w:top w:val="none" w:sz="0" w:space="0" w:color="auto"/>
            <w:left w:val="none" w:sz="0" w:space="0" w:color="auto"/>
            <w:bottom w:val="none" w:sz="0" w:space="0" w:color="auto"/>
            <w:right w:val="none" w:sz="0" w:space="0" w:color="auto"/>
          </w:divBdr>
        </w:div>
        <w:div w:id="426193811">
          <w:marLeft w:val="640"/>
          <w:marRight w:val="0"/>
          <w:marTop w:val="0"/>
          <w:marBottom w:val="0"/>
          <w:divBdr>
            <w:top w:val="none" w:sz="0" w:space="0" w:color="auto"/>
            <w:left w:val="none" w:sz="0" w:space="0" w:color="auto"/>
            <w:bottom w:val="none" w:sz="0" w:space="0" w:color="auto"/>
            <w:right w:val="none" w:sz="0" w:space="0" w:color="auto"/>
          </w:divBdr>
        </w:div>
        <w:div w:id="372849451">
          <w:marLeft w:val="640"/>
          <w:marRight w:val="0"/>
          <w:marTop w:val="0"/>
          <w:marBottom w:val="0"/>
          <w:divBdr>
            <w:top w:val="none" w:sz="0" w:space="0" w:color="auto"/>
            <w:left w:val="none" w:sz="0" w:space="0" w:color="auto"/>
            <w:bottom w:val="none" w:sz="0" w:space="0" w:color="auto"/>
            <w:right w:val="none" w:sz="0" w:space="0" w:color="auto"/>
          </w:divBdr>
        </w:div>
        <w:div w:id="1238322922">
          <w:marLeft w:val="640"/>
          <w:marRight w:val="0"/>
          <w:marTop w:val="0"/>
          <w:marBottom w:val="0"/>
          <w:divBdr>
            <w:top w:val="none" w:sz="0" w:space="0" w:color="auto"/>
            <w:left w:val="none" w:sz="0" w:space="0" w:color="auto"/>
            <w:bottom w:val="none" w:sz="0" w:space="0" w:color="auto"/>
            <w:right w:val="none" w:sz="0" w:space="0" w:color="auto"/>
          </w:divBdr>
        </w:div>
        <w:div w:id="1535998438">
          <w:marLeft w:val="640"/>
          <w:marRight w:val="0"/>
          <w:marTop w:val="0"/>
          <w:marBottom w:val="0"/>
          <w:divBdr>
            <w:top w:val="none" w:sz="0" w:space="0" w:color="auto"/>
            <w:left w:val="none" w:sz="0" w:space="0" w:color="auto"/>
            <w:bottom w:val="none" w:sz="0" w:space="0" w:color="auto"/>
            <w:right w:val="none" w:sz="0" w:space="0" w:color="auto"/>
          </w:divBdr>
        </w:div>
        <w:div w:id="294261077">
          <w:marLeft w:val="640"/>
          <w:marRight w:val="0"/>
          <w:marTop w:val="0"/>
          <w:marBottom w:val="0"/>
          <w:divBdr>
            <w:top w:val="none" w:sz="0" w:space="0" w:color="auto"/>
            <w:left w:val="none" w:sz="0" w:space="0" w:color="auto"/>
            <w:bottom w:val="none" w:sz="0" w:space="0" w:color="auto"/>
            <w:right w:val="none" w:sz="0" w:space="0" w:color="auto"/>
          </w:divBdr>
        </w:div>
        <w:div w:id="1826310781">
          <w:marLeft w:val="640"/>
          <w:marRight w:val="0"/>
          <w:marTop w:val="0"/>
          <w:marBottom w:val="0"/>
          <w:divBdr>
            <w:top w:val="none" w:sz="0" w:space="0" w:color="auto"/>
            <w:left w:val="none" w:sz="0" w:space="0" w:color="auto"/>
            <w:bottom w:val="none" w:sz="0" w:space="0" w:color="auto"/>
            <w:right w:val="none" w:sz="0" w:space="0" w:color="auto"/>
          </w:divBdr>
        </w:div>
        <w:div w:id="1346060137">
          <w:marLeft w:val="640"/>
          <w:marRight w:val="0"/>
          <w:marTop w:val="0"/>
          <w:marBottom w:val="0"/>
          <w:divBdr>
            <w:top w:val="none" w:sz="0" w:space="0" w:color="auto"/>
            <w:left w:val="none" w:sz="0" w:space="0" w:color="auto"/>
            <w:bottom w:val="none" w:sz="0" w:space="0" w:color="auto"/>
            <w:right w:val="none" w:sz="0" w:space="0" w:color="auto"/>
          </w:divBdr>
        </w:div>
        <w:div w:id="2120828077">
          <w:marLeft w:val="640"/>
          <w:marRight w:val="0"/>
          <w:marTop w:val="0"/>
          <w:marBottom w:val="0"/>
          <w:divBdr>
            <w:top w:val="none" w:sz="0" w:space="0" w:color="auto"/>
            <w:left w:val="none" w:sz="0" w:space="0" w:color="auto"/>
            <w:bottom w:val="none" w:sz="0" w:space="0" w:color="auto"/>
            <w:right w:val="none" w:sz="0" w:space="0" w:color="auto"/>
          </w:divBdr>
        </w:div>
        <w:div w:id="2058237997">
          <w:marLeft w:val="640"/>
          <w:marRight w:val="0"/>
          <w:marTop w:val="0"/>
          <w:marBottom w:val="0"/>
          <w:divBdr>
            <w:top w:val="none" w:sz="0" w:space="0" w:color="auto"/>
            <w:left w:val="none" w:sz="0" w:space="0" w:color="auto"/>
            <w:bottom w:val="none" w:sz="0" w:space="0" w:color="auto"/>
            <w:right w:val="none" w:sz="0" w:space="0" w:color="auto"/>
          </w:divBdr>
        </w:div>
        <w:div w:id="2051031519">
          <w:marLeft w:val="640"/>
          <w:marRight w:val="0"/>
          <w:marTop w:val="0"/>
          <w:marBottom w:val="0"/>
          <w:divBdr>
            <w:top w:val="none" w:sz="0" w:space="0" w:color="auto"/>
            <w:left w:val="none" w:sz="0" w:space="0" w:color="auto"/>
            <w:bottom w:val="none" w:sz="0" w:space="0" w:color="auto"/>
            <w:right w:val="none" w:sz="0" w:space="0" w:color="auto"/>
          </w:divBdr>
        </w:div>
        <w:div w:id="1365136538">
          <w:marLeft w:val="640"/>
          <w:marRight w:val="0"/>
          <w:marTop w:val="0"/>
          <w:marBottom w:val="0"/>
          <w:divBdr>
            <w:top w:val="none" w:sz="0" w:space="0" w:color="auto"/>
            <w:left w:val="none" w:sz="0" w:space="0" w:color="auto"/>
            <w:bottom w:val="none" w:sz="0" w:space="0" w:color="auto"/>
            <w:right w:val="none" w:sz="0" w:space="0" w:color="auto"/>
          </w:divBdr>
        </w:div>
        <w:div w:id="220016901">
          <w:marLeft w:val="640"/>
          <w:marRight w:val="0"/>
          <w:marTop w:val="0"/>
          <w:marBottom w:val="0"/>
          <w:divBdr>
            <w:top w:val="none" w:sz="0" w:space="0" w:color="auto"/>
            <w:left w:val="none" w:sz="0" w:space="0" w:color="auto"/>
            <w:bottom w:val="none" w:sz="0" w:space="0" w:color="auto"/>
            <w:right w:val="none" w:sz="0" w:space="0" w:color="auto"/>
          </w:divBdr>
        </w:div>
        <w:div w:id="292642208">
          <w:marLeft w:val="640"/>
          <w:marRight w:val="0"/>
          <w:marTop w:val="0"/>
          <w:marBottom w:val="0"/>
          <w:divBdr>
            <w:top w:val="none" w:sz="0" w:space="0" w:color="auto"/>
            <w:left w:val="none" w:sz="0" w:space="0" w:color="auto"/>
            <w:bottom w:val="none" w:sz="0" w:space="0" w:color="auto"/>
            <w:right w:val="none" w:sz="0" w:space="0" w:color="auto"/>
          </w:divBdr>
        </w:div>
        <w:div w:id="1905483145">
          <w:marLeft w:val="640"/>
          <w:marRight w:val="0"/>
          <w:marTop w:val="0"/>
          <w:marBottom w:val="0"/>
          <w:divBdr>
            <w:top w:val="none" w:sz="0" w:space="0" w:color="auto"/>
            <w:left w:val="none" w:sz="0" w:space="0" w:color="auto"/>
            <w:bottom w:val="none" w:sz="0" w:space="0" w:color="auto"/>
            <w:right w:val="none" w:sz="0" w:space="0" w:color="auto"/>
          </w:divBdr>
        </w:div>
        <w:div w:id="33241065">
          <w:marLeft w:val="640"/>
          <w:marRight w:val="0"/>
          <w:marTop w:val="0"/>
          <w:marBottom w:val="0"/>
          <w:divBdr>
            <w:top w:val="none" w:sz="0" w:space="0" w:color="auto"/>
            <w:left w:val="none" w:sz="0" w:space="0" w:color="auto"/>
            <w:bottom w:val="none" w:sz="0" w:space="0" w:color="auto"/>
            <w:right w:val="none" w:sz="0" w:space="0" w:color="auto"/>
          </w:divBdr>
        </w:div>
        <w:div w:id="1735545331">
          <w:marLeft w:val="640"/>
          <w:marRight w:val="0"/>
          <w:marTop w:val="0"/>
          <w:marBottom w:val="0"/>
          <w:divBdr>
            <w:top w:val="none" w:sz="0" w:space="0" w:color="auto"/>
            <w:left w:val="none" w:sz="0" w:space="0" w:color="auto"/>
            <w:bottom w:val="none" w:sz="0" w:space="0" w:color="auto"/>
            <w:right w:val="none" w:sz="0" w:space="0" w:color="auto"/>
          </w:divBdr>
        </w:div>
        <w:div w:id="961303363">
          <w:marLeft w:val="640"/>
          <w:marRight w:val="0"/>
          <w:marTop w:val="0"/>
          <w:marBottom w:val="0"/>
          <w:divBdr>
            <w:top w:val="none" w:sz="0" w:space="0" w:color="auto"/>
            <w:left w:val="none" w:sz="0" w:space="0" w:color="auto"/>
            <w:bottom w:val="none" w:sz="0" w:space="0" w:color="auto"/>
            <w:right w:val="none" w:sz="0" w:space="0" w:color="auto"/>
          </w:divBdr>
        </w:div>
        <w:div w:id="2030796453">
          <w:marLeft w:val="640"/>
          <w:marRight w:val="0"/>
          <w:marTop w:val="0"/>
          <w:marBottom w:val="0"/>
          <w:divBdr>
            <w:top w:val="none" w:sz="0" w:space="0" w:color="auto"/>
            <w:left w:val="none" w:sz="0" w:space="0" w:color="auto"/>
            <w:bottom w:val="none" w:sz="0" w:space="0" w:color="auto"/>
            <w:right w:val="none" w:sz="0" w:space="0" w:color="auto"/>
          </w:divBdr>
        </w:div>
        <w:div w:id="1581910066">
          <w:marLeft w:val="640"/>
          <w:marRight w:val="0"/>
          <w:marTop w:val="0"/>
          <w:marBottom w:val="0"/>
          <w:divBdr>
            <w:top w:val="none" w:sz="0" w:space="0" w:color="auto"/>
            <w:left w:val="none" w:sz="0" w:space="0" w:color="auto"/>
            <w:bottom w:val="none" w:sz="0" w:space="0" w:color="auto"/>
            <w:right w:val="none" w:sz="0" w:space="0" w:color="auto"/>
          </w:divBdr>
        </w:div>
        <w:div w:id="177744067">
          <w:marLeft w:val="640"/>
          <w:marRight w:val="0"/>
          <w:marTop w:val="0"/>
          <w:marBottom w:val="0"/>
          <w:divBdr>
            <w:top w:val="none" w:sz="0" w:space="0" w:color="auto"/>
            <w:left w:val="none" w:sz="0" w:space="0" w:color="auto"/>
            <w:bottom w:val="none" w:sz="0" w:space="0" w:color="auto"/>
            <w:right w:val="none" w:sz="0" w:space="0" w:color="auto"/>
          </w:divBdr>
        </w:div>
        <w:div w:id="6644197">
          <w:marLeft w:val="640"/>
          <w:marRight w:val="0"/>
          <w:marTop w:val="0"/>
          <w:marBottom w:val="0"/>
          <w:divBdr>
            <w:top w:val="none" w:sz="0" w:space="0" w:color="auto"/>
            <w:left w:val="none" w:sz="0" w:space="0" w:color="auto"/>
            <w:bottom w:val="none" w:sz="0" w:space="0" w:color="auto"/>
            <w:right w:val="none" w:sz="0" w:space="0" w:color="auto"/>
          </w:divBdr>
        </w:div>
        <w:div w:id="2119250331">
          <w:marLeft w:val="640"/>
          <w:marRight w:val="0"/>
          <w:marTop w:val="0"/>
          <w:marBottom w:val="0"/>
          <w:divBdr>
            <w:top w:val="none" w:sz="0" w:space="0" w:color="auto"/>
            <w:left w:val="none" w:sz="0" w:space="0" w:color="auto"/>
            <w:bottom w:val="none" w:sz="0" w:space="0" w:color="auto"/>
            <w:right w:val="none" w:sz="0" w:space="0" w:color="auto"/>
          </w:divBdr>
        </w:div>
        <w:div w:id="1259875520">
          <w:marLeft w:val="640"/>
          <w:marRight w:val="0"/>
          <w:marTop w:val="0"/>
          <w:marBottom w:val="0"/>
          <w:divBdr>
            <w:top w:val="none" w:sz="0" w:space="0" w:color="auto"/>
            <w:left w:val="none" w:sz="0" w:space="0" w:color="auto"/>
            <w:bottom w:val="none" w:sz="0" w:space="0" w:color="auto"/>
            <w:right w:val="none" w:sz="0" w:space="0" w:color="auto"/>
          </w:divBdr>
        </w:div>
        <w:div w:id="1099639559">
          <w:marLeft w:val="640"/>
          <w:marRight w:val="0"/>
          <w:marTop w:val="0"/>
          <w:marBottom w:val="0"/>
          <w:divBdr>
            <w:top w:val="none" w:sz="0" w:space="0" w:color="auto"/>
            <w:left w:val="none" w:sz="0" w:space="0" w:color="auto"/>
            <w:bottom w:val="none" w:sz="0" w:space="0" w:color="auto"/>
            <w:right w:val="none" w:sz="0" w:space="0" w:color="auto"/>
          </w:divBdr>
        </w:div>
        <w:div w:id="981621875">
          <w:marLeft w:val="640"/>
          <w:marRight w:val="0"/>
          <w:marTop w:val="0"/>
          <w:marBottom w:val="0"/>
          <w:divBdr>
            <w:top w:val="none" w:sz="0" w:space="0" w:color="auto"/>
            <w:left w:val="none" w:sz="0" w:space="0" w:color="auto"/>
            <w:bottom w:val="none" w:sz="0" w:space="0" w:color="auto"/>
            <w:right w:val="none" w:sz="0" w:space="0" w:color="auto"/>
          </w:divBdr>
        </w:div>
        <w:div w:id="1301113864">
          <w:marLeft w:val="640"/>
          <w:marRight w:val="0"/>
          <w:marTop w:val="0"/>
          <w:marBottom w:val="0"/>
          <w:divBdr>
            <w:top w:val="none" w:sz="0" w:space="0" w:color="auto"/>
            <w:left w:val="none" w:sz="0" w:space="0" w:color="auto"/>
            <w:bottom w:val="none" w:sz="0" w:space="0" w:color="auto"/>
            <w:right w:val="none" w:sz="0" w:space="0" w:color="auto"/>
          </w:divBdr>
        </w:div>
        <w:div w:id="1561209466">
          <w:marLeft w:val="640"/>
          <w:marRight w:val="0"/>
          <w:marTop w:val="0"/>
          <w:marBottom w:val="0"/>
          <w:divBdr>
            <w:top w:val="none" w:sz="0" w:space="0" w:color="auto"/>
            <w:left w:val="none" w:sz="0" w:space="0" w:color="auto"/>
            <w:bottom w:val="none" w:sz="0" w:space="0" w:color="auto"/>
            <w:right w:val="none" w:sz="0" w:space="0" w:color="auto"/>
          </w:divBdr>
        </w:div>
        <w:div w:id="615714185">
          <w:marLeft w:val="640"/>
          <w:marRight w:val="0"/>
          <w:marTop w:val="0"/>
          <w:marBottom w:val="0"/>
          <w:divBdr>
            <w:top w:val="none" w:sz="0" w:space="0" w:color="auto"/>
            <w:left w:val="none" w:sz="0" w:space="0" w:color="auto"/>
            <w:bottom w:val="none" w:sz="0" w:space="0" w:color="auto"/>
            <w:right w:val="none" w:sz="0" w:space="0" w:color="auto"/>
          </w:divBdr>
        </w:div>
        <w:div w:id="1263881180">
          <w:marLeft w:val="640"/>
          <w:marRight w:val="0"/>
          <w:marTop w:val="0"/>
          <w:marBottom w:val="0"/>
          <w:divBdr>
            <w:top w:val="none" w:sz="0" w:space="0" w:color="auto"/>
            <w:left w:val="none" w:sz="0" w:space="0" w:color="auto"/>
            <w:bottom w:val="none" w:sz="0" w:space="0" w:color="auto"/>
            <w:right w:val="none" w:sz="0" w:space="0" w:color="auto"/>
          </w:divBdr>
        </w:div>
        <w:div w:id="1944533304">
          <w:marLeft w:val="640"/>
          <w:marRight w:val="0"/>
          <w:marTop w:val="0"/>
          <w:marBottom w:val="0"/>
          <w:divBdr>
            <w:top w:val="none" w:sz="0" w:space="0" w:color="auto"/>
            <w:left w:val="none" w:sz="0" w:space="0" w:color="auto"/>
            <w:bottom w:val="none" w:sz="0" w:space="0" w:color="auto"/>
            <w:right w:val="none" w:sz="0" w:space="0" w:color="auto"/>
          </w:divBdr>
        </w:div>
        <w:div w:id="1578131289">
          <w:marLeft w:val="640"/>
          <w:marRight w:val="0"/>
          <w:marTop w:val="0"/>
          <w:marBottom w:val="0"/>
          <w:divBdr>
            <w:top w:val="none" w:sz="0" w:space="0" w:color="auto"/>
            <w:left w:val="none" w:sz="0" w:space="0" w:color="auto"/>
            <w:bottom w:val="none" w:sz="0" w:space="0" w:color="auto"/>
            <w:right w:val="none" w:sz="0" w:space="0" w:color="auto"/>
          </w:divBdr>
        </w:div>
        <w:div w:id="1326202672">
          <w:marLeft w:val="640"/>
          <w:marRight w:val="0"/>
          <w:marTop w:val="0"/>
          <w:marBottom w:val="0"/>
          <w:divBdr>
            <w:top w:val="none" w:sz="0" w:space="0" w:color="auto"/>
            <w:left w:val="none" w:sz="0" w:space="0" w:color="auto"/>
            <w:bottom w:val="none" w:sz="0" w:space="0" w:color="auto"/>
            <w:right w:val="none" w:sz="0" w:space="0" w:color="auto"/>
          </w:divBdr>
        </w:div>
        <w:div w:id="1895847044">
          <w:marLeft w:val="640"/>
          <w:marRight w:val="0"/>
          <w:marTop w:val="0"/>
          <w:marBottom w:val="0"/>
          <w:divBdr>
            <w:top w:val="none" w:sz="0" w:space="0" w:color="auto"/>
            <w:left w:val="none" w:sz="0" w:space="0" w:color="auto"/>
            <w:bottom w:val="none" w:sz="0" w:space="0" w:color="auto"/>
            <w:right w:val="none" w:sz="0" w:space="0" w:color="auto"/>
          </w:divBdr>
        </w:div>
        <w:div w:id="691301252">
          <w:marLeft w:val="640"/>
          <w:marRight w:val="0"/>
          <w:marTop w:val="0"/>
          <w:marBottom w:val="0"/>
          <w:divBdr>
            <w:top w:val="none" w:sz="0" w:space="0" w:color="auto"/>
            <w:left w:val="none" w:sz="0" w:space="0" w:color="auto"/>
            <w:bottom w:val="none" w:sz="0" w:space="0" w:color="auto"/>
            <w:right w:val="none" w:sz="0" w:space="0" w:color="auto"/>
          </w:divBdr>
        </w:div>
        <w:div w:id="862598068">
          <w:marLeft w:val="640"/>
          <w:marRight w:val="0"/>
          <w:marTop w:val="0"/>
          <w:marBottom w:val="0"/>
          <w:divBdr>
            <w:top w:val="none" w:sz="0" w:space="0" w:color="auto"/>
            <w:left w:val="none" w:sz="0" w:space="0" w:color="auto"/>
            <w:bottom w:val="none" w:sz="0" w:space="0" w:color="auto"/>
            <w:right w:val="none" w:sz="0" w:space="0" w:color="auto"/>
          </w:divBdr>
        </w:div>
        <w:div w:id="644940973">
          <w:marLeft w:val="640"/>
          <w:marRight w:val="0"/>
          <w:marTop w:val="0"/>
          <w:marBottom w:val="0"/>
          <w:divBdr>
            <w:top w:val="none" w:sz="0" w:space="0" w:color="auto"/>
            <w:left w:val="none" w:sz="0" w:space="0" w:color="auto"/>
            <w:bottom w:val="none" w:sz="0" w:space="0" w:color="auto"/>
            <w:right w:val="none" w:sz="0" w:space="0" w:color="auto"/>
          </w:divBdr>
        </w:div>
        <w:div w:id="3215806">
          <w:marLeft w:val="640"/>
          <w:marRight w:val="0"/>
          <w:marTop w:val="0"/>
          <w:marBottom w:val="0"/>
          <w:divBdr>
            <w:top w:val="none" w:sz="0" w:space="0" w:color="auto"/>
            <w:left w:val="none" w:sz="0" w:space="0" w:color="auto"/>
            <w:bottom w:val="none" w:sz="0" w:space="0" w:color="auto"/>
            <w:right w:val="none" w:sz="0" w:space="0" w:color="auto"/>
          </w:divBdr>
        </w:div>
        <w:div w:id="837579908">
          <w:marLeft w:val="640"/>
          <w:marRight w:val="0"/>
          <w:marTop w:val="0"/>
          <w:marBottom w:val="0"/>
          <w:divBdr>
            <w:top w:val="none" w:sz="0" w:space="0" w:color="auto"/>
            <w:left w:val="none" w:sz="0" w:space="0" w:color="auto"/>
            <w:bottom w:val="none" w:sz="0" w:space="0" w:color="auto"/>
            <w:right w:val="none" w:sz="0" w:space="0" w:color="auto"/>
          </w:divBdr>
        </w:div>
        <w:div w:id="1055809909">
          <w:marLeft w:val="640"/>
          <w:marRight w:val="0"/>
          <w:marTop w:val="0"/>
          <w:marBottom w:val="0"/>
          <w:divBdr>
            <w:top w:val="none" w:sz="0" w:space="0" w:color="auto"/>
            <w:left w:val="none" w:sz="0" w:space="0" w:color="auto"/>
            <w:bottom w:val="none" w:sz="0" w:space="0" w:color="auto"/>
            <w:right w:val="none" w:sz="0" w:space="0" w:color="auto"/>
          </w:divBdr>
        </w:div>
        <w:div w:id="286007466">
          <w:marLeft w:val="640"/>
          <w:marRight w:val="0"/>
          <w:marTop w:val="0"/>
          <w:marBottom w:val="0"/>
          <w:divBdr>
            <w:top w:val="none" w:sz="0" w:space="0" w:color="auto"/>
            <w:left w:val="none" w:sz="0" w:space="0" w:color="auto"/>
            <w:bottom w:val="none" w:sz="0" w:space="0" w:color="auto"/>
            <w:right w:val="none" w:sz="0" w:space="0" w:color="auto"/>
          </w:divBdr>
        </w:div>
        <w:div w:id="1771462074">
          <w:marLeft w:val="640"/>
          <w:marRight w:val="0"/>
          <w:marTop w:val="0"/>
          <w:marBottom w:val="0"/>
          <w:divBdr>
            <w:top w:val="none" w:sz="0" w:space="0" w:color="auto"/>
            <w:left w:val="none" w:sz="0" w:space="0" w:color="auto"/>
            <w:bottom w:val="none" w:sz="0" w:space="0" w:color="auto"/>
            <w:right w:val="none" w:sz="0" w:space="0" w:color="auto"/>
          </w:divBdr>
        </w:div>
        <w:div w:id="1984965002">
          <w:marLeft w:val="640"/>
          <w:marRight w:val="0"/>
          <w:marTop w:val="0"/>
          <w:marBottom w:val="0"/>
          <w:divBdr>
            <w:top w:val="none" w:sz="0" w:space="0" w:color="auto"/>
            <w:left w:val="none" w:sz="0" w:space="0" w:color="auto"/>
            <w:bottom w:val="none" w:sz="0" w:space="0" w:color="auto"/>
            <w:right w:val="none" w:sz="0" w:space="0" w:color="auto"/>
          </w:divBdr>
        </w:div>
        <w:div w:id="1937244689">
          <w:marLeft w:val="640"/>
          <w:marRight w:val="0"/>
          <w:marTop w:val="0"/>
          <w:marBottom w:val="0"/>
          <w:divBdr>
            <w:top w:val="none" w:sz="0" w:space="0" w:color="auto"/>
            <w:left w:val="none" w:sz="0" w:space="0" w:color="auto"/>
            <w:bottom w:val="none" w:sz="0" w:space="0" w:color="auto"/>
            <w:right w:val="none" w:sz="0" w:space="0" w:color="auto"/>
          </w:divBdr>
        </w:div>
      </w:divsChild>
    </w:div>
    <w:div w:id="1796635033">
      <w:bodyDiv w:val="1"/>
      <w:marLeft w:val="0"/>
      <w:marRight w:val="0"/>
      <w:marTop w:val="0"/>
      <w:marBottom w:val="0"/>
      <w:divBdr>
        <w:top w:val="none" w:sz="0" w:space="0" w:color="auto"/>
        <w:left w:val="none" w:sz="0" w:space="0" w:color="auto"/>
        <w:bottom w:val="none" w:sz="0" w:space="0" w:color="auto"/>
        <w:right w:val="none" w:sz="0" w:space="0" w:color="auto"/>
      </w:divBdr>
    </w:div>
    <w:div w:id="1810367318">
      <w:bodyDiv w:val="1"/>
      <w:marLeft w:val="0"/>
      <w:marRight w:val="0"/>
      <w:marTop w:val="0"/>
      <w:marBottom w:val="0"/>
      <w:divBdr>
        <w:top w:val="none" w:sz="0" w:space="0" w:color="auto"/>
        <w:left w:val="none" w:sz="0" w:space="0" w:color="auto"/>
        <w:bottom w:val="none" w:sz="0" w:space="0" w:color="auto"/>
        <w:right w:val="none" w:sz="0" w:space="0" w:color="auto"/>
      </w:divBdr>
      <w:divsChild>
        <w:div w:id="257372973">
          <w:marLeft w:val="640"/>
          <w:marRight w:val="0"/>
          <w:marTop w:val="0"/>
          <w:marBottom w:val="0"/>
          <w:divBdr>
            <w:top w:val="none" w:sz="0" w:space="0" w:color="auto"/>
            <w:left w:val="none" w:sz="0" w:space="0" w:color="auto"/>
            <w:bottom w:val="none" w:sz="0" w:space="0" w:color="auto"/>
            <w:right w:val="none" w:sz="0" w:space="0" w:color="auto"/>
          </w:divBdr>
        </w:div>
        <w:div w:id="1218321309">
          <w:marLeft w:val="640"/>
          <w:marRight w:val="0"/>
          <w:marTop w:val="0"/>
          <w:marBottom w:val="0"/>
          <w:divBdr>
            <w:top w:val="none" w:sz="0" w:space="0" w:color="auto"/>
            <w:left w:val="none" w:sz="0" w:space="0" w:color="auto"/>
            <w:bottom w:val="none" w:sz="0" w:space="0" w:color="auto"/>
            <w:right w:val="none" w:sz="0" w:space="0" w:color="auto"/>
          </w:divBdr>
        </w:div>
        <w:div w:id="934368013">
          <w:marLeft w:val="640"/>
          <w:marRight w:val="0"/>
          <w:marTop w:val="0"/>
          <w:marBottom w:val="0"/>
          <w:divBdr>
            <w:top w:val="none" w:sz="0" w:space="0" w:color="auto"/>
            <w:left w:val="none" w:sz="0" w:space="0" w:color="auto"/>
            <w:bottom w:val="none" w:sz="0" w:space="0" w:color="auto"/>
            <w:right w:val="none" w:sz="0" w:space="0" w:color="auto"/>
          </w:divBdr>
        </w:div>
        <w:div w:id="1134061592">
          <w:marLeft w:val="640"/>
          <w:marRight w:val="0"/>
          <w:marTop w:val="0"/>
          <w:marBottom w:val="0"/>
          <w:divBdr>
            <w:top w:val="none" w:sz="0" w:space="0" w:color="auto"/>
            <w:left w:val="none" w:sz="0" w:space="0" w:color="auto"/>
            <w:bottom w:val="none" w:sz="0" w:space="0" w:color="auto"/>
            <w:right w:val="none" w:sz="0" w:space="0" w:color="auto"/>
          </w:divBdr>
        </w:div>
        <w:div w:id="1044253798">
          <w:marLeft w:val="640"/>
          <w:marRight w:val="0"/>
          <w:marTop w:val="0"/>
          <w:marBottom w:val="0"/>
          <w:divBdr>
            <w:top w:val="none" w:sz="0" w:space="0" w:color="auto"/>
            <w:left w:val="none" w:sz="0" w:space="0" w:color="auto"/>
            <w:bottom w:val="none" w:sz="0" w:space="0" w:color="auto"/>
            <w:right w:val="none" w:sz="0" w:space="0" w:color="auto"/>
          </w:divBdr>
        </w:div>
        <w:div w:id="1457717633">
          <w:marLeft w:val="640"/>
          <w:marRight w:val="0"/>
          <w:marTop w:val="0"/>
          <w:marBottom w:val="0"/>
          <w:divBdr>
            <w:top w:val="none" w:sz="0" w:space="0" w:color="auto"/>
            <w:left w:val="none" w:sz="0" w:space="0" w:color="auto"/>
            <w:bottom w:val="none" w:sz="0" w:space="0" w:color="auto"/>
            <w:right w:val="none" w:sz="0" w:space="0" w:color="auto"/>
          </w:divBdr>
        </w:div>
        <w:div w:id="1077943321">
          <w:marLeft w:val="640"/>
          <w:marRight w:val="0"/>
          <w:marTop w:val="0"/>
          <w:marBottom w:val="0"/>
          <w:divBdr>
            <w:top w:val="none" w:sz="0" w:space="0" w:color="auto"/>
            <w:left w:val="none" w:sz="0" w:space="0" w:color="auto"/>
            <w:bottom w:val="none" w:sz="0" w:space="0" w:color="auto"/>
            <w:right w:val="none" w:sz="0" w:space="0" w:color="auto"/>
          </w:divBdr>
        </w:div>
        <w:div w:id="388191444">
          <w:marLeft w:val="640"/>
          <w:marRight w:val="0"/>
          <w:marTop w:val="0"/>
          <w:marBottom w:val="0"/>
          <w:divBdr>
            <w:top w:val="none" w:sz="0" w:space="0" w:color="auto"/>
            <w:left w:val="none" w:sz="0" w:space="0" w:color="auto"/>
            <w:bottom w:val="none" w:sz="0" w:space="0" w:color="auto"/>
            <w:right w:val="none" w:sz="0" w:space="0" w:color="auto"/>
          </w:divBdr>
        </w:div>
        <w:div w:id="1066074387">
          <w:marLeft w:val="640"/>
          <w:marRight w:val="0"/>
          <w:marTop w:val="0"/>
          <w:marBottom w:val="0"/>
          <w:divBdr>
            <w:top w:val="none" w:sz="0" w:space="0" w:color="auto"/>
            <w:left w:val="none" w:sz="0" w:space="0" w:color="auto"/>
            <w:bottom w:val="none" w:sz="0" w:space="0" w:color="auto"/>
            <w:right w:val="none" w:sz="0" w:space="0" w:color="auto"/>
          </w:divBdr>
        </w:div>
        <w:div w:id="1552033048">
          <w:marLeft w:val="640"/>
          <w:marRight w:val="0"/>
          <w:marTop w:val="0"/>
          <w:marBottom w:val="0"/>
          <w:divBdr>
            <w:top w:val="none" w:sz="0" w:space="0" w:color="auto"/>
            <w:left w:val="none" w:sz="0" w:space="0" w:color="auto"/>
            <w:bottom w:val="none" w:sz="0" w:space="0" w:color="auto"/>
            <w:right w:val="none" w:sz="0" w:space="0" w:color="auto"/>
          </w:divBdr>
        </w:div>
        <w:div w:id="1293244671">
          <w:marLeft w:val="640"/>
          <w:marRight w:val="0"/>
          <w:marTop w:val="0"/>
          <w:marBottom w:val="0"/>
          <w:divBdr>
            <w:top w:val="none" w:sz="0" w:space="0" w:color="auto"/>
            <w:left w:val="none" w:sz="0" w:space="0" w:color="auto"/>
            <w:bottom w:val="none" w:sz="0" w:space="0" w:color="auto"/>
            <w:right w:val="none" w:sz="0" w:space="0" w:color="auto"/>
          </w:divBdr>
        </w:div>
        <w:div w:id="2079395532">
          <w:marLeft w:val="640"/>
          <w:marRight w:val="0"/>
          <w:marTop w:val="0"/>
          <w:marBottom w:val="0"/>
          <w:divBdr>
            <w:top w:val="none" w:sz="0" w:space="0" w:color="auto"/>
            <w:left w:val="none" w:sz="0" w:space="0" w:color="auto"/>
            <w:bottom w:val="none" w:sz="0" w:space="0" w:color="auto"/>
            <w:right w:val="none" w:sz="0" w:space="0" w:color="auto"/>
          </w:divBdr>
        </w:div>
        <w:div w:id="1200120104">
          <w:marLeft w:val="640"/>
          <w:marRight w:val="0"/>
          <w:marTop w:val="0"/>
          <w:marBottom w:val="0"/>
          <w:divBdr>
            <w:top w:val="none" w:sz="0" w:space="0" w:color="auto"/>
            <w:left w:val="none" w:sz="0" w:space="0" w:color="auto"/>
            <w:bottom w:val="none" w:sz="0" w:space="0" w:color="auto"/>
            <w:right w:val="none" w:sz="0" w:space="0" w:color="auto"/>
          </w:divBdr>
        </w:div>
        <w:div w:id="164368798">
          <w:marLeft w:val="640"/>
          <w:marRight w:val="0"/>
          <w:marTop w:val="0"/>
          <w:marBottom w:val="0"/>
          <w:divBdr>
            <w:top w:val="none" w:sz="0" w:space="0" w:color="auto"/>
            <w:left w:val="none" w:sz="0" w:space="0" w:color="auto"/>
            <w:bottom w:val="none" w:sz="0" w:space="0" w:color="auto"/>
            <w:right w:val="none" w:sz="0" w:space="0" w:color="auto"/>
          </w:divBdr>
        </w:div>
        <w:div w:id="1102453237">
          <w:marLeft w:val="640"/>
          <w:marRight w:val="0"/>
          <w:marTop w:val="0"/>
          <w:marBottom w:val="0"/>
          <w:divBdr>
            <w:top w:val="none" w:sz="0" w:space="0" w:color="auto"/>
            <w:left w:val="none" w:sz="0" w:space="0" w:color="auto"/>
            <w:bottom w:val="none" w:sz="0" w:space="0" w:color="auto"/>
            <w:right w:val="none" w:sz="0" w:space="0" w:color="auto"/>
          </w:divBdr>
        </w:div>
        <w:div w:id="1104887758">
          <w:marLeft w:val="640"/>
          <w:marRight w:val="0"/>
          <w:marTop w:val="0"/>
          <w:marBottom w:val="0"/>
          <w:divBdr>
            <w:top w:val="none" w:sz="0" w:space="0" w:color="auto"/>
            <w:left w:val="none" w:sz="0" w:space="0" w:color="auto"/>
            <w:bottom w:val="none" w:sz="0" w:space="0" w:color="auto"/>
            <w:right w:val="none" w:sz="0" w:space="0" w:color="auto"/>
          </w:divBdr>
        </w:div>
        <w:div w:id="34038709">
          <w:marLeft w:val="640"/>
          <w:marRight w:val="0"/>
          <w:marTop w:val="0"/>
          <w:marBottom w:val="0"/>
          <w:divBdr>
            <w:top w:val="none" w:sz="0" w:space="0" w:color="auto"/>
            <w:left w:val="none" w:sz="0" w:space="0" w:color="auto"/>
            <w:bottom w:val="none" w:sz="0" w:space="0" w:color="auto"/>
            <w:right w:val="none" w:sz="0" w:space="0" w:color="auto"/>
          </w:divBdr>
        </w:div>
        <w:div w:id="1288046093">
          <w:marLeft w:val="640"/>
          <w:marRight w:val="0"/>
          <w:marTop w:val="0"/>
          <w:marBottom w:val="0"/>
          <w:divBdr>
            <w:top w:val="none" w:sz="0" w:space="0" w:color="auto"/>
            <w:left w:val="none" w:sz="0" w:space="0" w:color="auto"/>
            <w:bottom w:val="none" w:sz="0" w:space="0" w:color="auto"/>
            <w:right w:val="none" w:sz="0" w:space="0" w:color="auto"/>
          </w:divBdr>
        </w:div>
        <w:div w:id="1708720966">
          <w:marLeft w:val="640"/>
          <w:marRight w:val="0"/>
          <w:marTop w:val="0"/>
          <w:marBottom w:val="0"/>
          <w:divBdr>
            <w:top w:val="none" w:sz="0" w:space="0" w:color="auto"/>
            <w:left w:val="none" w:sz="0" w:space="0" w:color="auto"/>
            <w:bottom w:val="none" w:sz="0" w:space="0" w:color="auto"/>
            <w:right w:val="none" w:sz="0" w:space="0" w:color="auto"/>
          </w:divBdr>
        </w:div>
        <w:div w:id="1578204482">
          <w:marLeft w:val="640"/>
          <w:marRight w:val="0"/>
          <w:marTop w:val="0"/>
          <w:marBottom w:val="0"/>
          <w:divBdr>
            <w:top w:val="none" w:sz="0" w:space="0" w:color="auto"/>
            <w:left w:val="none" w:sz="0" w:space="0" w:color="auto"/>
            <w:bottom w:val="none" w:sz="0" w:space="0" w:color="auto"/>
            <w:right w:val="none" w:sz="0" w:space="0" w:color="auto"/>
          </w:divBdr>
        </w:div>
        <w:div w:id="272321084">
          <w:marLeft w:val="640"/>
          <w:marRight w:val="0"/>
          <w:marTop w:val="0"/>
          <w:marBottom w:val="0"/>
          <w:divBdr>
            <w:top w:val="none" w:sz="0" w:space="0" w:color="auto"/>
            <w:left w:val="none" w:sz="0" w:space="0" w:color="auto"/>
            <w:bottom w:val="none" w:sz="0" w:space="0" w:color="auto"/>
            <w:right w:val="none" w:sz="0" w:space="0" w:color="auto"/>
          </w:divBdr>
        </w:div>
        <w:div w:id="989291104">
          <w:marLeft w:val="640"/>
          <w:marRight w:val="0"/>
          <w:marTop w:val="0"/>
          <w:marBottom w:val="0"/>
          <w:divBdr>
            <w:top w:val="none" w:sz="0" w:space="0" w:color="auto"/>
            <w:left w:val="none" w:sz="0" w:space="0" w:color="auto"/>
            <w:bottom w:val="none" w:sz="0" w:space="0" w:color="auto"/>
            <w:right w:val="none" w:sz="0" w:space="0" w:color="auto"/>
          </w:divBdr>
        </w:div>
        <w:div w:id="942490829">
          <w:marLeft w:val="640"/>
          <w:marRight w:val="0"/>
          <w:marTop w:val="0"/>
          <w:marBottom w:val="0"/>
          <w:divBdr>
            <w:top w:val="none" w:sz="0" w:space="0" w:color="auto"/>
            <w:left w:val="none" w:sz="0" w:space="0" w:color="auto"/>
            <w:bottom w:val="none" w:sz="0" w:space="0" w:color="auto"/>
            <w:right w:val="none" w:sz="0" w:space="0" w:color="auto"/>
          </w:divBdr>
        </w:div>
        <w:div w:id="1077555831">
          <w:marLeft w:val="640"/>
          <w:marRight w:val="0"/>
          <w:marTop w:val="0"/>
          <w:marBottom w:val="0"/>
          <w:divBdr>
            <w:top w:val="none" w:sz="0" w:space="0" w:color="auto"/>
            <w:left w:val="none" w:sz="0" w:space="0" w:color="auto"/>
            <w:bottom w:val="none" w:sz="0" w:space="0" w:color="auto"/>
            <w:right w:val="none" w:sz="0" w:space="0" w:color="auto"/>
          </w:divBdr>
        </w:div>
        <w:div w:id="157115236">
          <w:marLeft w:val="640"/>
          <w:marRight w:val="0"/>
          <w:marTop w:val="0"/>
          <w:marBottom w:val="0"/>
          <w:divBdr>
            <w:top w:val="none" w:sz="0" w:space="0" w:color="auto"/>
            <w:left w:val="none" w:sz="0" w:space="0" w:color="auto"/>
            <w:bottom w:val="none" w:sz="0" w:space="0" w:color="auto"/>
            <w:right w:val="none" w:sz="0" w:space="0" w:color="auto"/>
          </w:divBdr>
        </w:div>
        <w:div w:id="1439176336">
          <w:marLeft w:val="640"/>
          <w:marRight w:val="0"/>
          <w:marTop w:val="0"/>
          <w:marBottom w:val="0"/>
          <w:divBdr>
            <w:top w:val="none" w:sz="0" w:space="0" w:color="auto"/>
            <w:left w:val="none" w:sz="0" w:space="0" w:color="auto"/>
            <w:bottom w:val="none" w:sz="0" w:space="0" w:color="auto"/>
            <w:right w:val="none" w:sz="0" w:space="0" w:color="auto"/>
          </w:divBdr>
        </w:div>
        <w:div w:id="1625381333">
          <w:marLeft w:val="640"/>
          <w:marRight w:val="0"/>
          <w:marTop w:val="0"/>
          <w:marBottom w:val="0"/>
          <w:divBdr>
            <w:top w:val="none" w:sz="0" w:space="0" w:color="auto"/>
            <w:left w:val="none" w:sz="0" w:space="0" w:color="auto"/>
            <w:bottom w:val="none" w:sz="0" w:space="0" w:color="auto"/>
            <w:right w:val="none" w:sz="0" w:space="0" w:color="auto"/>
          </w:divBdr>
        </w:div>
        <w:div w:id="1649165712">
          <w:marLeft w:val="640"/>
          <w:marRight w:val="0"/>
          <w:marTop w:val="0"/>
          <w:marBottom w:val="0"/>
          <w:divBdr>
            <w:top w:val="none" w:sz="0" w:space="0" w:color="auto"/>
            <w:left w:val="none" w:sz="0" w:space="0" w:color="auto"/>
            <w:bottom w:val="none" w:sz="0" w:space="0" w:color="auto"/>
            <w:right w:val="none" w:sz="0" w:space="0" w:color="auto"/>
          </w:divBdr>
        </w:div>
        <w:div w:id="720984299">
          <w:marLeft w:val="640"/>
          <w:marRight w:val="0"/>
          <w:marTop w:val="0"/>
          <w:marBottom w:val="0"/>
          <w:divBdr>
            <w:top w:val="none" w:sz="0" w:space="0" w:color="auto"/>
            <w:left w:val="none" w:sz="0" w:space="0" w:color="auto"/>
            <w:bottom w:val="none" w:sz="0" w:space="0" w:color="auto"/>
            <w:right w:val="none" w:sz="0" w:space="0" w:color="auto"/>
          </w:divBdr>
        </w:div>
        <w:div w:id="1681615743">
          <w:marLeft w:val="640"/>
          <w:marRight w:val="0"/>
          <w:marTop w:val="0"/>
          <w:marBottom w:val="0"/>
          <w:divBdr>
            <w:top w:val="none" w:sz="0" w:space="0" w:color="auto"/>
            <w:left w:val="none" w:sz="0" w:space="0" w:color="auto"/>
            <w:bottom w:val="none" w:sz="0" w:space="0" w:color="auto"/>
            <w:right w:val="none" w:sz="0" w:space="0" w:color="auto"/>
          </w:divBdr>
        </w:div>
        <w:div w:id="1676835001">
          <w:marLeft w:val="640"/>
          <w:marRight w:val="0"/>
          <w:marTop w:val="0"/>
          <w:marBottom w:val="0"/>
          <w:divBdr>
            <w:top w:val="none" w:sz="0" w:space="0" w:color="auto"/>
            <w:left w:val="none" w:sz="0" w:space="0" w:color="auto"/>
            <w:bottom w:val="none" w:sz="0" w:space="0" w:color="auto"/>
            <w:right w:val="none" w:sz="0" w:space="0" w:color="auto"/>
          </w:divBdr>
        </w:div>
        <w:div w:id="1424954100">
          <w:marLeft w:val="640"/>
          <w:marRight w:val="0"/>
          <w:marTop w:val="0"/>
          <w:marBottom w:val="0"/>
          <w:divBdr>
            <w:top w:val="none" w:sz="0" w:space="0" w:color="auto"/>
            <w:left w:val="none" w:sz="0" w:space="0" w:color="auto"/>
            <w:bottom w:val="none" w:sz="0" w:space="0" w:color="auto"/>
            <w:right w:val="none" w:sz="0" w:space="0" w:color="auto"/>
          </w:divBdr>
        </w:div>
        <w:div w:id="1241217459">
          <w:marLeft w:val="640"/>
          <w:marRight w:val="0"/>
          <w:marTop w:val="0"/>
          <w:marBottom w:val="0"/>
          <w:divBdr>
            <w:top w:val="none" w:sz="0" w:space="0" w:color="auto"/>
            <w:left w:val="none" w:sz="0" w:space="0" w:color="auto"/>
            <w:bottom w:val="none" w:sz="0" w:space="0" w:color="auto"/>
            <w:right w:val="none" w:sz="0" w:space="0" w:color="auto"/>
          </w:divBdr>
        </w:div>
        <w:div w:id="135757800">
          <w:marLeft w:val="640"/>
          <w:marRight w:val="0"/>
          <w:marTop w:val="0"/>
          <w:marBottom w:val="0"/>
          <w:divBdr>
            <w:top w:val="none" w:sz="0" w:space="0" w:color="auto"/>
            <w:left w:val="none" w:sz="0" w:space="0" w:color="auto"/>
            <w:bottom w:val="none" w:sz="0" w:space="0" w:color="auto"/>
            <w:right w:val="none" w:sz="0" w:space="0" w:color="auto"/>
          </w:divBdr>
        </w:div>
        <w:div w:id="1632249074">
          <w:marLeft w:val="640"/>
          <w:marRight w:val="0"/>
          <w:marTop w:val="0"/>
          <w:marBottom w:val="0"/>
          <w:divBdr>
            <w:top w:val="none" w:sz="0" w:space="0" w:color="auto"/>
            <w:left w:val="none" w:sz="0" w:space="0" w:color="auto"/>
            <w:bottom w:val="none" w:sz="0" w:space="0" w:color="auto"/>
            <w:right w:val="none" w:sz="0" w:space="0" w:color="auto"/>
          </w:divBdr>
        </w:div>
        <w:div w:id="509873919">
          <w:marLeft w:val="640"/>
          <w:marRight w:val="0"/>
          <w:marTop w:val="0"/>
          <w:marBottom w:val="0"/>
          <w:divBdr>
            <w:top w:val="none" w:sz="0" w:space="0" w:color="auto"/>
            <w:left w:val="none" w:sz="0" w:space="0" w:color="auto"/>
            <w:bottom w:val="none" w:sz="0" w:space="0" w:color="auto"/>
            <w:right w:val="none" w:sz="0" w:space="0" w:color="auto"/>
          </w:divBdr>
        </w:div>
        <w:div w:id="556017438">
          <w:marLeft w:val="640"/>
          <w:marRight w:val="0"/>
          <w:marTop w:val="0"/>
          <w:marBottom w:val="0"/>
          <w:divBdr>
            <w:top w:val="none" w:sz="0" w:space="0" w:color="auto"/>
            <w:left w:val="none" w:sz="0" w:space="0" w:color="auto"/>
            <w:bottom w:val="none" w:sz="0" w:space="0" w:color="auto"/>
            <w:right w:val="none" w:sz="0" w:space="0" w:color="auto"/>
          </w:divBdr>
        </w:div>
        <w:div w:id="424040685">
          <w:marLeft w:val="640"/>
          <w:marRight w:val="0"/>
          <w:marTop w:val="0"/>
          <w:marBottom w:val="0"/>
          <w:divBdr>
            <w:top w:val="none" w:sz="0" w:space="0" w:color="auto"/>
            <w:left w:val="none" w:sz="0" w:space="0" w:color="auto"/>
            <w:bottom w:val="none" w:sz="0" w:space="0" w:color="auto"/>
            <w:right w:val="none" w:sz="0" w:space="0" w:color="auto"/>
          </w:divBdr>
        </w:div>
        <w:div w:id="271087821">
          <w:marLeft w:val="640"/>
          <w:marRight w:val="0"/>
          <w:marTop w:val="0"/>
          <w:marBottom w:val="0"/>
          <w:divBdr>
            <w:top w:val="none" w:sz="0" w:space="0" w:color="auto"/>
            <w:left w:val="none" w:sz="0" w:space="0" w:color="auto"/>
            <w:bottom w:val="none" w:sz="0" w:space="0" w:color="auto"/>
            <w:right w:val="none" w:sz="0" w:space="0" w:color="auto"/>
          </w:divBdr>
        </w:div>
        <w:div w:id="287666320">
          <w:marLeft w:val="640"/>
          <w:marRight w:val="0"/>
          <w:marTop w:val="0"/>
          <w:marBottom w:val="0"/>
          <w:divBdr>
            <w:top w:val="none" w:sz="0" w:space="0" w:color="auto"/>
            <w:left w:val="none" w:sz="0" w:space="0" w:color="auto"/>
            <w:bottom w:val="none" w:sz="0" w:space="0" w:color="auto"/>
            <w:right w:val="none" w:sz="0" w:space="0" w:color="auto"/>
          </w:divBdr>
        </w:div>
        <w:div w:id="999849377">
          <w:marLeft w:val="640"/>
          <w:marRight w:val="0"/>
          <w:marTop w:val="0"/>
          <w:marBottom w:val="0"/>
          <w:divBdr>
            <w:top w:val="none" w:sz="0" w:space="0" w:color="auto"/>
            <w:left w:val="none" w:sz="0" w:space="0" w:color="auto"/>
            <w:bottom w:val="none" w:sz="0" w:space="0" w:color="auto"/>
            <w:right w:val="none" w:sz="0" w:space="0" w:color="auto"/>
          </w:divBdr>
        </w:div>
        <w:div w:id="1249845968">
          <w:marLeft w:val="640"/>
          <w:marRight w:val="0"/>
          <w:marTop w:val="0"/>
          <w:marBottom w:val="0"/>
          <w:divBdr>
            <w:top w:val="none" w:sz="0" w:space="0" w:color="auto"/>
            <w:left w:val="none" w:sz="0" w:space="0" w:color="auto"/>
            <w:bottom w:val="none" w:sz="0" w:space="0" w:color="auto"/>
            <w:right w:val="none" w:sz="0" w:space="0" w:color="auto"/>
          </w:divBdr>
        </w:div>
        <w:div w:id="113521998">
          <w:marLeft w:val="640"/>
          <w:marRight w:val="0"/>
          <w:marTop w:val="0"/>
          <w:marBottom w:val="0"/>
          <w:divBdr>
            <w:top w:val="none" w:sz="0" w:space="0" w:color="auto"/>
            <w:left w:val="none" w:sz="0" w:space="0" w:color="auto"/>
            <w:bottom w:val="none" w:sz="0" w:space="0" w:color="auto"/>
            <w:right w:val="none" w:sz="0" w:space="0" w:color="auto"/>
          </w:divBdr>
        </w:div>
        <w:div w:id="1593512689">
          <w:marLeft w:val="640"/>
          <w:marRight w:val="0"/>
          <w:marTop w:val="0"/>
          <w:marBottom w:val="0"/>
          <w:divBdr>
            <w:top w:val="none" w:sz="0" w:space="0" w:color="auto"/>
            <w:left w:val="none" w:sz="0" w:space="0" w:color="auto"/>
            <w:bottom w:val="none" w:sz="0" w:space="0" w:color="auto"/>
            <w:right w:val="none" w:sz="0" w:space="0" w:color="auto"/>
          </w:divBdr>
        </w:div>
        <w:div w:id="32074079">
          <w:marLeft w:val="640"/>
          <w:marRight w:val="0"/>
          <w:marTop w:val="0"/>
          <w:marBottom w:val="0"/>
          <w:divBdr>
            <w:top w:val="none" w:sz="0" w:space="0" w:color="auto"/>
            <w:left w:val="none" w:sz="0" w:space="0" w:color="auto"/>
            <w:bottom w:val="none" w:sz="0" w:space="0" w:color="auto"/>
            <w:right w:val="none" w:sz="0" w:space="0" w:color="auto"/>
          </w:divBdr>
        </w:div>
        <w:div w:id="1288245499">
          <w:marLeft w:val="640"/>
          <w:marRight w:val="0"/>
          <w:marTop w:val="0"/>
          <w:marBottom w:val="0"/>
          <w:divBdr>
            <w:top w:val="none" w:sz="0" w:space="0" w:color="auto"/>
            <w:left w:val="none" w:sz="0" w:space="0" w:color="auto"/>
            <w:bottom w:val="none" w:sz="0" w:space="0" w:color="auto"/>
            <w:right w:val="none" w:sz="0" w:space="0" w:color="auto"/>
          </w:divBdr>
        </w:div>
        <w:div w:id="1084185669">
          <w:marLeft w:val="640"/>
          <w:marRight w:val="0"/>
          <w:marTop w:val="0"/>
          <w:marBottom w:val="0"/>
          <w:divBdr>
            <w:top w:val="none" w:sz="0" w:space="0" w:color="auto"/>
            <w:left w:val="none" w:sz="0" w:space="0" w:color="auto"/>
            <w:bottom w:val="none" w:sz="0" w:space="0" w:color="auto"/>
            <w:right w:val="none" w:sz="0" w:space="0" w:color="auto"/>
          </w:divBdr>
        </w:div>
        <w:div w:id="108354568">
          <w:marLeft w:val="640"/>
          <w:marRight w:val="0"/>
          <w:marTop w:val="0"/>
          <w:marBottom w:val="0"/>
          <w:divBdr>
            <w:top w:val="none" w:sz="0" w:space="0" w:color="auto"/>
            <w:left w:val="none" w:sz="0" w:space="0" w:color="auto"/>
            <w:bottom w:val="none" w:sz="0" w:space="0" w:color="auto"/>
            <w:right w:val="none" w:sz="0" w:space="0" w:color="auto"/>
          </w:divBdr>
        </w:div>
        <w:div w:id="1944990570">
          <w:marLeft w:val="640"/>
          <w:marRight w:val="0"/>
          <w:marTop w:val="0"/>
          <w:marBottom w:val="0"/>
          <w:divBdr>
            <w:top w:val="none" w:sz="0" w:space="0" w:color="auto"/>
            <w:left w:val="none" w:sz="0" w:space="0" w:color="auto"/>
            <w:bottom w:val="none" w:sz="0" w:space="0" w:color="auto"/>
            <w:right w:val="none" w:sz="0" w:space="0" w:color="auto"/>
          </w:divBdr>
        </w:div>
        <w:div w:id="1172332571">
          <w:marLeft w:val="640"/>
          <w:marRight w:val="0"/>
          <w:marTop w:val="0"/>
          <w:marBottom w:val="0"/>
          <w:divBdr>
            <w:top w:val="none" w:sz="0" w:space="0" w:color="auto"/>
            <w:left w:val="none" w:sz="0" w:space="0" w:color="auto"/>
            <w:bottom w:val="none" w:sz="0" w:space="0" w:color="auto"/>
            <w:right w:val="none" w:sz="0" w:space="0" w:color="auto"/>
          </w:divBdr>
        </w:div>
        <w:div w:id="1273971119">
          <w:marLeft w:val="640"/>
          <w:marRight w:val="0"/>
          <w:marTop w:val="0"/>
          <w:marBottom w:val="0"/>
          <w:divBdr>
            <w:top w:val="none" w:sz="0" w:space="0" w:color="auto"/>
            <w:left w:val="none" w:sz="0" w:space="0" w:color="auto"/>
            <w:bottom w:val="none" w:sz="0" w:space="0" w:color="auto"/>
            <w:right w:val="none" w:sz="0" w:space="0" w:color="auto"/>
          </w:divBdr>
        </w:div>
        <w:div w:id="379091847">
          <w:marLeft w:val="640"/>
          <w:marRight w:val="0"/>
          <w:marTop w:val="0"/>
          <w:marBottom w:val="0"/>
          <w:divBdr>
            <w:top w:val="none" w:sz="0" w:space="0" w:color="auto"/>
            <w:left w:val="none" w:sz="0" w:space="0" w:color="auto"/>
            <w:bottom w:val="none" w:sz="0" w:space="0" w:color="auto"/>
            <w:right w:val="none" w:sz="0" w:space="0" w:color="auto"/>
          </w:divBdr>
        </w:div>
        <w:div w:id="1453091004">
          <w:marLeft w:val="640"/>
          <w:marRight w:val="0"/>
          <w:marTop w:val="0"/>
          <w:marBottom w:val="0"/>
          <w:divBdr>
            <w:top w:val="none" w:sz="0" w:space="0" w:color="auto"/>
            <w:left w:val="none" w:sz="0" w:space="0" w:color="auto"/>
            <w:bottom w:val="none" w:sz="0" w:space="0" w:color="auto"/>
            <w:right w:val="none" w:sz="0" w:space="0" w:color="auto"/>
          </w:divBdr>
        </w:div>
        <w:div w:id="1123885291">
          <w:marLeft w:val="640"/>
          <w:marRight w:val="0"/>
          <w:marTop w:val="0"/>
          <w:marBottom w:val="0"/>
          <w:divBdr>
            <w:top w:val="none" w:sz="0" w:space="0" w:color="auto"/>
            <w:left w:val="none" w:sz="0" w:space="0" w:color="auto"/>
            <w:bottom w:val="none" w:sz="0" w:space="0" w:color="auto"/>
            <w:right w:val="none" w:sz="0" w:space="0" w:color="auto"/>
          </w:divBdr>
        </w:div>
        <w:div w:id="50883123">
          <w:marLeft w:val="640"/>
          <w:marRight w:val="0"/>
          <w:marTop w:val="0"/>
          <w:marBottom w:val="0"/>
          <w:divBdr>
            <w:top w:val="none" w:sz="0" w:space="0" w:color="auto"/>
            <w:left w:val="none" w:sz="0" w:space="0" w:color="auto"/>
            <w:bottom w:val="none" w:sz="0" w:space="0" w:color="auto"/>
            <w:right w:val="none" w:sz="0" w:space="0" w:color="auto"/>
          </w:divBdr>
        </w:div>
        <w:div w:id="1052996527">
          <w:marLeft w:val="640"/>
          <w:marRight w:val="0"/>
          <w:marTop w:val="0"/>
          <w:marBottom w:val="0"/>
          <w:divBdr>
            <w:top w:val="none" w:sz="0" w:space="0" w:color="auto"/>
            <w:left w:val="none" w:sz="0" w:space="0" w:color="auto"/>
            <w:bottom w:val="none" w:sz="0" w:space="0" w:color="auto"/>
            <w:right w:val="none" w:sz="0" w:space="0" w:color="auto"/>
          </w:divBdr>
        </w:div>
        <w:div w:id="579994170">
          <w:marLeft w:val="640"/>
          <w:marRight w:val="0"/>
          <w:marTop w:val="0"/>
          <w:marBottom w:val="0"/>
          <w:divBdr>
            <w:top w:val="none" w:sz="0" w:space="0" w:color="auto"/>
            <w:left w:val="none" w:sz="0" w:space="0" w:color="auto"/>
            <w:bottom w:val="none" w:sz="0" w:space="0" w:color="auto"/>
            <w:right w:val="none" w:sz="0" w:space="0" w:color="auto"/>
          </w:divBdr>
        </w:div>
        <w:div w:id="790442571">
          <w:marLeft w:val="640"/>
          <w:marRight w:val="0"/>
          <w:marTop w:val="0"/>
          <w:marBottom w:val="0"/>
          <w:divBdr>
            <w:top w:val="none" w:sz="0" w:space="0" w:color="auto"/>
            <w:left w:val="none" w:sz="0" w:space="0" w:color="auto"/>
            <w:bottom w:val="none" w:sz="0" w:space="0" w:color="auto"/>
            <w:right w:val="none" w:sz="0" w:space="0" w:color="auto"/>
          </w:divBdr>
        </w:div>
        <w:div w:id="381448239">
          <w:marLeft w:val="640"/>
          <w:marRight w:val="0"/>
          <w:marTop w:val="0"/>
          <w:marBottom w:val="0"/>
          <w:divBdr>
            <w:top w:val="none" w:sz="0" w:space="0" w:color="auto"/>
            <w:left w:val="none" w:sz="0" w:space="0" w:color="auto"/>
            <w:bottom w:val="none" w:sz="0" w:space="0" w:color="auto"/>
            <w:right w:val="none" w:sz="0" w:space="0" w:color="auto"/>
          </w:divBdr>
        </w:div>
        <w:div w:id="106855966">
          <w:marLeft w:val="640"/>
          <w:marRight w:val="0"/>
          <w:marTop w:val="0"/>
          <w:marBottom w:val="0"/>
          <w:divBdr>
            <w:top w:val="none" w:sz="0" w:space="0" w:color="auto"/>
            <w:left w:val="none" w:sz="0" w:space="0" w:color="auto"/>
            <w:bottom w:val="none" w:sz="0" w:space="0" w:color="auto"/>
            <w:right w:val="none" w:sz="0" w:space="0" w:color="auto"/>
          </w:divBdr>
        </w:div>
        <w:div w:id="1000932022">
          <w:marLeft w:val="640"/>
          <w:marRight w:val="0"/>
          <w:marTop w:val="0"/>
          <w:marBottom w:val="0"/>
          <w:divBdr>
            <w:top w:val="none" w:sz="0" w:space="0" w:color="auto"/>
            <w:left w:val="none" w:sz="0" w:space="0" w:color="auto"/>
            <w:bottom w:val="none" w:sz="0" w:space="0" w:color="auto"/>
            <w:right w:val="none" w:sz="0" w:space="0" w:color="auto"/>
          </w:divBdr>
        </w:div>
        <w:div w:id="913900919">
          <w:marLeft w:val="640"/>
          <w:marRight w:val="0"/>
          <w:marTop w:val="0"/>
          <w:marBottom w:val="0"/>
          <w:divBdr>
            <w:top w:val="none" w:sz="0" w:space="0" w:color="auto"/>
            <w:left w:val="none" w:sz="0" w:space="0" w:color="auto"/>
            <w:bottom w:val="none" w:sz="0" w:space="0" w:color="auto"/>
            <w:right w:val="none" w:sz="0" w:space="0" w:color="auto"/>
          </w:divBdr>
        </w:div>
        <w:div w:id="562302170">
          <w:marLeft w:val="640"/>
          <w:marRight w:val="0"/>
          <w:marTop w:val="0"/>
          <w:marBottom w:val="0"/>
          <w:divBdr>
            <w:top w:val="none" w:sz="0" w:space="0" w:color="auto"/>
            <w:left w:val="none" w:sz="0" w:space="0" w:color="auto"/>
            <w:bottom w:val="none" w:sz="0" w:space="0" w:color="auto"/>
            <w:right w:val="none" w:sz="0" w:space="0" w:color="auto"/>
          </w:divBdr>
        </w:div>
        <w:div w:id="772552493">
          <w:marLeft w:val="640"/>
          <w:marRight w:val="0"/>
          <w:marTop w:val="0"/>
          <w:marBottom w:val="0"/>
          <w:divBdr>
            <w:top w:val="none" w:sz="0" w:space="0" w:color="auto"/>
            <w:left w:val="none" w:sz="0" w:space="0" w:color="auto"/>
            <w:bottom w:val="none" w:sz="0" w:space="0" w:color="auto"/>
            <w:right w:val="none" w:sz="0" w:space="0" w:color="auto"/>
          </w:divBdr>
        </w:div>
      </w:divsChild>
    </w:div>
    <w:div w:id="1832912527">
      <w:bodyDiv w:val="1"/>
      <w:marLeft w:val="0"/>
      <w:marRight w:val="0"/>
      <w:marTop w:val="0"/>
      <w:marBottom w:val="0"/>
      <w:divBdr>
        <w:top w:val="none" w:sz="0" w:space="0" w:color="auto"/>
        <w:left w:val="none" w:sz="0" w:space="0" w:color="auto"/>
        <w:bottom w:val="none" w:sz="0" w:space="0" w:color="auto"/>
        <w:right w:val="none" w:sz="0" w:space="0" w:color="auto"/>
      </w:divBdr>
    </w:div>
    <w:div w:id="1870609336">
      <w:bodyDiv w:val="1"/>
      <w:marLeft w:val="0"/>
      <w:marRight w:val="0"/>
      <w:marTop w:val="0"/>
      <w:marBottom w:val="0"/>
      <w:divBdr>
        <w:top w:val="none" w:sz="0" w:space="0" w:color="auto"/>
        <w:left w:val="none" w:sz="0" w:space="0" w:color="auto"/>
        <w:bottom w:val="none" w:sz="0" w:space="0" w:color="auto"/>
        <w:right w:val="none" w:sz="0" w:space="0" w:color="auto"/>
      </w:divBdr>
    </w:div>
    <w:div w:id="1876767242">
      <w:bodyDiv w:val="1"/>
      <w:marLeft w:val="0"/>
      <w:marRight w:val="0"/>
      <w:marTop w:val="0"/>
      <w:marBottom w:val="0"/>
      <w:divBdr>
        <w:top w:val="none" w:sz="0" w:space="0" w:color="auto"/>
        <w:left w:val="none" w:sz="0" w:space="0" w:color="auto"/>
        <w:bottom w:val="none" w:sz="0" w:space="0" w:color="auto"/>
        <w:right w:val="none" w:sz="0" w:space="0" w:color="auto"/>
      </w:divBdr>
    </w:div>
    <w:div w:id="1942950191">
      <w:bodyDiv w:val="1"/>
      <w:marLeft w:val="0"/>
      <w:marRight w:val="0"/>
      <w:marTop w:val="0"/>
      <w:marBottom w:val="0"/>
      <w:divBdr>
        <w:top w:val="none" w:sz="0" w:space="0" w:color="auto"/>
        <w:left w:val="none" w:sz="0" w:space="0" w:color="auto"/>
        <w:bottom w:val="none" w:sz="0" w:space="0" w:color="auto"/>
        <w:right w:val="none" w:sz="0" w:space="0" w:color="auto"/>
      </w:divBdr>
      <w:divsChild>
        <w:div w:id="2144543495">
          <w:marLeft w:val="640"/>
          <w:marRight w:val="0"/>
          <w:marTop w:val="0"/>
          <w:marBottom w:val="0"/>
          <w:divBdr>
            <w:top w:val="none" w:sz="0" w:space="0" w:color="auto"/>
            <w:left w:val="none" w:sz="0" w:space="0" w:color="auto"/>
            <w:bottom w:val="none" w:sz="0" w:space="0" w:color="auto"/>
            <w:right w:val="none" w:sz="0" w:space="0" w:color="auto"/>
          </w:divBdr>
        </w:div>
        <w:div w:id="450395487">
          <w:marLeft w:val="640"/>
          <w:marRight w:val="0"/>
          <w:marTop w:val="0"/>
          <w:marBottom w:val="0"/>
          <w:divBdr>
            <w:top w:val="none" w:sz="0" w:space="0" w:color="auto"/>
            <w:left w:val="none" w:sz="0" w:space="0" w:color="auto"/>
            <w:bottom w:val="none" w:sz="0" w:space="0" w:color="auto"/>
            <w:right w:val="none" w:sz="0" w:space="0" w:color="auto"/>
          </w:divBdr>
        </w:div>
        <w:div w:id="1120732229">
          <w:marLeft w:val="640"/>
          <w:marRight w:val="0"/>
          <w:marTop w:val="0"/>
          <w:marBottom w:val="0"/>
          <w:divBdr>
            <w:top w:val="none" w:sz="0" w:space="0" w:color="auto"/>
            <w:left w:val="none" w:sz="0" w:space="0" w:color="auto"/>
            <w:bottom w:val="none" w:sz="0" w:space="0" w:color="auto"/>
            <w:right w:val="none" w:sz="0" w:space="0" w:color="auto"/>
          </w:divBdr>
        </w:div>
        <w:div w:id="2023899266">
          <w:marLeft w:val="640"/>
          <w:marRight w:val="0"/>
          <w:marTop w:val="0"/>
          <w:marBottom w:val="0"/>
          <w:divBdr>
            <w:top w:val="none" w:sz="0" w:space="0" w:color="auto"/>
            <w:left w:val="none" w:sz="0" w:space="0" w:color="auto"/>
            <w:bottom w:val="none" w:sz="0" w:space="0" w:color="auto"/>
            <w:right w:val="none" w:sz="0" w:space="0" w:color="auto"/>
          </w:divBdr>
        </w:div>
        <w:div w:id="1069498981">
          <w:marLeft w:val="640"/>
          <w:marRight w:val="0"/>
          <w:marTop w:val="0"/>
          <w:marBottom w:val="0"/>
          <w:divBdr>
            <w:top w:val="none" w:sz="0" w:space="0" w:color="auto"/>
            <w:left w:val="none" w:sz="0" w:space="0" w:color="auto"/>
            <w:bottom w:val="none" w:sz="0" w:space="0" w:color="auto"/>
            <w:right w:val="none" w:sz="0" w:space="0" w:color="auto"/>
          </w:divBdr>
        </w:div>
        <w:div w:id="2007320935">
          <w:marLeft w:val="640"/>
          <w:marRight w:val="0"/>
          <w:marTop w:val="0"/>
          <w:marBottom w:val="0"/>
          <w:divBdr>
            <w:top w:val="none" w:sz="0" w:space="0" w:color="auto"/>
            <w:left w:val="none" w:sz="0" w:space="0" w:color="auto"/>
            <w:bottom w:val="none" w:sz="0" w:space="0" w:color="auto"/>
            <w:right w:val="none" w:sz="0" w:space="0" w:color="auto"/>
          </w:divBdr>
        </w:div>
        <w:div w:id="498009909">
          <w:marLeft w:val="640"/>
          <w:marRight w:val="0"/>
          <w:marTop w:val="0"/>
          <w:marBottom w:val="0"/>
          <w:divBdr>
            <w:top w:val="none" w:sz="0" w:space="0" w:color="auto"/>
            <w:left w:val="none" w:sz="0" w:space="0" w:color="auto"/>
            <w:bottom w:val="none" w:sz="0" w:space="0" w:color="auto"/>
            <w:right w:val="none" w:sz="0" w:space="0" w:color="auto"/>
          </w:divBdr>
        </w:div>
        <w:div w:id="2074231022">
          <w:marLeft w:val="640"/>
          <w:marRight w:val="0"/>
          <w:marTop w:val="0"/>
          <w:marBottom w:val="0"/>
          <w:divBdr>
            <w:top w:val="none" w:sz="0" w:space="0" w:color="auto"/>
            <w:left w:val="none" w:sz="0" w:space="0" w:color="auto"/>
            <w:bottom w:val="none" w:sz="0" w:space="0" w:color="auto"/>
            <w:right w:val="none" w:sz="0" w:space="0" w:color="auto"/>
          </w:divBdr>
        </w:div>
        <w:div w:id="396779460">
          <w:marLeft w:val="640"/>
          <w:marRight w:val="0"/>
          <w:marTop w:val="0"/>
          <w:marBottom w:val="0"/>
          <w:divBdr>
            <w:top w:val="none" w:sz="0" w:space="0" w:color="auto"/>
            <w:left w:val="none" w:sz="0" w:space="0" w:color="auto"/>
            <w:bottom w:val="none" w:sz="0" w:space="0" w:color="auto"/>
            <w:right w:val="none" w:sz="0" w:space="0" w:color="auto"/>
          </w:divBdr>
        </w:div>
        <w:div w:id="1617102557">
          <w:marLeft w:val="640"/>
          <w:marRight w:val="0"/>
          <w:marTop w:val="0"/>
          <w:marBottom w:val="0"/>
          <w:divBdr>
            <w:top w:val="none" w:sz="0" w:space="0" w:color="auto"/>
            <w:left w:val="none" w:sz="0" w:space="0" w:color="auto"/>
            <w:bottom w:val="none" w:sz="0" w:space="0" w:color="auto"/>
            <w:right w:val="none" w:sz="0" w:space="0" w:color="auto"/>
          </w:divBdr>
        </w:div>
        <w:div w:id="2095055398">
          <w:marLeft w:val="640"/>
          <w:marRight w:val="0"/>
          <w:marTop w:val="0"/>
          <w:marBottom w:val="0"/>
          <w:divBdr>
            <w:top w:val="none" w:sz="0" w:space="0" w:color="auto"/>
            <w:left w:val="none" w:sz="0" w:space="0" w:color="auto"/>
            <w:bottom w:val="none" w:sz="0" w:space="0" w:color="auto"/>
            <w:right w:val="none" w:sz="0" w:space="0" w:color="auto"/>
          </w:divBdr>
        </w:div>
        <w:div w:id="1425303117">
          <w:marLeft w:val="640"/>
          <w:marRight w:val="0"/>
          <w:marTop w:val="0"/>
          <w:marBottom w:val="0"/>
          <w:divBdr>
            <w:top w:val="none" w:sz="0" w:space="0" w:color="auto"/>
            <w:left w:val="none" w:sz="0" w:space="0" w:color="auto"/>
            <w:bottom w:val="none" w:sz="0" w:space="0" w:color="auto"/>
            <w:right w:val="none" w:sz="0" w:space="0" w:color="auto"/>
          </w:divBdr>
        </w:div>
        <w:div w:id="1691493014">
          <w:marLeft w:val="640"/>
          <w:marRight w:val="0"/>
          <w:marTop w:val="0"/>
          <w:marBottom w:val="0"/>
          <w:divBdr>
            <w:top w:val="none" w:sz="0" w:space="0" w:color="auto"/>
            <w:left w:val="none" w:sz="0" w:space="0" w:color="auto"/>
            <w:bottom w:val="none" w:sz="0" w:space="0" w:color="auto"/>
            <w:right w:val="none" w:sz="0" w:space="0" w:color="auto"/>
          </w:divBdr>
        </w:div>
        <w:div w:id="379676090">
          <w:marLeft w:val="640"/>
          <w:marRight w:val="0"/>
          <w:marTop w:val="0"/>
          <w:marBottom w:val="0"/>
          <w:divBdr>
            <w:top w:val="none" w:sz="0" w:space="0" w:color="auto"/>
            <w:left w:val="none" w:sz="0" w:space="0" w:color="auto"/>
            <w:bottom w:val="none" w:sz="0" w:space="0" w:color="auto"/>
            <w:right w:val="none" w:sz="0" w:space="0" w:color="auto"/>
          </w:divBdr>
        </w:div>
        <w:div w:id="1270233204">
          <w:marLeft w:val="640"/>
          <w:marRight w:val="0"/>
          <w:marTop w:val="0"/>
          <w:marBottom w:val="0"/>
          <w:divBdr>
            <w:top w:val="none" w:sz="0" w:space="0" w:color="auto"/>
            <w:left w:val="none" w:sz="0" w:space="0" w:color="auto"/>
            <w:bottom w:val="none" w:sz="0" w:space="0" w:color="auto"/>
            <w:right w:val="none" w:sz="0" w:space="0" w:color="auto"/>
          </w:divBdr>
        </w:div>
        <w:div w:id="2024897677">
          <w:marLeft w:val="640"/>
          <w:marRight w:val="0"/>
          <w:marTop w:val="0"/>
          <w:marBottom w:val="0"/>
          <w:divBdr>
            <w:top w:val="none" w:sz="0" w:space="0" w:color="auto"/>
            <w:left w:val="none" w:sz="0" w:space="0" w:color="auto"/>
            <w:bottom w:val="none" w:sz="0" w:space="0" w:color="auto"/>
            <w:right w:val="none" w:sz="0" w:space="0" w:color="auto"/>
          </w:divBdr>
        </w:div>
        <w:div w:id="2080788814">
          <w:marLeft w:val="640"/>
          <w:marRight w:val="0"/>
          <w:marTop w:val="0"/>
          <w:marBottom w:val="0"/>
          <w:divBdr>
            <w:top w:val="none" w:sz="0" w:space="0" w:color="auto"/>
            <w:left w:val="none" w:sz="0" w:space="0" w:color="auto"/>
            <w:bottom w:val="none" w:sz="0" w:space="0" w:color="auto"/>
            <w:right w:val="none" w:sz="0" w:space="0" w:color="auto"/>
          </w:divBdr>
        </w:div>
        <w:div w:id="984509208">
          <w:marLeft w:val="640"/>
          <w:marRight w:val="0"/>
          <w:marTop w:val="0"/>
          <w:marBottom w:val="0"/>
          <w:divBdr>
            <w:top w:val="none" w:sz="0" w:space="0" w:color="auto"/>
            <w:left w:val="none" w:sz="0" w:space="0" w:color="auto"/>
            <w:bottom w:val="none" w:sz="0" w:space="0" w:color="auto"/>
            <w:right w:val="none" w:sz="0" w:space="0" w:color="auto"/>
          </w:divBdr>
        </w:div>
        <w:div w:id="1540555248">
          <w:marLeft w:val="640"/>
          <w:marRight w:val="0"/>
          <w:marTop w:val="0"/>
          <w:marBottom w:val="0"/>
          <w:divBdr>
            <w:top w:val="none" w:sz="0" w:space="0" w:color="auto"/>
            <w:left w:val="none" w:sz="0" w:space="0" w:color="auto"/>
            <w:bottom w:val="none" w:sz="0" w:space="0" w:color="auto"/>
            <w:right w:val="none" w:sz="0" w:space="0" w:color="auto"/>
          </w:divBdr>
        </w:div>
        <w:div w:id="1595238010">
          <w:marLeft w:val="640"/>
          <w:marRight w:val="0"/>
          <w:marTop w:val="0"/>
          <w:marBottom w:val="0"/>
          <w:divBdr>
            <w:top w:val="none" w:sz="0" w:space="0" w:color="auto"/>
            <w:left w:val="none" w:sz="0" w:space="0" w:color="auto"/>
            <w:bottom w:val="none" w:sz="0" w:space="0" w:color="auto"/>
            <w:right w:val="none" w:sz="0" w:space="0" w:color="auto"/>
          </w:divBdr>
        </w:div>
        <w:div w:id="807237258">
          <w:marLeft w:val="640"/>
          <w:marRight w:val="0"/>
          <w:marTop w:val="0"/>
          <w:marBottom w:val="0"/>
          <w:divBdr>
            <w:top w:val="none" w:sz="0" w:space="0" w:color="auto"/>
            <w:left w:val="none" w:sz="0" w:space="0" w:color="auto"/>
            <w:bottom w:val="none" w:sz="0" w:space="0" w:color="auto"/>
            <w:right w:val="none" w:sz="0" w:space="0" w:color="auto"/>
          </w:divBdr>
        </w:div>
        <w:div w:id="650059069">
          <w:marLeft w:val="640"/>
          <w:marRight w:val="0"/>
          <w:marTop w:val="0"/>
          <w:marBottom w:val="0"/>
          <w:divBdr>
            <w:top w:val="none" w:sz="0" w:space="0" w:color="auto"/>
            <w:left w:val="none" w:sz="0" w:space="0" w:color="auto"/>
            <w:bottom w:val="none" w:sz="0" w:space="0" w:color="auto"/>
            <w:right w:val="none" w:sz="0" w:space="0" w:color="auto"/>
          </w:divBdr>
        </w:div>
        <w:div w:id="1463376973">
          <w:marLeft w:val="640"/>
          <w:marRight w:val="0"/>
          <w:marTop w:val="0"/>
          <w:marBottom w:val="0"/>
          <w:divBdr>
            <w:top w:val="none" w:sz="0" w:space="0" w:color="auto"/>
            <w:left w:val="none" w:sz="0" w:space="0" w:color="auto"/>
            <w:bottom w:val="none" w:sz="0" w:space="0" w:color="auto"/>
            <w:right w:val="none" w:sz="0" w:space="0" w:color="auto"/>
          </w:divBdr>
        </w:div>
        <w:div w:id="1339425097">
          <w:marLeft w:val="640"/>
          <w:marRight w:val="0"/>
          <w:marTop w:val="0"/>
          <w:marBottom w:val="0"/>
          <w:divBdr>
            <w:top w:val="none" w:sz="0" w:space="0" w:color="auto"/>
            <w:left w:val="none" w:sz="0" w:space="0" w:color="auto"/>
            <w:bottom w:val="none" w:sz="0" w:space="0" w:color="auto"/>
            <w:right w:val="none" w:sz="0" w:space="0" w:color="auto"/>
          </w:divBdr>
        </w:div>
        <w:div w:id="2002810342">
          <w:marLeft w:val="640"/>
          <w:marRight w:val="0"/>
          <w:marTop w:val="0"/>
          <w:marBottom w:val="0"/>
          <w:divBdr>
            <w:top w:val="none" w:sz="0" w:space="0" w:color="auto"/>
            <w:left w:val="none" w:sz="0" w:space="0" w:color="auto"/>
            <w:bottom w:val="none" w:sz="0" w:space="0" w:color="auto"/>
            <w:right w:val="none" w:sz="0" w:space="0" w:color="auto"/>
          </w:divBdr>
        </w:div>
        <w:div w:id="2060322577">
          <w:marLeft w:val="640"/>
          <w:marRight w:val="0"/>
          <w:marTop w:val="0"/>
          <w:marBottom w:val="0"/>
          <w:divBdr>
            <w:top w:val="none" w:sz="0" w:space="0" w:color="auto"/>
            <w:left w:val="none" w:sz="0" w:space="0" w:color="auto"/>
            <w:bottom w:val="none" w:sz="0" w:space="0" w:color="auto"/>
            <w:right w:val="none" w:sz="0" w:space="0" w:color="auto"/>
          </w:divBdr>
        </w:div>
        <w:div w:id="185605108">
          <w:marLeft w:val="640"/>
          <w:marRight w:val="0"/>
          <w:marTop w:val="0"/>
          <w:marBottom w:val="0"/>
          <w:divBdr>
            <w:top w:val="none" w:sz="0" w:space="0" w:color="auto"/>
            <w:left w:val="none" w:sz="0" w:space="0" w:color="auto"/>
            <w:bottom w:val="none" w:sz="0" w:space="0" w:color="auto"/>
            <w:right w:val="none" w:sz="0" w:space="0" w:color="auto"/>
          </w:divBdr>
        </w:div>
        <w:div w:id="1822847029">
          <w:marLeft w:val="640"/>
          <w:marRight w:val="0"/>
          <w:marTop w:val="0"/>
          <w:marBottom w:val="0"/>
          <w:divBdr>
            <w:top w:val="none" w:sz="0" w:space="0" w:color="auto"/>
            <w:left w:val="none" w:sz="0" w:space="0" w:color="auto"/>
            <w:bottom w:val="none" w:sz="0" w:space="0" w:color="auto"/>
            <w:right w:val="none" w:sz="0" w:space="0" w:color="auto"/>
          </w:divBdr>
        </w:div>
        <w:div w:id="926883364">
          <w:marLeft w:val="640"/>
          <w:marRight w:val="0"/>
          <w:marTop w:val="0"/>
          <w:marBottom w:val="0"/>
          <w:divBdr>
            <w:top w:val="none" w:sz="0" w:space="0" w:color="auto"/>
            <w:left w:val="none" w:sz="0" w:space="0" w:color="auto"/>
            <w:bottom w:val="none" w:sz="0" w:space="0" w:color="auto"/>
            <w:right w:val="none" w:sz="0" w:space="0" w:color="auto"/>
          </w:divBdr>
        </w:div>
        <w:div w:id="1530486455">
          <w:marLeft w:val="640"/>
          <w:marRight w:val="0"/>
          <w:marTop w:val="0"/>
          <w:marBottom w:val="0"/>
          <w:divBdr>
            <w:top w:val="none" w:sz="0" w:space="0" w:color="auto"/>
            <w:left w:val="none" w:sz="0" w:space="0" w:color="auto"/>
            <w:bottom w:val="none" w:sz="0" w:space="0" w:color="auto"/>
            <w:right w:val="none" w:sz="0" w:space="0" w:color="auto"/>
          </w:divBdr>
        </w:div>
        <w:div w:id="721712920">
          <w:marLeft w:val="640"/>
          <w:marRight w:val="0"/>
          <w:marTop w:val="0"/>
          <w:marBottom w:val="0"/>
          <w:divBdr>
            <w:top w:val="none" w:sz="0" w:space="0" w:color="auto"/>
            <w:left w:val="none" w:sz="0" w:space="0" w:color="auto"/>
            <w:bottom w:val="none" w:sz="0" w:space="0" w:color="auto"/>
            <w:right w:val="none" w:sz="0" w:space="0" w:color="auto"/>
          </w:divBdr>
        </w:div>
        <w:div w:id="2104689809">
          <w:marLeft w:val="640"/>
          <w:marRight w:val="0"/>
          <w:marTop w:val="0"/>
          <w:marBottom w:val="0"/>
          <w:divBdr>
            <w:top w:val="none" w:sz="0" w:space="0" w:color="auto"/>
            <w:left w:val="none" w:sz="0" w:space="0" w:color="auto"/>
            <w:bottom w:val="none" w:sz="0" w:space="0" w:color="auto"/>
            <w:right w:val="none" w:sz="0" w:space="0" w:color="auto"/>
          </w:divBdr>
        </w:div>
        <w:div w:id="1750150544">
          <w:marLeft w:val="640"/>
          <w:marRight w:val="0"/>
          <w:marTop w:val="0"/>
          <w:marBottom w:val="0"/>
          <w:divBdr>
            <w:top w:val="none" w:sz="0" w:space="0" w:color="auto"/>
            <w:left w:val="none" w:sz="0" w:space="0" w:color="auto"/>
            <w:bottom w:val="none" w:sz="0" w:space="0" w:color="auto"/>
            <w:right w:val="none" w:sz="0" w:space="0" w:color="auto"/>
          </w:divBdr>
        </w:div>
        <w:div w:id="929385737">
          <w:marLeft w:val="640"/>
          <w:marRight w:val="0"/>
          <w:marTop w:val="0"/>
          <w:marBottom w:val="0"/>
          <w:divBdr>
            <w:top w:val="none" w:sz="0" w:space="0" w:color="auto"/>
            <w:left w:val="none" w:sz="0" w:space="0" w:color="auto"/>
            <w:bottom w:val="none" w:sz="0" w:space="0" w:color="auto"/>
            <w:right w:val="none" w:sz="0" w:space="0" w:color="auto"/>
          </w:divBdr>
        </w:div>
        <w:div w:id="82917330">
          <w:marLeft w:val="640"/>
          <w:marRight w:val="0"/>
          <w:marTop w:val="0"/>
          <w:marBottom w:val="0"/>
          <w:divBdr>
            <w:top w:val="none" w:sz="0" w:space="0" w:color="auto"/>
            <w:left w:val="none" w:sz="0" w:space="0" w:color="auto"/>
            <w:bottom w:val="none" w:sz="0" w:space="0" w:color="auto"/>
            <w:right w:val="none" w:sz="0" w:space="0" w:color="auto"/>
          </w:divBdr>
        </w:div>
        <w:div w:id="1935286549">
          <w:marLeft w:val="640"/>
          <w:marRight w:val="0"/>
          <w:marTop w:val="0"/>
          <w:marBottom w:val="0"/>
          <w:divBdr>
            <w:top w:val="none" w:sz="0" w:space="0" w:color="auto"/>
            <w:left w:val="none" w:sz="0" w:space="0" w:color="auto"/>
            <w:bottom w:val="none" w:sz="0" w:space="0" w:color="auto"/>
            <w:right w:val="none" w:sz="0" w:space="0" w:color="auto"/>
          </w:divBdr>
        </w:div>
        <w:div w:id="194773767">
          <w:marLeft w:val="640"/>
          <w:marRight w:val="0"/>
          <w:marTop w:val="0"/>
          <w:marBottom w:val="0"/>
          <w:divBdr>
            <w:top w:val="none" w:sz="0" w:space="0" w:color="auto"/>
            <w:left w:val="none" w:sz="0" w:space="0" w:color="auto"/>
            <w:bottom w:val="none" w:sz="0" w:space="0" w:color="auto"/>
            <w:right w:val="none" w:sz="0" w:space="0" w:color="auto"/>
          </w:divBdr>
        </w:div>
        <w:div w:id="706565513">
          <w:marLeft w:val="640"/>
          <w:marRight w:val="0"/>
          <w:marTop w:val="0"/>
          <w:marBottom w:val="0"/>
          <w:divBdr>
            <w:top w:val="none" w:sz="0" w:space="0" w:color="auto"/>
            <w:left w:val="none" w:sz="0" w:space="0" w:color="auto"/>
            <w:bottom w:val="none" w:sz="0" w:space="0" w:color="auto"/>
            <w:right w:val="none" w:sz="0" w:space="0" w:color="auto"/>
          </w:divBdr>
        </w:div>
        <w:div w:id="827750254">
          <w:marLeft w:val="640"/>
          <w:marRight w:val="0"/>
          <w:marTop w:val="0"/>
          <w:marBottom w:val="0"/>
          <w:divBdr>
            <w:top w:val="none" w:sz="0" w:space="0" w:color="auto"/>
            <w:left w:val="none" w:sz="0" w:space="0" w:color="auto"/>
            <w:bottom w:val="none" w:sz="0" w:space="0" w:color="auto"/>
            <w:right w:val="none" w:sz="0" w:space="0" w:color="auto"/>
          </w:divBdr>
        </w:div>
        <w:div w:id="1840121356">
          <w:marLeft w:val="640"/>
          <w:marRight w:val="0"/>
          <w:marTop w:val="0"/>
          <w:marBottom w:val="0"/>
          <w:divBdr>
            <w:top w:val="none" w:sz="0" w:space="0" w:color="auto"/>
            <w:left w:val="none" w:sz="0" w:space="0" w:color="auto"/>
            <w:bottom w:val="none" w:sz="0" w:space="0" w:color="auto"/>
            <w:right w:val="none" w:sz="0" w:space="0" w:color="auto"/>
          </w:divBdr>
        </w:div>
        <w:div w:id="1655328852">
          <w:marLeft w:val="640"/>
          <w:marRight w:val="0"/>
          <w:marTop w:val="0"/>
          <w:marBottom w:val="0"/>
          <w:divBdr>
            <w:top w:val="none" w:sz="0" w:space="0" w:color="auto"/>
            <w:left w:val="none" w:sz="0" w:space="0" w:color="auto"/>
            <w:bottom w:val="none" w:sz="0" w:space="0" w:color="auto"/>
            <w:right w:val="none" w:sz="0" w:space="0" w:color="auto"/>
          </w:divBdr>
        </w:div>
        <w:div w:id="1693604763">
          <w:marLeft w:val="640"/>
          <w:marRight w:val="0"/>
          <w:marTop w:val="0"/>
          <w:marBottom w:val="0"/>
          <w:divBdr>
            <w:top w:val="none" w:sz="0" w:space="0" w:color="auto"/>
            <w:left w:val="none" w:sz="0" w:space="0" w:color="auto"/>
            <w:bottom w:val="none" w:sz="0" w:space="0" w:color="auto"/>
            <w:right w:val="none" w:sz="0" w:space="0" w:color="auto"/>
          </w:divBdr>
        </w:div>
        <w:div w:id="1413043201">
          <w:marLeft w:val="640"/>
          <w:marRight w:val="0"/>
          <w:marTop w:val="0"/>
          <w:marBottom w:val="0"/>
          <w:divBdr>
            <w:top w:val="none" w:sz="0" w:space="0" w:color="auto"/>
            <w:left w:val="none" w:sz="0" w:space="0" w:color="auto"/>
            <w:bottom w:val="none" w:sz="0" w:space="0" w:color="auto"/>
            <w:right w:val="none" w:sz="0" w:space="0" w:color="auto"/>
          </w:divBdr>
        </w:div>
        <w:div w:id="1787580126">
          <w:marLeft w:val="640"/>
          <w:marRight w:val="0"/>
          <w:marTop w:val="0"/>
          <w:marBottom w:val="0"/>
          <w:divBdr>
            <w:top w:val="none" w:sz="0" w:space="0" w:color="auto"/>
            <w:left w:val="none" w:sz="0" w:space="0" w:color="auto"/>
            <w:bottom w:val="none" w:sz="0" w:space="0" w:color="auto"/>
            <w:right w:val="none" w:sz="0" w:space="0" w:color="auto"/>
          </w:divBdr>
        </w:div>
        <w:div w:id="1378968472">
          <w:marLeft w:val="640"/>
          <w:marRight w:val="0"/>
          <w:marTop w:val="0"/>
          <w:marBottom w:val="0"/>
          <w:divBdr>
            <w:top w:val="none" w:sz="0" w:space="0" w:color="auto"/>
            <w:left w:val="none" w:sz="0" w:space="0" w:color="auto"/>
            <w:bottom w:val="none" w:sz="0" w:space="0" w:color="auto"/>
            <w:right w:val="none" w:sz="0" w:space="0" w:color="auto"/>
          </w:divBdr>
        </w:div>
        <w:div w:id="536897322">
          <w:marLeft w:val="640"/>
          <w:marRight w:val="0"/>
          <w:marTop w:val="0"/>
          <w:marBottom w:val="0"/>
          <w:divBdr>
            <w:top w:val="none" w:sz="0" w:space="0" w:color="auto"/>
            <w:left w:val="none" w:sz="0" w:space="0" w:color="auto"/>
            <w:bottom w:val="none" w:sz="0" w:space="0" w:color="auto"/>
            <w:right w:val="none" w:sz="0" w:space="0" w:color="auto"/>
          </w:divBdr>
        </w:div>
      </w:divsChild>
    </w:div>
    <w:div w:id="2002999591">
      <w:bodyDiv w:val="1"/>
      <w:marLeft w:val="0"/>
      <w:marRight w:val="0"/>
      <w:marTop w:val="0"/>
      <w:marBottom w:val="0"/>
      <w:divBdr>
        <w:top w:val="none" w:sz="0" w:space="0" w:color="auto"/>
        <w:left w:val="none" w:sz="0" w:space="0" w:color="auto"/>
        <w:bottom w:val="none" w:sz="0" w:space="0" w:color="auto"/>
        <w:right w:val="none" w:sz="0" w:space="0" w:color="auto"/>
      </w:divBdr>
      <w:divsChild>
        <w:div w:id="751699881">
          <w:marLeft w:val="0"/>
          <w:marRight w:val="0"/>
          <w:marTop w:val="0"/>
          <w:marBottom w:val="0"/>
          <w:divBdr>
            <w:top w:val="none" w:sz="0" w:space="0" w:color="auto"/>
            <w:left w:val="none" w:sz="0" w:space="0" w:color="auto"/>
            <w:bottom w:val="none" w:sz="0" w:space="0" w:color="auto"/>
            <w:right w:val="none" w:sz="0" w:space="0" w:color="auto"/>
          </w:divBdr>
          <w:divsChild>
            <w:div w:id="245577236">
              <w:marLeft w:val="0"/>
              <w:marRight w:val="0"/>
              <w:marTop w:val="0"/>
              <w:marBottom w:val="0"/>
              <w:divBdr>
                <w:top w:val="none" w:sz="0" w:space="0" w:color="auto"/>
                <w:left w:val="none" w:sz="0" w:space="0" w:color="auto"/>
                <w:bottom w:val="none" w:sz="0" w:space="0" w:color="auto"/>
                <w:right w:val="none" w:sz="0" w:space="0" w:color="auto"/>
              </w:divBdr>
              <w:divsChild>
                <w:div w:id="3222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92189">
      <w:bodyDiv w:val="1"/>
      <w:marLeft w:val="0"/>
      <w:marRight w:val="0"/>
      <w:marTop w:val="0"/>
      <w:marBottom w:val="0"/>
      <w:divBdr>
        <w:top w:val="none" w:sz="0" w:space="0" w:color="auto"/>
        <w:left w:val="none" w:sz="0" w:space="0" w:color="auto"/>
        <w:bottom w:val="none" w:sz="0" w:space="0" w:color="auto"/>
        <w:right w:val="none" w:sz="0" w:space="0" w:color="auto"/>
      </w:divBdr>
      <w:divsChild>
        <w:div w:id="789471993">
          <w:marLeft w:val="640"/>
          <w:marRight w:val="0"/>
          <w:marTop w:val="0"/>
          <w:marBottom w:val="0"/>
          <w:divBdr>
            <w:top w:val="none" w:sz="0" w:space="0" w:color="auto"/>
            <w:left w:val="none" w:sz="0" w:space="0" w:color="auto"/>
            <w:bottom w:val="none" w:sz="0" w:space="0" w:color="auto"/>
            <w:right w:val="none" w:sz="0" w:space="0" w:color="auto"/>
          </w:divBdr>
        </w:div>
        <w:div w:id="370421838">
          <w:marLeft w:val="640"/>
          <w:marRight w:val="0"/>
          <w:marTop w:val="0"/>
          <w:marBottom w:val="0"/>
          <w:divBdr>
            <w:top w:val="none" w:sz="0" w:space="0" w:color="auto"/>
            <w:left w:val="none" w:sz="0" w:space="0" w:color="auto"/>
            <w:bottom w:val="none" w:sz="0" w:space="0" w:color="auto"/>
            <w:right w:val="none" w:sz="0" w:space="0" w:color="auto"/>
          </w:divBdr>
        </w:div>
        <w:div w:id="525409469">
          <w:marLeft w:val="640"/>
          <w:marRight w:val="0"/>
          <w:marTop w:val="0"/>
          <w:marBottom w:val="0"/>
          <w:divBdr>
            <w:top w:val="none" w:sz="0" w:space="0" w:color="auto"/>
            <w:left w:val="none" w:sz="0" w:space="0" w:color="auto"/>
            <w:bottom w:val="none" w:sz="0" w:space="0" w:color="auto"/>
            <w:right w:val="none" w:sz="0" w:space="0" w:color="auto"/>
          </w:divBdr>
        </w:div>
        <w:div w:id="869799707">
          <w:marLeft w:val="640"/>
          <w:marRight w:val="0"/>
          <w:marTop w:val="0"/>
          <w:marBottom w:val="0"/>
          <w:divBdr>
            <w:top w:val="none" w:sz="0" w:space="0" w:color="auto"/>
            <w:left w:val="none" w:sz="0" w:space="0" w:color="auto"/>
            <w:bottom w:val="none" w:sz="0" w:space="0" w:color="auto"/>
            <w:right w:val="none" w:sz="0" w:space="0" w:color="auto"/>
          </w:divBdr>
        </w:div>
        <w:div w:id="1502312113">
          <w:marLeft w:val="640"/>
          <w:marRight w:val="0"/>
          <w:marTop w:val="0"/>
          <w:marBottom w:val="0"/>
          <w:divBdr>
            <w:top w:val="none" w:sz="0" w:space="0" w:color="auto"/>
            <w:left w:val="none" w:sz="0" w:space="0" w:color="auto"/>
            <w:bottom w:val="none" w:sz="0" w:space="0" w:color="auto"/>
            <w:right w:val="none" w:sz="0" w:space="0" w:color="auto"/>
          </w:divBdr>
        </w:div>
        <w:div w:id="997418195">
          <w:marLeft w:val="640"/>
          <w:marRight w:val="0"/>
          <w:marTop w:val="0"/>
          <w:marBottom w:val="0"/>
          <w:divBdr>
            <w:top w:val="none" w:sz="0" w:space="0" w:color="auto"/>
            <w:left w:val="none" w:sz="0" w:space="0" w:color="auto"/>
            <w:bottom w:val="none" w:sz="0" w:space="0" w:color="auto"/>
            <w:right w:val="none" w:sz="0" w:space="0" w:color="auto"/>
          </w:divBdr>
        </w:div>
        <w:div w:id="2013951975">
          <w:marLeft w:val="640"/>
          <w:marRight w:val="0"/>
          <w:marTop w:val="0"/>
          <w:marBottom w:val="0"/>
          <w:divBdr>
            <w:top w:val="none" w:sz="0" w:space="0" w:color="auto"/>
            <w:left w:val="none" w:sz="0" w:space="0" w:color="auto"/>
            <w:bottom w:val="none" w:sz="0" w:space="0" w:color="auto"/>
            <w:right w:val="none" w:sz="0" w:space="0" w:color="auto"/>
          </w:divBdr>
        </w:div>
        <w:div w:id="166481789">
          <w:marLeft w:val="640"/>
          <w:marRight w:val="0"/>
          <w:marTop w:val="0"/>
          <w:marBottom w:val="0"/>
          <w:divBdr>
            <w:top w:val="none" w:sz="0" w:space="0" w:color="auto"/>
            <w:left w:val="none" w:sz="0" w:space="0" w:color="auto"/>
            <w:bottom w:val="none" w:sz="0" w:space="0" w:color="auto"/>
            <w:right w:val="none" w:sz="0" w:space="0" w:color="auto"/>
          </w:divBdr>
        </w:div>
        <w:div w:id="1554151084">
          <w:marLeft w:val="640"/>
          <w:marRight w:val="0"/>
          <w:marTop w:val="0"/>
          <w:marBottom w:val="0"/>
          <w:divBdr>
            <w:top w:val="none" w:sz="0" w:space="0" w:color="auto"/>
            <w:left w:val="none" w:sz="0" w:space="0" w:color="auto"/>
            <w:bottom w:val="none" w:sz="0" w:space="0" w:color="auto"/>
            <w:right w:val="none" w:sz="0" w:space="0" w:color="auto"/>
          </w:divBdr>
        </w:div>
        <w:div w:id="66924197">
          <w:marLeft w:val="640"/>
          <w:marRight w:val="0"/>
          <w:marTop w:val="0"/>
          <w:marBottom w:val="0"/>
          <w:divBdr>
            <w:top w:val="none" w:sz="0" w:space="0" w:color="auto"/>
            <w:left w:val="none" w:sz="0" w:space="0" w:color="auto"/>
            <w:bottom w:val="none" w:sz="0" w:space="0" w:color="auto"/>
            <w:right w:val="none" w:sz="0" w:space="0" w:color="auto"/>
          </w:divBdr>
        </w:div>
        <w:div w:id="671877652">
          <w:marLeft w:val="640"/>
          <w:marRight w:val="0"/>
          <w:marTop w:val="0"/>
          <w:marBottom w:val="0"/>
          <w:divBdr>
            <w:top w:val="none" w:sz="0" w:space="0" w:color="auto"/>
            <w:left w:val="none" w:sz="0" w:space="0" w:color="auto"/>
            <w:bottom w:val="none" w:sz="0" w:space="0" w:color="auto"/>
            <w:right w:val="none" w:sz="0" w:space="0" w:color="auto"/>
          </w:divBdr>
        </w:div>
        <w:div w:id="908610419">
          <w:marLeft w:val="640"/>
          <w:marRight w:val="0"/>
          <w:marTop w:val="0"/>
          <w:marBottom w:val="0"/>
          <w:divBdr>
            <w:top w:val="none" w:sz="0" w:space="0" w:color="auto"/>
            <w:left w:val="none" w:sz="0" w:space="0" w:color="auto"/>
            <w:bottom w:val="none" w:sz="0" w:space="0" w:color="auto"/>
            <w:right w:val="none" w:sz="0" w:space="0" w:color="auto"/>
          </w:divBdr>
        </w:div>
        <w:div w:id="1119689560">
          <w:marLeft w:val="640"/>
          <w:marRight w:val="0"/>
          <w:marTop w:val="0"/>
          <w:marBottom w:val="0"/>
          <w:divBdr>
            <w:top w:val="none" w:sz="0" w:space="0" w:color="auto"/>
            <w:left w:val="none" w:sz="0" w:space="0" w:color="auto"/>
            <w:bottom w:val="none" w:sz="0" w:space="0" w:color="auto"/>
            <w:right w:val="none" w:sz="0" w:space="0" w:color="auto"/>
          </w:divBdr>
        </w:div>
        <w:div w:id="673991944">
          <w:marLeft w:val="640"/>
          <w:marRight w:val="0"/>
          <w:marTop w:val="0"/>
          <w:marBottom w:val="0"/>
          <w:divBdr>
            <w:top w:val="none" w:sz="0" w:space="0" w:color="auto"/>
            <w:left w:val="none" w:sz="0" w:space="0" w:color="auto"/>
            <w:bottom w:val="none" w:sz="0" w:space="0" w:color="auto"/>
            <w:right w:val="none" w:sz="0" w:space="0" w:color="auto"/>
          </w:divBdr>
        </w:div>
        <w:div w:id="1810706898">
          <w:marLeft w:val="640"/>
          <w:marRight w:val="0"/>
          <w:marTop w:val="0"/>
          <w:marBottom w:val="0"/>
          <w:divBdr>
            <w:top w:val="none" w:sz="0" w:space="0" w:color="auto"/>
            <w:left w:val="none" w:sz="0" w:space="0" w:color="auto"/>
            <w:bottom w:val="none" w:sz="0" w:space="0" w:color="auto"/>
            <w:right w:val="none" w:sz="0" w:space="0" w:color="auto"/>
          </w:divBdr>
        </w:div>
        <w:div w:id="1932397921">
          <w:marLeft w:val="640"/>
          <w:marRight w:val="0"/>
          <w:marTop w:val="0"/>
          <w:marBottom w:val="0"/>
          <w:divBdr>
            <w:top w:val="none" w:sz="0" w:space="0" w:color="auto"/>
            <w:left w:val="none" w:sz="0" w:space="0" w:color="auto"/>
            <w:bottom w:val="none" w:sz="0" w:space="0" w:color="auto"/>
            <w:right w:val="none" w:sz="0" w:space="0" w:color="auto"/>
          </w:divBdr>
        </w:div>
        <w:div w:id="28917792">
          <w:marLeft w:val="640"/>
          <w:marRight w:val="0"/>
          <w:marTop w:val="0"/>
          <w:marBottom w:val="0"/>
          <w:divBdr>
            <w:top w:val="none" w:sz="0" w:space="0" w:color="auto"/>
            <w:left w:val="none" w:sz="0" w:space="0" w:color="auto"/>
            <w:bottom w:val="none" w:sz="0" w:space="0" w:color="auto"/>
            <w:right w:val="none" w:sz="0" w:space="0" w:color="auto"/>
          </w:divBdr>
        </w:div>
        <w:div w:id="1311011513">
          <w:marLeft w:val="640"/>
          <w:marRight w:val="0"/>
          <w:marTop w:val="0"/>
          <w:marBottom w:val="0"/>
          <w:divBdr>
            <w:top w:val="none" w:sz="0" w:space="0" w:color="auto"/>
            <w:left w:val="none" w:sz="0" w:space="0" w:color="auto"/>
            <w:bottom w:val="none" w:sz="0" w:space="0" w:color="auto"/>
            <w:right w:val="none" w:sz="0" w:space="0" w:color="auto"/>
          </w:divBdr>
        </w:div>
        <w:div w:id="2073960031">
          <w:marLeft w:val="640"/>
          <w:marRight w:val="0"/>
          <w:marTop w:val="0"/>
          <w:marBottom w:val="0"/>
          <w:divBdr>
            <w:top w:val="none" w:sz="0" w:space="0" w:color="auto"/>
            <w:left w:val="none" w:sz="0" w:space="0" w:color="auto"/>
            <w:bottom w:val="none" w:sz="0" w:space="0" w:color="auto"/>
            <w:right w:val="none" w:sz="0" w:space="0" w:color="auto"/>
          </w:divBdr>
        </w:div>
        <w:div w:id="1890460071">
          <w:marLeft w:val="640"/>
          <w:marRight w:val="0"/>
          <w:marTop w:val="0"/>
          <w:marBottom w:val="0"/>
          <w:divBdr>
            <w:top w:val="none" w:sz="0" w:space="0" w:color="auto"/>
            <w:left w:val="none" w:sz="0" w:space="0" w:color="auto"/>
            <w:bottom w:val="none" w:sz="0" w:space="0" w:color="auto"/>
            <w:right w:val="none" w:sz="0" w:space="0" w:color="auto"/>
          </w:divBdr>
        </w:div>
        <w:div w:id="1450054935">
          <w:marLeft w:val="640"/>
          <w:marRight w:val="0"/>
          <w:marTop w:val="0"/>
          <w:marBottom w:val="0"/>
          <w:divBdr>
            <w:top w:val="none" w:sz="0" w:space="0" w:color="auto"/>
            <w:left w:val="none" w:sz="0" w:space="0" w:color="auto"/>
            <w:bottom w:val="none" w:sz="0" w:space="0" w:color="auto"/>
            <w:right w:val="none" w:sz="0" w:space="0" w:color="auto"/>
          </w:divBdr>
        </w:div>
        <w:div w:id="123042938">
          <w:marLeft w:val="640"/>
          <w:marRight w:val="0"/>
          <w:marTop w:val="0"/>
          <w:marBottom w:val="0"/>
          <w:divBdr>
            <w:top w:val="none" w:sz="0" w:space="0" w:color="auto"/>
            <w:left w:val="none" w:sz="0" w:space="0" w:color="auto"/>
            <w:bottom w:val="none" w:sz="0" w:space="0" w:color="auto"/>
            <w:right w:val="none" w:sz="0" w:space="0" w:color="auto"/>
          </w:divBdr>
        </w:div>
        <w:div w:id="1194343591">
          <w:marLeft w:val="640"/>
          <w:marRight w:val="0"/>
          <w:marTop w:val="0"/>
          <w:marBottom w:val="0"/>
          <w:divBdr>
            <w:top w:val="none" w:sz="0" w:space="0" w:color="auto"/>
            <w:left w:val="none" w:sz="0" w:space="0" w:color="auto"/>
            <w:bottom w:val="none" w:sz="0" w:space="0" w:color="auto"/>
            <w:right w:val="none" w:sz="0" w:space="0" w:color="auto"/>
          </w:divBdr>
        </w:div>
        <w:div w:id="1380738813">
          <w:marLeft w:val="640"/>
          <w:marRight w:val="0"/>
          <w:marTop w:val="0"/>
          <w:marBottom w:val="0"/>
          <w:divBdr>
            <w:top w:val="none" w:sz="0" w:space="0" w:color="auto"/>
            <w:left w:val="none" w:sz="0" w:space="0" w:color="auto"/>
            <w:bottom w:val="none" w:sz="0" w:space="0" w:color="auto"/>
            <w:right w:val="none" w:sz="0" w:space="0" w:color="auto"/>
          </w:divBdr>
        </w:div>
        <w:div w:id="608855608">
          <w:marLeft w:val="640"/>
          <w:marRight w:val="0"/>
          <w:marTop w:val="0"/>
          <w:marBottom w:val="0"/>
          <w:divBdr>
            <w:top w:val="none" w:sz="0" w:space="0" w:color="auto"/>
            <w:left w:val="none" w:sz="0" w:space="0" w:color="auto"/>
            <w:bottom w:val="none" w:sz="0" w:space="0" w:color="auto"/>
            <w:right w:val="none" w:sz="0" w:space="0" w:color="auto"/>
          </w:divBdr>
        </w:div>
        <w:div w:id="1865169810">
          <w:marLeft w:val="640"/>
          <w:marRight w:val="0"/>
          <w:marTop w:val="0"/>
          <w:marBottom w:val="0"/>
          <w:divBdr>
            <w:top w:val="none" w:sz="0" w:space="0" w:color="auto"/>
            <w:left w:val="none" w:sz="0" w:space="0" w:color="auto"/>
            <w:bottom w:val="none" w:sz="0" w:space="0" w:color="auto"/>
            <w:right w:val="none" w:sz="0" w:space="0" w:color="auto"/>
          </w:divBdr>
        </w:div>
        <w:div w:id="1343824490">
          <w:marLeft w:val="640"/>
          <w:marRight w:val="0"/>
          <w:marTop w:val="0"/>
          <w:marBottom w:val="0"/>
          <w:divBdr>
            <w:top w:val="none" w:sz="0" w:space="0" w:color="auto"/>
            <w:left w:val="none" w:sz="0" w:space="0" w:color="auto"/>
            <w:bottom w:val="none" w:sz="0" w:space="0" w:color="auto"/>
            <w:right w:val="none" w:sz="0" w:space="0" w:color="auto"/>
          </w:divBdr>
        </w:div>
        <w:div w:id="362286041">
          <w:marLeft w:val="640"/>
          <w:marRight w:val="0"/>
          <w:marTop w:val="0"/>
          <w:marBottom w:val="0"/>
          <w:divBdr>
            <w:top w:val="none" w:sz="0" w:space="0" w:color="auto"/>
            <w:left w:val="none" w:sz="0" w:space="0" w:color="auto"/>
            <w:bottom w:val="none" w:sz="0" w:space="0" w:color="auto"/>
            <w:right w:val="none" w:sz="0" w:space="0" w:color="auto"/>
          </w:divBdr>
        </w:div>
        <w:div w:id="1059598072">
          <w:marLeft w:val="640"/>
          <w:marRight w:val="0"/>
          <w:marTop w:val="0"/>
          <w:marBottom w:val="0"/>
          <w:divBdr>
            <w:top w:val="none" w:sz="0" w:space="0" w:color="auto"/>
            <w:left w:val="none" w:sz="0" w:space="0" w:color="auto"/>
            <w:bottom w:val="none" w:sz="0" w:space="0" w:color="auto"/>
            <w:right w:val="none" w:sz="0" w:space="0" w:color="auto"/>
          </w:divBdr>
        </w:div>
        <w:div w:id="1983534348">
          <w:marLeft w:val="640"/>
          <w:marRight w:val="0"/>
          <w:marTop w:val="0"/>
          <w:marBottom w:val="0"/>
          <w:divBdr>
            <w:top w:val="none" w:sz="0" w:space="0" w:color="auto"/>
            <w:left w:val="none" w:sz="0" w:space="0" w:color="auto"/>
            <w:bottom w:val="none" w:sz="0" w:space="0" w:color="auto"/>
            <w:right w:val="none" w:sz="0" w:space="0" w:color="auto"/>
          </w:divBdr>
        </w:div>
        <w:div w:id="158620761">
          <w:marLeft w:val="640"/>
          <w:marRight w:val="0"/>
          <w:marTop w:val="0"/>
          <w:marBottom w:val="0"/>
          <w:divBdr>
            <w:top w:val="none" w:sz="0" w:space="0" w:color="auto"/>
            <w:left w:val="none" w:sz="0" w:space="0" w:color="auto"/>
            <w:bottom w:val="none" w:sz="0" w:space="0" w:color="auto"/>
            <w:right w:val="none" w:sz="0" w:space="0" w:color="auto"/>
          </w:divBdr>
        </w:div>
        <w:div w:id="1179537035">
          <w:marLeft w:val="640"/>
          <w:marRight w:val="0"/>
          <w:marTop w:val="0"/>
          <w:marBottom w:val="0"/>
          <w:divBdr>
            <w:top w:val="none" w:sz="0" w:space="0" w:color="auto"/>
            <w:left w:val="none" w:sz="0" w:space="0" w:color="auto"/>
            <w:bottom w:val="none" w:sz="0" w:space="0" w:color="auto"/>
            <w:right w:val="none" w:sz="0" w:space="0" w:color="auto"/>
          </w:divBdr>
        </w:div>
        <w:div w:id="1104305216">
          <w:marLeft w:val="640"/>
          <w:marRight w:val="0"/>
          <w:marTop w:val="0"/>
          <w:marBottom w:val="0"/>
          <w:divBdr>
            <w:top w:val="none" w:sz="0" w:space="0" w:color="auto"/>
            <w:left w:val="none" w:sz="0" w:space="0" w:color="auto"/>
            <w:bottom w:val="none" w:sz="0" w:space="0" w:color="auto"/>
            <w:right w:val="none" w:sz="0" w:space="0" w:color="auto"/>
          </w:divBdr>
        </w:div>
        <w:div w:id="2030640791">
          <w:marLeft w:val="640"/>
          <w:marRight w:val="0"/>
          <w:marTop w:val="0"/>
          <w:marBottom w:val="0"/>
          <w:divBdr>
            <w:top w:val="none" w:sz="0" w:space="0" w:color="auto"/>
            <w:left w:val="none" w:sz="0" w:space="0" w:color="auto"/>
            <w:bottom w:val="none" w:sz="0" w:space="0" w:color="auto"/>
            <w:right w:val="none" w:sz="0" w:space="0" w:color="auto"/>
          </w:divBdr>
        </w:div>
        <w:div w:id="1952012487">
          <w:marLeft w:val="640"/>
          <w:marRight w:val="0"/>
          <w:marTop w:val="0"/>
          <w:marBottom w:val="0"/>
          <w:divBdr>
            <w:top w:val="none" w:sz="0" w:space="0" w:color="auto"/>
            <w:left w:val="none" w:sz="0" w:space="0" w:color="auto"/>
            <w:bottom w:val="none" w:sz="0" w:space="0" w:color="auto"/>
            <w:right w:val="none" w:sz="0" w:space="0" w:color="auto"/>
          </w:divBdr>
        </w:div>
        <w:div w:id="535387862">
          <w:marLeft w:val="640"/>
          <w:marRight w:val="0"/>
          <w:marTop w:val="0"/>
          <w:marBottom w:val="0"/>
          <w:divBdr>
            <w:top w:val="none" w:sz="0" w:space="0" w:color="auto"/>
            <w:left w:val="none" w:sz="0" w:space="0" w:color="auto"/>
            <w:bottom w:val="none" w:sz="0" w:space="0" w:color="auto"/>
            <w:right w:val="none" w:sz="0" w:space="0" w:color="auto"/>
          </w:divBdr>
        </w:div>
        <w:div w:id="539979895">
          <w:marLeft w:val="640"/>
          <w:marRight w:val="0"/>
          <w:marTop w:val="0"/>
          <w:marBottom w:val="0"/>
          <w:divBdr>
            <w:top w:val="none" w:sz="0" w:space="0" w:color="auto"/>
            <w:left w:val="none" w:sz="0" w:space="0" w:color="auto"/>
            <w:bottom w:val="none" w:sz="0" w:space="0" w:color="auto"/>
            <w:right w:val="none" w:sz="0" w:space="0" w:color="auto"/>
          </w:divBdr>
        </w:div>
        <w:div w:id="1648704263">
          <w:marLeft w:val="640"/>
          <w:marRight w:val="0"/>
          <w:marTop w:val="0"/>
          <w:marBottom w:val="0"/>
          <w:divBdr>
            <w:top w:val="none" w:sz="0" w:space="0" w:color="auto"/>
            <w:left w:val="none" w:sz="0" w:space="0" w:color="auto"/>
            <w:bottom w:val="none" w:sz="0" w:space="0" w:color="auto"/>
            <w:right w:val="none" w:sz="0" w:space="0" w:color="auto"/>
          </w:divBdr>
        </w:div>
        <w:div w:id="325714931">
          <w:marLeft w:val="640"/>
          <w:marRight w:val="0"/>
          <w:marTop w:val="0"/>
          <w:marBottom w:val="0"/>
          <w:divBdr>
            <w:top w:val="none" w:sz="0" w:space="0" w:color="auto"/>
            <w:left w:val="none" w:sz="0" w:space="0" w:color="auto"/>
            <w:bottom w:val="none" w:sz="0" w:space="0" w:color="auto"/>
            <w:right w:val="none" w:sz="0" w:space="0" w:color="auto"/>
          </w:divBdr>
        </w:div>
        <w:div w:id="463348048">
          <w:marLeft w:val="640"/>
          <w:marRight w:val="0"/>
          <w:marTop w:val="0"/>
          <w:marBottom w:val="0"/>
          <w:divBdr>
            <w:top w:val="none" w:sz="0" w:space="0" w:color="auto"/>
            <w:left w:val="none" w:sz="0" w:space="0" w:color="auto"/>
            <w:bottom w:val="none" w:sz="0" w:space="0" w:color="auto"/>
            <w:right w:val="none" w:sz="0" w:space="0" w:color="auto"/>
          </w:divBdr>
        </w:div>
        <w:div w:id="1491798605">
          <w:marLeft w:val="640"/>
          <w:marRight w:val="0"/>
          <w:marTop w:val="0"/>
          <w:marBottom w:val="0"/>
          <w:divBdr>
            <w:top w:val="none" w:sz="0" w:space="0" w:color="auto"/>
            <w:left w:val="none" w:sz="0" w:space="0" w:color="auto"/>
            <w:bottom w:val="none" w:sz="0" w:space="0" w:color="auto"/>
            <w:right w:val="none" w:sz="0" w:space="0" w:color="auto"/>
          </w:divBdr>
        </w:div>
        <w:div w:id="223444599">
          <w:marLeft w:val="640"/>
          <w:marRight w:val="0"/>
          <w:marTop w:val="0"/>
          <w:marBottom w:val="0"/>
          <w:divBdr>
            <w:top w:val="none" w:sz="0" w:space="0" w:color="auto"/>
            <w:left w:val="none" w:sz="0" w:space="0" w:color="auto"/>
            <w:bottom w:val="none" w:sz="0" w:space="0" w:color="auto"/>
            <w:right w:val="none" w:sz="0" w:space="0" w:color="auto"/>
          </w:divBdr>
        </w:div>
        <w:div w:id="2101753898">
          <w:marLeft w:val="640"/>
          <w:marRight w:val="0"/>
          <w:marTop w:val="0"/>
          <w:marBottom w:val="0"/>
          <w:divBdr>
            <w:top w:val="none" w:sz="0" w:space="0" w:color="auto"/>
            <w:left w:val="none" w:sz="0" w:space="0" w:color="auto"/>
            <w:bottom w:val="none" w:sz="0" w:space="0" w:color="auto"/>
            <w:right w:val="none" w:sz="0" w:space="0" w:color="auto"/>
          </w:divBdr>
        </w:div>
        <w:div w:id="2129622080">
          <w:marLeft w:val="640"/>
          <w:marRight w:val="0"/>
          <w:marTop w:val="0"/>
          <w:marBottom w:val="0"/>
          <w:divBdr>
            <w:top w:val="none" w:sz="0" w:space="0" w:color="auto"/>
            <w:left w:val="none" w:sz="0" w:space="0" w:color="auto"/>
            <w:bottom w:val="none" w:sz="0" w:space="0" w:color="auto"/>
            <w:right w:val="none" w:sz="0" w:space="0" w:color="auto"/>
          </w:divBdr>
        </w:div>
        <w:div w:id="2083288482">
          <w:marLeft w:val="640"/>
          <w:marRight w:val="0"/>
          <w:marTop w:val="0"/>
          <w:marBottom w:val="0"/>
          <w:divBdr>
            <w:top w:val="none" w:sz="0" w:space="0" w:color="auto"/>
            <w:left w:val="none" w:sz="0" w:space="0" w:color="auto"/>
            <w:bottom w:val="none" w:sz="0" w:space="0" w:color="auto"/>
            <w:right w:val="none" w:sz="0" w:space="0" w:color="auto"/>
          </w:divBdr>
        </w:div>
        <w:div w:id="688139821">
          <w:marLeft w:val="640"/>
          <w:marRight w:val="0"/>
          <w:marTop w:val="0"/>
          <w:marBottom w:val="0"/>
          <w:divBdr>
            <w:top w:val="none" w:sz="0" w:space="0" w:color="auto"/>
            <w:left w:val="none" w:sz="0" w:space="0" w:color="auto"/>
            <w:bottom w:val="none" w:sz="0" w:space="0" w:color="auto"/>
            <w:right w:val="none" w:sz="0" w:space="0" w:color="auto"/>
          </w:divBdr>
        </w:div>
        <w:div w:id="2097439714">
          <w:marLeft w:val="640"/>
          <w:marRight w:val="0"/>
          <w:marTop w:val="0"/>
          <w:marBottom w:val="0"/>
          <w:divBdr>
            <w:top w:val="none" w:sz="0" w:space="0" w:color="auto"/>
            <w:left w:val="none" w:sz="0" w:space="0" w:color="auto"/>
            <w:bottom w:val="none" w:sz="0" w:space="0" w:color="auto"/>
            <w:right w:val="none" w:sz="0" w:space="0" w:color="auto"/>
          </w:divBdr>
        </w:div>
        <w:div w:id="1575628110">
          <w:marLeft w:val="640"/>
          <w:marRight w:val="0"/>
          <w:marTop w:val="0"/>
          <w:marBottom w:val="0"/>
          <w:divBdr>
            <w:top w:val="none" w:sz="0" w:space="0" w:color="auto"/>
            <w:left w:val="none" w:sz="0" w:space="0" w:color="auto"/>
            <w:bottom w:val="none" w:sz="0" w:space="0" w:color="auto"/>
            <w:right w:val="none" w:sz="0" w:space="0" w:color="auto"/>
          </w:divBdr>
        </w:div>
        <w:div w:id="441068575">
          <w:marLeft w:val="640"/>
          <w:marRight w:val="0"/>
          <w:marTop w:val="0"/>
          <w:marBottom w:val="0"/>
          <w:divBdr>
            <w:top w:val="none" w:sz="0" w:space="0" w:color="auto"/>
            <w:left w:val="none" w:sz="0" w:space="0" w:color="auto"/>
            <w:bottom w:val="none" w:sz="0" w:space="0" w:color="auto"/>
            <w:right w:val="none" w:sz="0" w:space="0" w:color="auto"/>
          </w:divBdr>
        </w:div>
        <w:div w:id="1362825227">
          <w:marLeft w:val="640"/>
          <w:marRight w:val="0"/>
          <w:marTop w:val="0"/>
          <w:marBottom w:val="0"/>
          <w:divBdr>
            <w:top w:val="none" w:sz="0" w:space="0" w:color="auto"/>
            <w:left w:val="none" w:sz="0" w:space="0" w:color="auto"/>
            <w:bottom w:val="none" w:sz="0" w:space="0" w:color="auto"/>
            <w:right w:val="none" w:sz="0" w:space="0" w:color="auto"/>
          </w:divBdr>
        </w:div>
        <w:div w:id="258756128">
          <w:marLeft w:val="640"/>
          <w:marRight w:val="0"/>
          <w:marTop w:val="0"/>
          <w:marBottom w:val="0"/>
          <w:divBdr>
            <w:top w:val="none" w:sz="0" w:space="0" w:color="auto"/>
            <w:left w:val="none" w:sz="0" w:space="0" w:color="auto"/>
            <w:bottom w:val="none" w:sz="0" w:space="0" w:color="auto"/>
            <w:right w:val="none" w:sz="0" w:space="0" w:color="auto"/>
          </w:divBdr>
        </w:div>
        <w:div w:id="1918050041">
          <w:marLeft w:val="640"/>
          <w:marRight w:val="0"/>
          <w:marTop w:val="0"/>
          <w:marBottom w:val="0"/>
          <w:divBdr>
            <w:top w:val="none" w:sz="0" w:space="0" w:color="auto"/>
            <w:left w:val="none" w:sz="0" w:space="0" w:color="auto"/>
            <w:bottom w:val="none" w:sz="0" w:space="0" w:color="auto"/>
            <w:right w:val="none" w:sz="0" w:space="0" w:color="auto"/>
          </w:divBdr>
        </w:div>
        <w:div w:id="1715347124">
          <w:marLeft w:val="640"/>
          <w:marRight w:val="0"/>
          <w:marTop w:val="0"/>
          <w:marBottom w:val="0"/>
          <w:divBdr>
            <w:top w:val="none" w:sz="0" w:space="0" w:color="auto"/>
            <w:left w:val="none" w:sz="0" w:space="0" w:color="auto"/>
            <w:bottom w:val="none" w:sz="0" w:space="0" w:color="auto"/>
            <w:right w:val="none" w:sz="0" w:space="0" w:color="auto"/>
          </w:divBdr>
        </w:div>
        <w:div w:id="1767337290">
          <w:marLeft w:val="640"/>
          <w:marRight w:val="0"/>
          <w:marTop w:val="0"/>
          <w:marBottom w:val="0"/>
          <w:divBdr>
            <w:top w:val="none" w:sz="0" w:space="0" w:color="auto"/>
            <w:left w:val="none" w:sz="0" w:space="0" w:color="auto"/>
            <w:bottom w:val="none" w:sz="0" w:space="0" w:color="auto"/>
            <w:right w:val="none" w:sz="0" w:space="0" w:color="auto"/>
          </w:divBdr>
        </w:div>
        <w:div w:id="242767353">
          <w:marLeft w:val="640"/>
          <w:marRight w:val="0"/>
          <w:marTop w:val="0"/>
          <w:marBottom w:val="0"/>
          <w:divBdr>
            <w:top w:val="none" w:sz="0" w:space="0" w:color="auto"/>
            <w:left w:val="none" w:sz="0" w:space="0" w:color="auto"/>
            <w:bottom w:val="none" w:sz="0" w:space="0" w:color="auto"/>
            <w:right w:val="none" w:sz="0" w:space="0" w:color="auto"/>
          </w:divBdr>
        </w:div>
        <w:div w:id="153954900">
          <w:marLeft w:val="640"/>
          <w:marRight w:val="0"/>
          <w:marTop w:val="0"/>
          <w:marBottom w:val="0"/>
          <w:divBdr>
            <w:top w:val="none" w:sz="0" w:space="0" w:color="auto"/>
            <w:left w:val="none" w:sz="0" w:space="0" w:color="auto"/>
            <w:bottom w:val="none" w:sz="0" w:space="0" w:color="auto"/>
            <w:right w:val="none" w:sz="0" w:space="0" w:color="auto"/>
          </w:divBdr>
        </w:div>
        <w:div w:id="1599946705">
          <w:marLeft w:val="640"/>
          <w:marRight w:val="0"/>
          <w:marTop w:val="0"/>
          <w:marBottom w:val="0"/>
          <w:divBdr>
            <w:top w:val="none" w:sz="0" w:space="0" w:color="auto"/>
            <w:left w:val="none" w:sz="0" w:space="0" w:color="auto"/>
            <w:bottom w:val="none" w:sz="0" w:space="0" w:color="auto"/>
            <w:right w:val="none" w:sz="0" w:space="0" w:color="auto"/>
          </w:divBdr>
        </w:div>
        <w:div w:id="1408309597">
          <w:marLeft w:val="640"/>
          <w:marRight w:val="0"/>
          <w:marTop w:val="0"/>
          <w:marBottom w:val="0"/>
          <w:divBdr>
            <w:top w:val="none" w:sz="0" w:space="0" w:color="auto"/>
            <w:left w:val="none" w:sz="0" w:space="0" w:color="auto"/>
            <w:bottom w:val="none" w:sz="0" w:space="0" w:color="auto"/>
            <w:right w:val="none" w:sz="0" w:space="0" w:color="auto"/>
          </w:divBdr>
        </w:div>
        <w:div w:id="2110810506">
          <w:marLeft w:val="640"/>
          <w:marRight w:val="0"/>
          <w:marTop w:val="0"/>
          <w:marBottom w:val="0"/>
          <w:divBdr>
            <w:top w:val="none" w:sz="0" w:space="0" w:color="auto"/>
            <w:left w:val="none" w:sz="0" w:space="0" w:color="auto"/>
            <w:bottom w:val="none" w:sz="0" w:space="0" w:color="auto"/>
            <w:right w:val="none" w:sz="0" w:space="0" w:color="auto"/>
          </w:divBdr>
        </w:div>
        <w:div w:id="1491484187">
          <w:marLeft w:val="640"/>
          <w:marRight w:val="0"/>
          <w:marTop w:val="0"/>
          <w:marBottom w:val="0"/>
          <w:divBdr>
            <w:top w:val="none" w:sz="0" w:space="0" w:color="auto"/>
            <w:left w:val="none" w:sz="0" w:space="0" w:color="auto"/>
            <w:bottom w:val="none" w:sz="0" w:space="0" w:color="auto"/>
            <w:right w:val="none" w:sz="0" w:space="0" w:color="auto"/>
          </w:divBdr>
        </w:div>
      </w:divsChild>
    </w:div>
    <w:div w:id="2119716849">
      <w:bodyDiv w:val="1"/>
      <w:marLeft w:val="0"/>
      <w:marRight w:val="0"/>
      <w:marTop w:val="0"/>
      <w:marBottom w:val="0"/>
      <w:divBdr>
        <w:top w:val="none" w:sz="0" w:space="0" w:color="auto"/>
        <w:left w:val="none" w:sz="0" w:space="0" w:color="auto"/>
        <w:bottom w:val="none" w:sz="0" w:space="0" w:color="auto"/>
        <w:right w:val="none" w:sz="0" w:space="0" w:color="auto"/>
      </w:divBdr>
      <w:divsChild>
        <w:div w:id="1629357170">
          <w:marLeft w:val="640"/>
          <w:marRight w:val="0"/>
          <w:marTop w:val="0"/>
          <w:marBottom w:val="0"/>
          <w:divBdr>
            <w:top w:val="none" w:sz="0" w:space="0" w:color="auto"/>
            <w:left w:val="none" w:sz="0" w:space="0" w:color="auto"/>
            <w:bottom w:val="none" w:sz="0" w:space="0" w:color="auto"/>
            <w:right w:val="none" w:sz="0" w:space="0" w:color="auto"/>
          </w:divBdr>
        </w:div>
        <w:div w:id="860320014">
          <w:marLeft w:val="640"/>
          <w:marRight w:val="0"/>
          <w:marTop w:val="0"/>
          <w:marBottom w:val="0"/>
          <w:divBdr>
            <w:top w:val="none" w:sz="0" w:space="0" w:color="auto"/>
            <w:left w:val="none" w:sz="0" w:space="0" w:color="auto"/>
            <w:bottom w:val="none" w:sz="0" w:space="0" w:color="auto"/>
            <w:right w:val="none" w:sz="0" w:space="0" w:color="auto"/>
          </w:divBdr>
        </w:div>
        <w:div w:id="1001932705">
          <w:marLeft w:val="640"/>
          <w:marRight w:val="0"/>
          <w:marTop w:val="0"/>
          <w:marBottom w:val="0"/>
          <w:divBdr>
            <w:top w:val="none" w:sz="0" w:space="0" w:color="auto"/>
            <w:left w:val="none" w:sz="0" w:space="0" w:color="auto"/>
            <w:bottom w:val="none" w:sz="0" w:space="0" w:color="auto"/>
            <w:right w:val="none" w:sz="0" w:space="0" w:color="auto"/>
          </w:divBdr>
        </w:div>
        <w:div w:id="1291786027">
          <w:marLeft w:val="640"/>
          <w:marRight w:val="0"/>
          <w:marTop w:val="0"/>
          <w:marBottom w:val="0"/>
          <w:divBdr>
            <w:top w:val="none" w:sz="0" w:space="0" w:color="auto"/>
            <w:left w:val="none" w:sz="0" w:space="0" w:color="auto"/>
            <w:bottom w:val="none" w:sz="0" w:space="0" w:color="auto"/>
            <w:right w:val="none" w:sz="0" w:space="0" w:color="auto"/>
          </w:divBdr>
        </w:div>
        <w:div w:id="292444287">
          <w:marLeft w:val="640"/>
          <w:marRight w:val="0"/>
          <w:marTop w:val="0"/>
          <w:marBottom w:val="0"/>
          <w:divBdr>
            <w:top w:val="none" w:sz="0" w:space="0" w:color="auto"/>
            <w:left w:val="none" w:sz="0" w:space="0" w:color="auto"/>
            <w:bottom w:val="none" w:sz="0" w:space="0" w:color="auto"/>
            <w:right w:val="none" w:sz="0" w:space="0" w:color="auto"/>
          </w:divBdr>
        </w:div>
        <w:div w:id="622542462">
          <w:marLeft w:val="640"/>
          <w:marRight w:val="0"/>
          <w:marTop w:val="0"/>
          <w:marBottom w:val="0"/>
          <w:divBdr>
            <w:top w:val="none" w:sz="0" w:space="0" w:color="auto"/>
            <w:left w:val="none" w:sz="0" w:space="0" w:color="auto"/>
            <w:bottom w:val="none" w:sz="0" w:space="0" w:color="auto"/>
            <w:right w:val="none" w:sz="0" w:space="0" w:color="auto"/>
          </w:divBdr>
        </w:div>
        <w:div w:id="815494667">
          <w:marLeft w:val="640"/>
          <w:marRight w:val="0"/>
          <w:marTop w:val="0"/>
          <w:marBottom w:val="0"/>
          <w:divBdr>
            <w:top w:val="none" w:sz="0" w:space="0" w:color="auto"/>
            <w:left w:val="none" w:sz="0" w:space="0" w:color="auto"/>
            <w:bottom w:val="none" w:sz="0" w:space="0" w:color="auto"/>
            <w:right w:val="none" w:sz="0" w:space="0" w:color="auto"/>
          </w:divBdr>
        </w:div>
        <w:div w:id="310253642">
          <w:marLeft w:val="640"/>
          <w:marRight w:val="0"/>
          <w:marTop w:val="0"/>
          <w:marBottom w:val="0"/>
          <w:divBdr>
            <w:top w:val="none" w:sz="0" w:space="0" w:color="auto"/>
            <w:left w:val="none" w:sz="0" w:space="0" w:color="auto"/>
            <w:bottom w:val="none" w:sz="0" w:space="0" w:color="auto"/>
            <w:right w:val="none" w:sz="0" w:space="0" w:color="auto"/>
          </w:divBdr>
        </w:div>
        <w:div w:id="1394621355">
          <w:marLeft w:val="640"/>
          <w:marRight w:val="0"/>
          <w:marTop w:val="0"/>
          <w:marBottom w:val="0"/>
          <w:divBdr>
            <w:top w:val="none" w:sz="0" w:space="0" w:color="auto"/>
            <w:left w:val="none" w:sz="0" w:space="0" w:color="auto"/>
            <w:bottom w:val="none" w:sz="0" w:space="0" w:color="auto"/>
            <w:right w:val="none" w:sz="0" w:space="0" w:color="auto"/>
          </w:divBdr>
        </w:div>
        <w:div w:id="1952710820">
          <w:marLeft w:val="640"/>
          <w:marRight w:val="0"/>
          <w:marTop w:val="0"/>
          <w:marBottom w:val="0"/>
          <w:divBdr>
            <w:top w:val="none" w:sz="0" w:space="0" w:color="auto"/>
            <w:left w:val="none" w:sz="0" w:space="0" w:color="auto"/>
            <w:bottom w:val="none" w:sz="0" w:space="0" w:color="auto"/>
            <w:right w:val="none" w:sz="0" w:space="0" w:color="auto"/>
          </w:divBdr>
        </w:div>
        <w:div w:id="1251231060">
          <w:marLeft w:val="640"/>
          <w:marRight w:val="0"/>
          <w:marTop w:val="0"/>
          <w:marBottom w:val="0"/>
          <w:divBdr>
            <w:top w:val="none" w:sz="0" w:space="0" w:color="auto"/>
            <w:left w:val="none" w:sz="0" w:space="0" w:color="auto"/>
            <w:bottom w:val="none" w:sz="0" w:space="0" w:color="auto"/>
            <w:right w:val="none" w:sz="0" w:space="0" w:color="auto"/>
          </w:divBdr>
        </w:div>
        <w:div w:id="1478035712">
          <w:marLeft w:val="640"/>
          <w:marRight w:val="0"/>
          <w:marTop w:val="0"/>
          <w:marBottom w:val="0"/>
          <w:divBdr>
            <w:top w:val="none" w:sz="0" w:space="0" w:color="auto"/>
            <w:left w:val="none" w:sz="0" w:space="0" w:color="auto"/>
            <w:bottom w:val="none" w:sz="0" w:space="0" w:color="auto"/>
            <w:right w:val="none" w:sz="0" w:space="0" w:color="auto"/>
          </w:divBdr>
        </w:div>
        <w:div w:id="615329939">
          <w:marLeft w:val="640"/>
          <w:marRight w:val="0"/>
          <w:marTop w:val="0"/>
          <w:marBottom w:val="0"/>
          <w:divBdr>
            <w:top w:val="none" w:sz="0" w:space="0" w:color="auto"/>
            <w:left w:val="none" w:sz="0" w:space="0" w:color="auto"/>
            <w:bottom w:val="none" w:sz="0" w:space="0" w:color="auto"/>
            <w:right w:val="none" w:sz="0" w:space="0" w:color="auto"/>
          </w:divBdr>
        </w:div>
        <w:div w:id="1690599203">
          <w:marLeft w:val="640"/>
          <w:marRight w:val="0"/>
          <w:marTop w:val="0"/>
          <w:marBottom w:val="0"/>
          <w:divBdr>
            <w:top w:val="none" w:sz="0" w:space="0" w:color="auto"/>
            <w:left w:val="none" w:sz="0" w:space="0" w:color="auto"/>
            <w:bottom w:val="none" w:sz="0" w:space="0" w:color="auto"/>
            <w:right w:val="none" w:sz="0" w:space="0" w:color="auto"/>
          </w:divBdr>
        </w:div>
        <w:div w:id="1996105534">
          <w:marLeft w:val="640"/>
          <w:marRight w:val="0"/>
          <w:marTop w:val="0"/>
          <w:marBottom w:val="0"/>
          <w:divBdr>
            <w:top w:val="none" w:sz="0" w:space="0" w:color="auto"/>
            <w:left w:val="none" w:sz="0" w:space="0" w:color="auto"/>
            <w:bottom w:val="none" w:sz="0" w:space="0" w:color="auto"/>
            <w:right w:val="none" w:sz="0" w:space="0" w:color="auto"/>
          </w:divBdr>
        </w:div>
        <w:div w:id="948008325">
          <w:marLeft w:val="640"/>
          <w:marRight w:val="0"/>
          <w:marTop w:val="0"/>
          <w:marBottom w:val="0"/>
          <w:divBdr>
            <w:top w:val="none" w:sz="0" w:space="0" w:color="auto"/>
            <w:left w:val="none" w:sz="0" w:space="0" w:color="auto"/>
            <w:bottom w:val="none" w:sz="0" w:space="0" w:color="auto"/>
            <w:right w:val="none" w:sz="0" w:space="0" w:color="auto"/>
          </w:divBdr>
        </w:div>
        <w:div w:id="1182547165">
          <w:marLeft w:val="640"/>
          <w:marRight w:val="0"/>
          <w:marTop w:val="0"/>
          <w:marBottom w:val="0"/>
          <w:divBdr>
            <w:top w:val="none" w:sz="0" w:space="0" w:color="auto"/>
            <w:left w:val="none" w:sz="0" w:space="0" w:color="auto"/>
            <w:bottom w:val="none" w:sz="0" w:space="0" w:color="auto"/>
            <w:right w:val="none" w:sz="0" w:space="0" w:color="auto"/>
          </w:divBdr>
        </w:div>
        <w:div w:id="1064135362">
          <w:marLeft w:val="640"/>
          <w:marRight w:val="0"/>
          <w:marTop w:val="0"/>
          <w:marBottom w:val="0"/>
          <w:divBdr>
            <w:top w:val="none" w:sz="0" w:space="0" w:color="auto"/>
            <w:left w:val="none" w:sz="0" w:space="0" w:color="auto"/>
            <w:bottom w:val="none" w:sz="0" w:space="0" w:color="auto"/>
            <w:right w:val="none" w:sz="0" w:space="0" w:color="auto"/>
          </w:divBdr>
        </w:div>
        <w:div w:id="467671640">
          <w:marLeft w:val="640"/>
          <w:marRight w:val="0"/>
          <w:marTop w:val="0"/>
          <w:marBottom w:val="0"/>
          <w:divBdr>
            <w:top w:val="none" w:sz="0" w:space="0" w:color="auto"/>
            <w:left w:val="none" w:sz="0" w:space="0" w:color="auto"/>
            <w:bottom w:val="none" w:sz="0" w:space="0" w:color="auto"/>
            <w:right w:val="none" w:sz="0" w:space="0" w:color="auto"/>
          </w:divBdr>
        </w:div>
        <w:div w:id="2032611828">
          <w:marLeft w:val="640"/>
          <w:marRight w:val="0"/>
          <w:marTop w:val="0"/>
          <w:marBottom w:val="0"/>
          <w:divBdr>
            <w:top w:val="none" w:sz="0" w:space="0" w:color="auto"/>
            <w:left w:val="none" w:sz="0" w:space="0" w:color="auto"/>
            <w:bottom w:val="none" w:sz="0" w:space="0" w:color="auto"/>
            <w:right w:val="none" w:sz="0" w:space="0" w:color="auto"/>
          </w:divBdr>
        </w:div>
        <w:div w:id="676617642">
          <w:marLeft w:val="640"/>
          <w:marRight w:val="0"/>
          <w:marTop w:val="0"/>
          <w:marBottom w:val="0"/>
          <w:divBdr>
            <w:top w:val="none" w:sz="0" w:space="0" w:color="auto"/>
            <w:left w:val="none" w:sz="0" w:space="0" w:color="auto"/>
            <w:bottom w:val="none" w:sz="0" w:space="0" w:color="auto"/>
            <w:right w:val="none" w:sz="0" w:space="0" w:color="auto"/>
          </w:divBdr>
        </w:div>
        <w:div w:id="1859126022">
          <w:marLeft w:val="640"/>
          <w:marRight w:val="0"/>
          <w:marTop w:val="0"/>
          <w:marBottom w:val="0"/>
          <w:divBdr>
            <w:top w:val="none" w:sz="0" w:space="0" w:color="auto"/>
            <w:left w:val="none" w:sz="0" w:space="0" w:color="auto"/>
            <w:bottom w:val="none" w:sz="0" w:space="0" w:color="auto"/>
            <w:right w:val="none" w:sz="0" w:space="0" w:color="auto"/>
          </w:divBdr>
        </w:div>
        <w:div w:id="1187594648">
          <w:marLeft w:val="640"/>
          <w:marRight w:val="0"/>
          <w:marTop w:val="0"/>
          <w:marBottom w:val="0"/>
          <w:divBdr>
            <w:top w:val="none" w:sz="0" w:space="0" w:color="auto"/>
            <w:left w:val="none" w:sz="0" w:space="0" w:color="auto"/>
            <w:bottom w:val="none" w:sz="0" w:space="0" w:color="auto"/>
            <w:right w:val="none" w:sz="0" w:space="0" w:color="auto"/>
          </w:divBdr>
        </w:div>
        <w:div w:id="233711546">
          <w:marLeft w:val="640"/>
          <w:marRight w:val="0"/>
          <w:marTop w:val="0"/>
          <w:marBottom w:val="0"/>
          <w:divBdr>
            <w:top w:val="none" w:sz="0" w:space="0" w:color="auto"/>
            <w:left w:val="none" w:sz="0" w:space="0" w:color="auto"/>
            <w:bottom w:val="none" w:sz="0" w:space="0" w:color="auto"/>
            <w:right w:val="none" w:sz="0" w:space="0" w:color="auto"/>
          </w:divBdr>
        </w:div>
        <w:div w:id="81027398">
          <w:marLeft w:val="640"/>
          <w:marRight w:val="0"/>
          <w:marTop w:val="0"/>
          <w:marBottom w:val="0"/>
          <w:divBdr>
            <w:top w:val="none" w:sz="0" w:space="0" w:color="auto"/>
            <w:left w:val="none" w:sz="0" w:space="0" w:color="auto"/>
            <w:bottom w:val="none" w:sz="0" w:space="0" w:color="auto"/>
            <w:right w:val="none" w:sz="0" w:space="0" w:color="auto"/>
          </w:divBdr>
        </w:div>
        <w:div w:id="2012487613">
          <w:marLeft w:val="640"/>
          <w:marRight w:val="0"/>
          <w:marTop w:val="0"/>
          <w:marBottom w:val="0"/>
          <w:divBdr>
            <w:top w:val="none" w:sz="0" w:space="0" w:color="auto"/>
            <w:left w:val="none" w:sz="0" w:space="0" w:color="auto"/>
            <w:bottom w:val="none" w:sz="0" w:space="0" w:color="auto"/>
            <w:right w:val="none" w:sz="0" w:space="0" w:color="auto"/>
          </w:divBdr>
        </w:div>
        <w:div w:id="166292389">
          <w:marLeft w:val="640"/>
          <w:marRight w:val="0"/>
          <w:marTop w:val="0"/>
          <w:marBottom w:val="0"/>
          <w:divBdr>
            <w:top w:val="none" w:sz="0" w:space="0" w:color="auto"/>
            <w:left w:val="none" w:sz="0" w:space="0" w:color="auto"/>
            <w:bottom w:val="none" w:sz="0" w:space="0" w:color="auto"/>
            <w:right w:val="none" w:sz="0" w:space="0" w:color="auto"/>
          </w:divBdr>
        </w:div>
        <w:div w:id="1822035218">
          <w:marLeft w:val="640"/>
          <w:marRight w:val="0"/>
          <w:marTop w:val="0"/>
          <w:marBottom w:val="0"/>
          <w:divBdr>
            <w:top w:val="none" w:sz="0" w:space="0" w:color="auto"/>
            <w:left w:val="none" w:sz="0" w:space="0" w:color="auto"/>
            <w:bottom w:val="none" w:sz="0" w:space="0" w:color="auto"/>
            <w:right w:val="none" w:sz="0" w:space="0" w:color="auto"/>
          </w:divBdr>
        </w:div>
        <w:div w:id="1223176252">
          <w:marLeft w:val="640"/>
          <w:marRight w:val="0"/>
          <w:marTop w:val="0"/>
          <w:marBottom w:val="0"/>
          <w:divBdr>
            <w:top w:val="none" w:sz="0" w:space="0" w:color="auto"/>
            <w:left w:val="none" w:sz="0" w:space="0" w:color="auto"/>
            <w:bottom w:val="none" w:sz="0" w:space="0" w:color="auto"/>
            <w:right w:val="none" w:sz="0" w:space="0" w:color="auto"/>
          </w:divBdr>
        </w:div>
        <w:div w:id="1676806065">
          <w:marLeft w:val="640"/>
          <w:marRight w:val="0"/>
          <w:marTop w:val="0"/>
          <w:marBottom w:val="0"/>
          <w:divBdr>
            <w:top w:val="none" w:sz="0" w:space="0" w:color="auto"/>
            <w:left w:val="none" w:sz="0" w:space="0" w:color="auto"/>
            <w:bottom w:val="none" w:sz="0" w:space="0" w:color="auto"/>
            <w:right w:val="none" w:sz="0" w:space="0" w:color="auto"/>
          </w:divBdr>
        </w:div>
        <w:div w:id="2043551169">
          <w:marLeft w:val="640"/>
          <w:marRight w:val="0"/>
          <w:marTop w:val="0"/>
          <w:marBottom w:val="0"/>
          <w:divBdr>
            <w:top w:val="none" w:sz="0" w:space="0" w:color="auto"/>
            <w:left w:val="none" w:sz="0" w:space="0" w:color="auto"/>
            <w:bottom w:val="none" w:sz="0" w:space="0" w:color="auto"/>
            <w:right w:val="none" w:sz="0" w:space="0" w:color="auto"/>
          </w:divBdr>
        </w:div>
        <w:div w:id="1437866057">
          <w:marLeft w:val="640"/>
          <w:marRight w:val="0"/>
          <w:marTop w:val="0"/>
          <w:marBottom w:val="0"/>
          <w:divBdr>
            <w:top w:val="none" w:sz="0" w:space="0" w:color="auto"/>
            <w:left w:val="none" w:sz="0" w:space="0" w:color="auto"/>
            <w:bottom w:val="none" w:sz="0" w:space="0" w:color="auto"/>
            <w:right w:val="none" w:sz="0" w:space="0" w:color="auto"/>
          </w:divBdr>
        </w:div>
        <w:div w:id="1654093665">
          <w:marLeft w:val="640"/>
          <w:marRight w:val="0"/>
          <w:marTop w:val="0"/>
          <w:marBottom w:val="0"/>
          <w:divBdr>
            <w:top w:val="none" w:sz="0" w:space="0" w:color="auto"/>
            <w:left w:val="none" w:sz="0" w:space="0" w:color="auto"/>
            <w:bottom w:val="none" w:sz="0" w:space="0" w:color="auto"/>
            <w:right w:val="none" w:sz="0" w:space="0" w:color="auto"/>
          </w:divBdr>
        </w:div>
        <w:div w:id="1334796207">
          <w:marLeft w:val="640"/>
          <w:marRight w:val="0"/>
          <w:marTop w:val="0"/>
          <w:marBottom w:val="0"/>
          <w:divBdr>
            <w:top w:val="none" w:sz="0" w:space="0" w:color="auto"/>
            <w:left w:val="none" w:sz="0" w:space="0" w:color="auto"/>
            <w:bottom w:val="none" w:sz="0" w:space="0" w:color="auto"/>
            <w:right w:val="none" w:sz="0" w:space="0" w:color="auto"/>
          </w:divBdr>
        </w:div>
        <w:div w:id="1223298875">
          <w:marLeft w:val="640"/>
          <w:marRight w:val="0"/>
          <w:marTop w:val="0"/>
          <w:marBottom w:val="0"/>
          <w:divBdr>
            <w:top w:val="none" w:sz="0" w:space="0" w:color="auto"/>
            <w:left w:val="none" w:sz="0" w:space="0" w:color="auto"/>
            <w:bottom w:val="none" w:sz="0" w:space="0" w:color="auto"/>
            <w:right w:val="none" w:sz="0" w:space="0" w:color="auto"/>
          </w:divBdr>
        </w:div>
        <w:div w:id="1541896737">
          <w:marLeft w:val="640"/>
          <w:marRight w:val="0"/>
          <w:marTop w:val="0"/>
          <w:marBottom w:val="0"/>
          <w:divBdr>
            <w:top w:val="none" w:sz="0" w:space="0" w:color="auto"/>
            <w:left w:val="none" w:sz="0" w:space="0" w:color="auto"/>
            <w:bottom w:val="none" w:sz="0" w:space="0" w:color="auto"/>
            <w:right w:val="none" w:sz="0" w:space="0" w:color="auto"/>
          </w:divBdr>
        </w:div>
        <w:div w:id="1132096017">
          <w:marLeft w:val="640"/>
          <w:marRight w:val="0"/>
          <w:marTop w:val="0"/>
          <w:marBottom w:val="0"/>
          <w:divBdr>
            <w:top w:val="none" w:sz="0" w:space="0" w:color="auto"/>
            <w:left w:val="none" w:sz="0" w:space="0" w:color="auto"/>
            <w:bottom w:val="none" w:sz="0" w:space="0" w:color="auto"/>
            <w:right w:val="none" w:sz="0" w:space="0" w:color="auto"/>
          </w:divBdr>
        </w:div>
        <w:div w:id="1119034039">
          <w:marLeft w:val="640"/>
          <w:marRight w:val="0"/>
          <w:marTop w:val="0"/>
          <w:marBottom w:val="0"/>
          <w:divBdr>
            <w:top w:val="none" w:sz="0" w:space="0" w:color="auto"/>
            <w:left w:val="none" w:sz="0" w:space="0" w:color="auto"/>
            <w:bottom w:val="none" w:sz="0" w:space="0" w:color="auto"/>
            <w:right w:val="none" w:sz="0" w:space="0" w:color="auto"/>
          </w:divBdr>
        </w:div>
        <w:div w:id="1438646486">
          <w:marLeft w:val="640"/>
          <w:marRight w:val="0"/>
          <w:marTop w:val="0"/>
          <w:marBottom w:val="0"/>
          <w:divBdr>
            <w:top w:val="none" w:sz="0" w:space="0" w:color="auto"/>
            <w:left w:val="none" w:sz="0" w:space="0" w:color="auto"/>
            <w:bottom w:val="none" w:sz="0" w:space="0" w:color="auto"/>
            <w:right w:val="none" w:sz="0" w:space="0" w:color="auto"/>
          </w:divBdr>
        </w:div>
        <w:div w:id="2058503185">
          <w:marLeft w:val="640"/>
          <w:marRight w:val="0"/>
          <w:marTop w:val="0"/>
          <w:marBottom w:val="0"/>
          <w:divBdr>
            <w:top w:val="none" w:sz="0" w:space="0" w:color="auto"/>
            <w:left w:val="none" w:sz="0" w:space="0" w:color="auto"/>
            <w:bottom w:val="none" w:sz="0" w:space="0" w:color="auto"/>
            <w:right w:val="none" w:sz="0" w:space="0" w:color="auto"/>
          </w:divBdr>
        </w:div>
        <w:div w:id="47193060">
          <w:marLeft w:val="640"/>
          <w:marRight w:val="0"/>
          <w:marTop w:val="0"/>
          <w:marBottom w:val="0"/>
          <w:divBdr>
            <w:top w:val="none" w:sz="0" w:space="0" w:color="auto"/>
            <w:left w:val="none" w:sz="0" w:space="0" w:color="auto"/>
            <w:bottom w:val="none" w:sz="0" w:space="0" w:color="auto"/>
            <w:right w:val="none" w:sz="0" w:space="0" w:color="auto"/>
          </w:divBdr>
        </w:div>
        <w:div w:id="86653498">
          <w:marLeft w:val="640"/>
          <w:marRight w:val="0"/>
          <w:marTop w:val="0"/>
          <w:marBottom w:val="0"/>
          <w:divBdr>
            <w:top w:val="none" w:sz="0" w:space="0" w:color="auto"/>
            <w:left w:val="none" w:sz="0" w:space="0" w:color="auto"/>
            <w:bottom w:val="none" w:sz="0" w:space="0" w:color="auto"/>
            <w:right w:val="none" w:sz="0" w:space="0" w:color="auto"/>
          </w:divBdr>
        </w:div>
        <w:div w:id="383800813">
          <w:marLeft w:val="640"/>
          <w:marRight w:val="0"/>
          <w:marTop w:val="0"/>
          <w:marBottom w:val="0"/>
          <w:divBdr>
            <w:top w:val="none" w:sz="0" w:space="0" w:color="auto"/>
            <w:left w:val="none" w:sz="0" w:space="0" w:color="auto"/>
            <w:bottom w:val="none" w:sz="0" w:space="0" w:color="auto"/>
            <w:right w:val="none" w:sz="0" w:space="0" w:color="auto"/>
          </w:divBdr>
        </w:div>
        <w:div w:id="440077284">
          <w:marLeft w:val="640"/>
          <w:marRight w:val="0"/>
          <w:marTop w:val="0"/>
          <w:marBottom w:val="0"/>
          <w:divBdr>
            <w:top w:val="none" w:sz="0" w:space="0" w:color="auto"/>
            <w:left w:val="none" w:sz="0" w:space="0" w:color="auto"/>
            <w:bottom w:val="none" w:sz="0" w:space="0" w:color="auto"/>
            <w:right w:val="none" w:sz="0" w:space="0" w:color="auto"/>
          </w:divBdr>
        </w:div>
        <w:div w:id="742727995">
          <w:marLeft w:val="640"/>
          <w:marRight w:val="0"/>
          <w:marTop w:val="0"/>
          <w:marBottom w:val="0"/>
          <w:divBdr>
            <w:top w:val="none" w:sz="0" w:space="0" w:color="auto"/>
            <w:left w:val="none" w:sz="0" w:space="0" w:color="auto"/>
            <w:bottom w:val="none" w:sz="0" w:space="0" w:color="auto"/>
            <w:right w:val="none" w:sz="0" w:space="0" w:color="auto"/>
          </w:divBdr>
        </w:div>
        <w:div w:id="1791169465">
          <w:marLeft w:val="640"/>
          <w:marRight w:val="0"/>
          <w:marTop w:val="0"/>
          <w:marBottom w:val="0"/>
          <w:divBdr>
            <w:top w:val="none" w:sz="0" w:space="0" w:color="auto"/>
            <w:left w:val="none" w:sz="0" w:space="0" w:color="auto"/>
            <w:bottom w:val="none" w:sz="0" w:space="0" w:color="auto"/>
            <w:right w:val="none" w:sz="0" w:space="0" w:color="auto"/>
          </w:divBdr>
        </w:div>
        <w:div w:id="54208564">
          <w:marLeft w:val="640"/>
          <w:marRight w:val="0"/>
          <w:marTop w:val="0"/>
          <w:marBottom w:val="0"/>
          <w:divBdr>
            <w:top w:val="none" w:sz="0" w:space="0" w:color="auto"/>
            <w:left w:val="none" w:sz="0" w:space="0" w:color="auto"/>
            <w:bottom w:val="none" w:sz="0" w:space="0" w:color="auto"/>
            <w:right w:val="none" w:sz="0" w:space="0" w:color="auto"/>
          </w:divBdr>
        </w:div>
        <w:div w:id="393554577">
          <w:marLeft w:val="640"/>
          <w:marRight w:val="0"/>
          <w:marTop w:val="0"/>
          <w:marBottom w:val="0"/>
          <w:divBdr>
            <w:top w:val="none" w:sz="0" w:space="0" w:color="auto"/>
            <w:left w:val="none" w:sz="0" w:space="0" w:color="auto"/>
            <w:bottom w:val="none" w:sz="0" w:space="0" w:color="auto"/>
            <w:right w:val="none" w:sz="0" w:space="0" w:color="auto"/>
          </w:divBdr>
        </w:div>
        <w:div w:id="198320380">
          <w:marLeft w:val="640"/>
          <w:marRight w:val="0"/>
          <w:marTop w:val="0"/>
          <w:marBottom w:val="0"/>
          <w:divBdr>
            <w:top w:val="none" w:sz="0" w:space="0" w:color="auto"/>
            <w:left w:val="none" w:sz="0" w:space="0" w:color="auto"/>
            <w:bottom w:val="none" w:sz="0" w:space="0" w:color="auto"/>
            <w:right w:val="none" w:sz="0" w:space="0" w:color="auto"/>
          </w:divBdr>
        </w:div>
        <w:div w:id="785195066">
          <w:marLeft w:val="640"/>
          <w:marRight w:val="0"/>
          <w:marTop w:val="0"/>
          <w:marBottom w:val="0"/>
          <w:divBdr>
            <w:top w:val="none" w:sz="0" w:space="0" w:color="auto"/>
            <w:left w:val="none" w:sz="0" w:space="0" w:color="auto"/>
            <w:bottom w:val="none" w:sz="0" w:space="0" w:color="auto"/>
            <w:right w:val="none" w:sz="0" w:space="0" w:color="auto"/>
          </w:divBdr>
        </w:div>
        <w:div w:id="878511654">
          <w:marLeft w:val="640"/>
          <w:marRight w:val="0"/>
          <w:marTop w:val="0"/>
          <w:marBottom w:val="0"/>
          <w:divBdr>
            <w:top w:val="none" w:sz="0" w:space="0" w:color="auto"/>
            <w:left w:val="none" w:sz="0" w:space="0" w:color="auto"/>
            <w:bottom w:val="none" w:sz="0" w:space="0" w:color="auto"/>
            <w:right w:val="none" w:sz="0" w:space="0" w:color="auto"/>
          </w:divBdr>
        </w:div>
        <w:div w:id="138815431">
          <w:marLeft w:val="640"/>
          <w:marRight w:val="0"/>
          <w:marTop w:val="0"/>
          <w:marBottom w:val="0"/>
          <w:divBdr>
            <w:top w:val="none" w:sz="0" w:space="0" w:color="auto"/>
            <w:left w:val="none" w:sz="0" w:space="0" w:color="auto"/>
            <w:bottom w:val="none" w:sz="0" w:space="0" w:color="auto"/>
            <w:right w:val="none" w:sz="0" w:space="0" w:color="auto"/>
          </w:divBdr>
        </w:div>
        <w:div w:id="1350716641">
          <w:marLeft w:val="640"/>
          <w:marRight w:val="0"/>
          <w:marTop w:val="0"/>
          <w:marBottom w:val="0"/>
          <w:divBdr>
            <w:top w:val="none" w:sz="0" w:space="0" w:color="auto"/>
            <w:left w:val="none" w:sz="0" w:space="0" w:color="auto"/>
            <w:bottom w:val="none" w:sz="0" w:space="0" w:color="auto"/>
            <w:right w:val="none" w:sz="0" w:space="0" w:color="auto"/>
          </w:divBdr>
        </w:div>
        <w:div w:id="1119226219">
          <w:marLeft w:val="640"/>
          <w:marRight w:val="0"/>
          <w:marTop w:val="0"/>
          <w:marBottom w:val="0"/>
          <w:divBdr>
            <w:top w:val="none" w:sz="0" w:space="0" w:color="auto"/>
            <w:left w:val="none" w:sz="0" w:space="0" w:color="auto"/>
            <w:bottom w:val="none" w:sz="0" w:space="0" w:color="auto"/>
            <w:right w:val="none" w:sz="0" w:space="0" w:color="auto"/>
          </w:divBdr>
        </w:div>
        <w:div w:id="1357389626">
          <w:marLeft w:val="640"/>
          <w:marRight w:val="0"/>
          <w:marTop w:val="0"/>
          <w:marBottom w:val="0"/>
          <w:divBdr>
            <w:top w:val="none" w:sz="0" w:space="0" w:color="auto"/>
            <w:left w:val="none" w:sz="0" w:space="0" w:color="auto"/>
            <w:bottom w:val="none" w:sz="0" w:space="0" w:color="auto"/>
            <w:right w:val="none" w:sz="0" w:space="0" w:color="auto"/>
          </w:divBdr>
        </w:div>
        <w:div w:id="1223828968">
          <w:marLeft w:val="640"/>
          <w:marRight w:val="0"/>
          <w:marTop w:val="0"/>
          <w:marBottom w:val="0"/>
          <w:divBdr>
            <w:top w:val="none" w:sz="0" w:space="0" w:color="auto"/>
            <w:left w:val="none" w:sz="0" w:space="0" w:color="auto"/>
            <w:bottom w:val="none" w:sz="0" w:space="0" w:color="auto"/>
            <w:right w:val="none" w:sz="0" w:space="0" w:color="auto"/>
          </w:divBdr>
        </w:div>
        <w:div w:id="1772581537">
          <w:marLeft w:val="640"/>
          <w:marRight w:val="0"/>
          <w:marTop w:val="0"/>
          <w:marBottom w:val="0"/>
          <w:divBdr>
            <w:top w:val="none" w:sz="0" w:space="0" w:color="auto"/>
            <w:left w:val="none" w:sz="0" w:space="0" w:color="auto"/>
            <w:bottom w:val="none" w:sz="0" w:space="0" w:color="auto"/>
            <w:right w:val="none" w:sz="0" w:space="0" w:color="auto"/>
          </w:divBdr>
        </w:div>
        <w:div w:id="571701181">
          <w:marLeft w:val="640"/>
          <w:marRight w:val="0"/>
          <w:marTop w:val="0"/>
          <w:marBottom w:val="0"/>
          <w:divBdr>
            <w:top w:val="none" w:sz="0" w:space="0" w:color="auto"/>
            <w:left w:val="none" w:sz="0" w:space="0" w:color="auto"/>
            <w:bottom w:val="none" w:sz="0" w:space="0" w:color="auto"/>
            <w:right w:val="none" w:sz="0" w:space="0" w:color="auto"/>
          </w:divBdr>
        </w:div>
        <w:div w:id="250429503">
          <w:marLeft w:val="640"/>
          <w:marRight w:val="0"/>
          <w:marTop w:val="0"/>
          <w:marBottom w:val="0"/>
          <w:divBdr>
            <w:top w:val="none" w:sz="0" w:space="0" w:color="auto"/>
            <w:left w:val="none" w:sz="0" w:space="0" w:color="auto"/>
            <w:bottom w:val="none" w:sz="0" w:space="0" w:color="auto"/>
            <w:right w:val="none" w:sz="0" w:space="0" w:color="auto"/>
          </w:divBdr>
        </w:div>
        <w:div w:id="46173212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wack@empa.ch"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37F9458EC85C64A87D475F6C82B38B6"/>
        <w:category>
          <w:name w:val="常规"/>
          <w:gallery w:val="placeholder"/>
        </w:category>
        <w:types>
          <w:type w:val="bbPlcHdr"/>
        </w:types>
        <w:behaviors>
          <w:behavior w:val="content"/>
        </w:behaviors>
        <w:guid w:val="{5DD0850D-5CCD-DB4B-B9D9-930D0B9E9283}"/>
      </w:docPartPr>
      <w:docPartBody>
        <w:p w:rsidR="00765DAD" w:rsidRDefault="00765DAD" w:rsidP="00765DAD">
          <w:pPr>
            <w:pStyle w:val="437F9458EC85C64A87D475F6C82B38B6"/>
          </w:pPr>
          <w:r w:rsidRPr="00F25F00">
            <w:rPr>
              <w:rStyle w:val="a3"/>
            </w:rPr>
            <w:t>Click or tap here to enter text.</w:t>
          </w:r>
        </w:p>
      </w:docPartBody>
    </w:docPart>
    <w:docPart>
      <w:docPartPr>
        <w:name w:val="68A6F4D16E8E85458822ABD1D1FB46FA"/>
        <w:category>
          <w:name w:val="常规"/>
          <w:gallery w:val="placeholder"/>
        </w:category>
        <w:types>
          <w:type w:val="bbPlcHdr"/>
        </w:types>
        <w:behaviors>
          <w:behavior w:val="content"/>
        </w:behaviors>
        <w:guid w:val="{3D46B9F1-C0CE-FB48-8521-8AB5AD6492E7}"/>
      </w:docPartPr>
      <w:docPartBody>
        <w:p w:rsidR="00765DAD" w:rsidRDefault="00765DAD" w:rsidP="00765DAD">
          <w:pPr>
            <w:pStyle w:val="68A6F4D16E8E85458822ABD1D1FB46FA"/>
          </w:pPr>
          <w:r w:rsidRPr="00F25F00">
            <w:rPr>
              <w:rStyle w:val="a3"/>
            </w:rPr>
            <w:t>Click or tap here to enter text.</w:t>
          </w:r>
        </w:p>
      </w:docPartBody>
    </w:docPart>
    <w:docPart>
      <w:docPartPr>
        <w:name w:val="5886C82A18A1EA4C874566EDAD18DD80"/>
        <w:category>
          <w:name w:val="常规"/>
          <w:gallery w:val="placeholder"/>
        </w:category>
        <w:types>
          <w:type w:val="bbPlcHdr"/>
        </w:types>
        <w:behaviors>
          <w:behavior w:val="content"/>
        </w:behaviors>
        <w:guid w:val="{A227C4D0-9F3C-E648-BA93-89222D2957A0}"/>
      </w:docPartPr>
      <w:docPartBody>
        <w:p w:rsidR="00765DAD" w:rsidRDefault="00765DAD" w:rsidP="00765DAD">
          <w:pPr>
            <w:pStyle w:val="5886C82A18A1EA4C874566EDAD18DD80"/>
          </w:pPr>
          <w:r w:rsidRPr="00F25F00">
            <w:rPr>
              <w:rStyle w:val="a3"/>
            </w:rPr>
            <w:t>Click or tap here to enter text.</w:t>
          </w:r>
        </w:p>
      </w:docPartBody>
    </w:docPart>
    <w:docPart>
      <w:docPartPr>
        <w:name w:val="0F518A9744FFAE42B81F520B0BB1EE50"/>
        <w:category>
          <w:name w:val="常规"/>
          <w:gallery w:val="placeholder"/>
        </w:category>
        <w:types>
          <w:type w:val="bbPlcHdr"/>
        </w:types>
        <w:behaviors>
          <w:behavior w:val="content"/>
        </w:behaviors>
        <w:guid w:val="{7053633A-F100-BF46-AADC-87A5DCE3C6DC}"/>
      </w:docPartPr>
      <w:docPartBody>
        <w:p w:rsidR="00765DAD" w:rsidRDefault="00765DAD" w:rsidP="00765DAD">
          <w:pPr>
            <w:pStyle w:val="0F518A9744FFAE42B81F520B0BB1EE50"/>
          </w:pPr>
          <w:r w:rsidRPr="00F25F00">
            <w:rPr>
              <w:rStyle w:val="a3"/>
            </w:rPr>
            <w:t>Click or tap here to enter text.</w:t>
          </w:r>
        </w:p>
      </w:docPartBody>
    </w:docPart>
    <w:docPart>
      <w:docPartPr>
        <w:name w:val="DefaultPlaceholder_-1854013440"/>
        <w:category>
          <w:name w:val="常规"/>
          <w:gallery w:val="placeholder"/>
        </w:category>
        <w:types>
          <w:type w:val="bbPlcHdr"/>
        </w:types>
        <w:behaviors>
          <w:behavior w:val="content"/>
        </w:behaviors>
        <w:guid w:val="{6B59949E-65BB-2B4E-85F1-79CF3579CE02}"/>
      </w:docPartPr>
      <w:docPartBody>
        <w:p w:rsidR="00FC2D48" w:rsidRDefault="00FF3290">
          <w:r w:rsidRPr="00547B6C">
            <w:rPr>
              <w:rStyle w:val="a3"/>
            </w:rPr>
            <w:t>单击或点击此处输入文字。</w:t>
          </w:r>
        </w:p>
      </w:docPartBody>
    </w:docPart>
    <w:docPart>
      <w:docPartPr>
        <w:name w:val="70FDA32BB8A9BD4087C2E97ACF87FF8D"/>
        <w:category>
          <w:name w:val="常规"/>
          <w:gallery w:val="placeholder"/>
        </w:category>
        <w:types>
          <w:type w:val="bbPlcHdr"/>
        </w:types>
        <w:behaviors>
          <w:behavior w:val="content"/>
        </w:behaviors>
        <w:guid w:val="{B1AF97DB-148E-A34C-BA7A-F6A14653194B}"/>
      </w:docPartPr>
      <w:docPartBody>
        <w:p w:rsidR="00FC2D48" w:rsidRDefault="00FC2D48" w:rsidP="00FC2D48">
          <w:pPr>
            <w:pStyle w:val="70FDA32BB8A9BD4087C2E97ACF87FF8D"/>
          </w:pPr>
          <w:r w:rsidRPr="00F25F00">
            <w:rPr>
              <w:rStyle w:val="a3"/>
            </w:rPr>
            <w:t>Click or tap here to enter text.</w:t>
          </w:r>
        </w:p>
      </w:docPartBody>
    </w:docPart>
    <w:docPart>
      <w:docPartPr>
        <w:name w:val="471A5816E9FEB845865461E31E2A275E"/>
        <w:category>
          <w:name w:val="常规"/>
          <w:gallery w:val="placeholder"/>
        </w:category>
        <w:types>
          <w:type w:val="bbPlcHdr"/>
        </w:types>
        <w:behaviors>
          <w:behavior w:val="content"/>
        </w:behaviors>
        <w:guid w:val="{3F859AA6-18B1-F046-BFB9-0938F1F8C6BF}"/>
      </w:docPartPr>
      <w:docPartBody>
        <w:p w:rsidR="00FC2D48" w:rsidRDefault="00FC2D48" w:rsidP="00FC2D48">
          <w:pPr>
            <w:pStyle w:val="471A5816E9FEB845865461E31E2A275E"/>
          </w:pPr>
          <w:r w:rsidRPr="00F25F00">
            <w:rPr>
              <w:rStyle w:val="a3"/>
            </w:rPr>
            <w:t>Click or tap here to enter text.</w:t>
          </w:r>
        </w:p>
      </w:docPartBody>
    </w:docPart>
    <w:docPart>
      <w:docPartPr>
        <w:name w:val="2BF4386A59E1B644ACEDCB9B7B4B8849"/>
        <w:category>
          <w:name w:val="常规"/>
          <w:gallery w:val="placeholder"/>
        </w:category>
        <w:types>
          <w:type w:val="bbPlcHdr"/>
        </w:types>
        <w:behaviors>
          <w:behavior w:val="content"/>
        </w:behaviors>
        <w:guid w:val="{58A49B00-66F1-044F-A503-B685EFE6E41A}"/>
      </w:docPartPr>
      <w:docPartBody>
        <w:p w:rsidR="00FC2D48" w:rsidRDefault="00FC2D48" w:rsidP="00FC2D48">
          <w:pPr>
            <w:pStyle w:val="2BF4386A59E1B644ACEDCB9B7B4B8849"/>
          </w:pPr>
          <w:r w:rsidRPr="00F25F00">
            <w:rPr>
              <w:rStyle w:val="a3"/>
            </w:rPr>
            <w:t>Click or tap here to enter text.</w:t>
          </w:r>
        </w:p>
      </w:docPartBody>
    </w:docPart>
    <w:docPart>
      <w:docPartPr>
        <w:name w:val="EEC9A3C8C03D834DA3C6E01DB8712F96"/>
        <w:category>
          <w:name w:val="常规"/>
          <w:gallery w:val="placeholder"/>
        </w:category>
        <w:types>
          <w:type w:val="bbPlcHdr"/>
        </w:types>
        <w:behaviors>
          <w:behavior w:val="content"/>
        </w:behaviors>
        <w:guid w:val="{4EF249F5-00A5-FD4C-AE0C-D8374E0B7A4B}"/>
      </w:docPartPr>
      <w:docPartBody>
        <w:p w:rsidR="00FC2D48" w:rsidRDefault="00FC2D48" w:rsidP="00FC2D48">
          <w:pPr>
            <w:pStyle w:val="EEC9A3C8C03D834DA3C6E01DB8712F96"/>
          </w:pPr>
          <w:r w:rsidRPr="00F25F00">
            <w:rPr>
              <w:rStyle w:val="a3"/>
            </w:rPr>
            <w:t>Click or tap here to enter text.</w:t>
          </w:r>
        </w:p>
      </w:docPartBody>
    </w:docPart>
    <w:docPart>
      <w:docPartPr>
        <w:name w:val="DF3FD79027470142B0BD57F40BD90BAE"/>
        <w:category>
          <w:name w:val="Allgemein"/>
          <w:gallery w:val="placeholder"/>
        </w:category>
        <w:types>
          <w:type w:val="bbPlcHdr"/>
        </w:types>
        <w:behaviors>
          <w:behavior w:val="content"/>
        </w:behaviors>
        <w:guid w:val="{08AA7D7E-10BA-464E-B38C-A20638B28F6E}"/>
      </w:docPartPr>
      <w:docPartBody>
        <w:p w:rsidR="00294B39" w:rsidRDefault="00B14685" w:rsidP="00B14685">
          <w:pPr>
            <w:pStyle w:val="DF3FD79027470142B0BD57F40BD90BAE"/>
          </w:pPr>
          <w:r w:rsidRPr="00F25F00">
            <w:rPr>
              <w:rStyle w:val="a3"/>
            </w:rPr>
            <w:t>Click or tap here to enter text.</w:t>
          </w:r>
        </w:p>
      </w:docPartBody>
    </w:docPart>
    <w:docPart>
      <w:docPartPr>
        <w:name w:val="1DB7BE783A8B594EA62311D6FB2CA76F"/>
        <w:category>
          <w:name w:val="Allgemein"/>
          <w:gallery w:val="placeholder"/>
        </w:category>
        <w:types>
          <w:type w:val="bbPlcHdr"/>
        </w:types>
        <w:behaviors>
          <w:behavior w:val="content"/>
        </w:behaviors>
        <w:guid w:val="{490A6849-3F57-8046-B0D0-620350DF6D54}"/>
      </w:docPartPr>
      <w:docPartBody>
        <w:p w:rsidR="00294B39" w:rsidRDefault="00B14685" w:rsidP="00B14685">
          <w:pPr>
            <w:pStyle w:val="1DB7BE783A8B594EA62311D6FB2CA76F"/>
          </w:pPr>
          <w:r w:rsidRPr="00F25F00">
            <w:rPr>
              <w:rStyle w:val="a3"/>
            </w:rPr>
            <w:t>Click or tap here to enter text.</w:t>
          </w:r>
        </w:p>
      </w:docPartBody>
    </w:docPart>
    <w:docPart>
      <w:docPartPr>
        <w:name w:val="59AFAD7AC5789F49A71FB3D8B820D24F"/>
        <w:category>
          <w:name w:val="Allgemein"/>
          <w:gallery w:val="placeholder"/>
        </w:category>
        <w:types>
          <w:type w:val="bbPlcHdr"/>
        </w:types>
        <w:behaviors>
          <w:behavior w:val="content"/>
        </w:behaviors>
        <w:guid w:val="{D0A058CD-CD87-D04F-B88A-7C85C7F7EBFA}"/>
      </w:docPartPr>
      <w:docPartBody>
        <w:p w:rsidR="00D46812" w:rsidRDefault="00D46812" w:rsidP="00D46812">
          <w:pPr>
            <w:pStyle w:val="59AFAD7AC5789F49A71FB3D8B820D24F"/>
          </w:pPr>
          <w:r w:rsidRPr="00547B6C">
            <w:rPr>
              <w:rStyle w:val="a3"/>
            </w:rPr>
            <w:t>单击或点击此处输入文字。</w:t>
          </w:r>
        </w:p>
      </w:docPartBody>
    </w:docPart>
    <w:docPart>
      <w:docPartPr>
        <w:name w:val="DA410302F56B834B94FDC32903CBE665"/>
        <w:category>
          <w:name w:val="常规"/>
          <w:gallery w:val="placeholder"/>
        </w:category>
        <w:types>
          <w:type w:val="bbPlcHdr"/>
        </w:types>
        <w:behaviors>
          <w:behavior w:val="content"/>
        </w:behaviors>
        <w:guid w:val="{23954FD7-3A19-BD4F-AD4E-F53A7B657E88}"/>
      </w:docPartPr>
      <w:docPartBody>
        <w:p w:rsidR="006C6870" w:rsidRDefault="004C6B52" w:rsidP="004C6B52">
          <w:pPr>
            <w:pStyle w:val="DA410302F56B834B94FDC32903CBE665"/>
          </w:pPr>
          <w:r w:rsidRPr="00547B6C">
            <w:rPr>
              <w:rStyle w:val="a3"/>
            </w:rPr>
            <w:t>单击或点击此处输入文字。</w:t>
          </w:r>
        </w:p>
      </w:docPartBody>
    </w:docPart>
    <w:docPart>
      <w:docPartPr>
        <w:name w:val="B4F9227B42935E49BE7B2C22ABFEB619"/>
        <w:category>
          <w:name w:val="常规"/>
          <w:gallery w:val="placeholder"/>
        </w:category>
        <w:types>
          <w:type w:val="bbPlcHdr"/>
        </w:types>
        <w:behaviors>
          <w:behavior w:val="content"/>
        </w:behaviors>
        <w:guid w:val="{850E7183-94EB-3844-A3A4-220BBFE8CD2D}"/>
      </w:docPartPr>
      <w:docPartBody>
        <w:p w:rsidR="006C6870" w:rsidRDefault="004C6B52" w:rsidP="004C6B52">
          <w:pPr>
            <w:pStyle w:val="B4F9227B42935E49BE7B2C22ABFEB619"/>
          </w:pPr>
          <w:r w:rsidRPr="00547B6C">
            <w:rPr>
              <w:rStyle w:val="a3"/>
            </w:rPr>
            <w:t>单击或点击此处输入文字。</w:t>
          </w:r>
        </w:p>
      </w:docPartBody>
    </w:docPart>
    <w:docPart>
      <w:docPartPr>
        <w:name w:val="D715CEADA71F6940A97AECDE57E4094D"/>
        <w:category>
          <w:name w:val="Allgemein"/>
          <w:gallery w:val="placeholder"/>
        </w:category>
        <w:types>
          <w:type w:val="bbPlcHdr"/>
        </w:types>
        <w:behaviors>
          <w:behavior w:val="content"/>
        </w:behaviors>
        <w:guid w:val="{8B2C5FFF-18B0-CE48-9F60-BB6FD5FD09D2}"/>
      </w:docPartPr>
      <w:docPartBody>
        <w:p w:rsidR="007D5C7E" w:rsidRDefault="00933601" w:rsidP="00933601">
          <w:pPr>
            <w:pStyle w:val="D715CEADA71F6940A97AECDE57E4094D"/>
          </w:pPr>
          <w:r w:rsidRPr="00F25F00">
            <w:rPr>
              <w:rStyle w:val="a3"/>
            </w:rPr>
            <w:t>Click or tap here to enter text.</w:t>
          </w:r>
        </w:p>
      </w:docPartBody>
    </w:docPart>
    <w:docPart>
      <w:docPartPr>
        <w:name w:val="1A6183F510A47345B3D48740BC877218"/>
        <w:category>
          <w:name w:val="常规"/>
          <w:gallery w:val="placeholder"/>
        </w:category>
        <w:types>
          <w:type w:val="bbPlcHdr"/>
        </w:types>
        <w:behaviors>
          <w:behavior w:val="content"/>
        </w:behaviors>
        <w:guid w:val="{CC447017-3CF1-9442-9295-DD04E8195BEE}"/>
      </w:docPartPr>
      <w:docPartBody>
        <w:p w:rsidR="008C5696" w:rsidRDefault="00AA07F3" w:rsidP="00AA07F3">
          <w:pPr>
            <w:pStyle w:val="1A6183F510A47345B3D48740BC877218"/>
          </w:pPr>
          <w:r w:rsidRPr="00F25F00">
            <w:rPr>
              <w:rStyle w:val="a3"/>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imes New Roman Regular">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revisionView w:inkAnnotations="0"/>
  <w:defaultTabStop w:val="420"/>
  <w:hyphenationZone w:val="42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DAD"/>
    <w:rsid w:val="00044461"/>
    <w:rsid w:val="00053088"/>
    <w:rsid w:val="000A5995"/>
    <w:rsid w:val="001A3884"/>
    <w:rsid w:val="00225AAB"/>
    <w:rsid w:val="00247137"/>
    <w:rsid w:val="00262A74"/>
    <w:rsid w:val="00277394"/>
    <w:rsid w:val="00294B39"/>
    <w:rsid w:val="003274AE"/>
    <w:rsid w:val="0040306A"/>
    <w:rsid w:val="004C6B52"/>
    <w:rsid w:val="00501B13"/>
    <w:rsid w:val="005F5B24"/>
    <w:rsid w:val="005F635A"/>
    <w:rsid w:val="006273AD"/>
    <w:rsid w:val="006C309A"/>
    <w:rsid w:val="006C6870"/>
    <w:rsid w:val="006E2D8B"/>
    <w:rsid w:val="006F3DD0"/>
    <w:rsid w:val="00712A96"/>
    <w:rsid w:val="007151A6"/>
    <w:rsid w:val="007259C1"/>
    <w:rsid w:val="007461CB"/>
    <w:rsid w:val="00765BD1"/>
    <w:rsid w:val="00765DAD"/>
    <w:rsid w:val="00783BBE"/>
    <w:rsid w:val="007D5C7E"/>
    <w:rsid w:val="007D6BA7"/>
    <w:rsid w:val="008C5696"/>
    <w:rsid w:val="009252AD"/>
    <w:rsid w:val="00926468"/>
    <w:rsid w:val="00933601"/>
    <w:rsid w:val="00997555"/>
    <w:rsid w:val="009B26D7"/>
    <w:rsid w:val="009C39FF"/>
    <w:rsid w:val="00A144E8"/>
    <w:rsid w:val="00A509E7"/>
    <w:rsid w:val="00A80BF4"/>
    <w:rsid w:val="00A86A96"/>
    <w:rsid w:val="00AA07F3"/>
    <w:rsid w:val="00B14685"/>
    <w:rsid w:val="00B7064C"/>
    <w:rsid w:val="00C505FA"/>
    <w:rsid w:val="00C77CD9"/>
    <w:rsid w:val="00CA68EF"/>
    <w:rsid w:val="00CB65C8"/>
    <w:rsid w:val="00D40E85"/>
    <w:rsid w:val="00D46812"/>
    <w:rsid w:val="00DF0371"/>
    <w:rsid w:val="00F15CD1"/>
    <w:rsid w:val="00F57C51"/>
    <w:rsid w:val="00F75426"/>
    <w:rsid w:val="00FC2D48"/>
    <w:rsid w:val="00FD534C"/>
    <w:rsid w:val="00FE3B3C"/>
    <w:rsid w:val="00F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A07F3"/>
    <w:rPr>
      <w:color w:val="666666"/>
    </w:rPr>
  </w:style>
  <w:style w:type="paragraph" w:customStyle="1" w:styleId="437F9458EC85C64A87D475F6C82B38B6">
    <w:name w:val="437F9458EC85C64A87D475F6C82B38B6"/>
    <w:rsid w:val="00765DAD"/>
    <w:pPr>
      <w:widowControl w:val="0"/>
    </w:pPr>
  </w:style>
  <w:style w:type="paragraph" w:customStyle="1" w:styleId="68A6F4D16E8E85458822ABD1D1FB46FA">
    <w:name w:val="68A6F4D16E8E85458822ABD1D1FB46FA"/>
    <w:rsid w:val="00765DAD"/>
    <w:pPr>
      <w:widowControl w:val="0"/>
    </w:pPr>
  </w:style>
  <w:style w:type="paragraph" w:customStyle="1" w:styleId="5886C82A18A1EA4C874566EDAD18DD80">
    <w:name w:val="5886C82A18A1EA4C874566EDAD18DD80"/>
    <w:rsid w:val="00765DAD"/>
    <w:pPr>
      <w:widowControl w:val="0"/>
    </w:pPr>
  </w:style>
  <w:style w:type="paragraph" w:customStyle="1" w:styleId="0F518A9744FFAE42B81F520B0BB1EE50">
    <w:name w:val="0F518A9744FFAE42B81F520B0BB1EE50"/>
    <w:rsid w:val="00765DAD"/>
    <w:pPr>
      <w:widowControl w:val="0"/>
    </w:pPr>
  </w:style>
  <w:style w:type="paragraph" w:customStyle="1" w:styleId="70FDA32BB8A9BD4087C2E97ACF87FF8D">
    <w:name w:val="70FDA32BB8A9BD4087C2E97ACF87FF8D"/>
    <w:rsid w:val="00FC2D48"/>
    <w:pPr>
      <w:widowControl w:val="0"/>
    </w:pPr>
  </w:style>
  <w:style w:type="paragraph" w:customStyle="1" w:styleId="471A5816E9FEB845865461E31E2A275E">
    <w:name w:val="471A5816E9FEB845865461E31E2A275E"/>
    <w:rsid w:val="00FC2D48"/>
    <w:pPr>
      <w:widowControl w:val="0"/>
    </w:pPr>
  </w:style>
  <w:style w:type="paragraph" w:customStyle="1" w:styleId="2BF4386A59E1B644ACEDCB9B7B4B8849">
    <w:name w:val="2BF4386A59E1B644ACEDCB9B7B4B8849"/>
    <w:rsid w:val="00FC2D48"/>
    <w:pPr>
      <w:widowControl w:val="0"/>
    </w:pPr>
  </w:style>
  <w:style w:type="paragraph" w:customStyle="1" w:styleId="EEC9A3C8C03D834DA3C6E01DB8712F96">
    <w:name w:val="EEC9A3C8C03D834DA3C6E01DB8712F96"/>
    <w:rsid w:val="00FC2D48"/>
    <w:pPr>
      <w:widowControl w:val="0"/>
    </w:pPr>
  </w:style>
  <w:style w:type="paragraph" w:customStyle="1" w:styleId="DF3FD79027470142B0BD57F40BD90BAE">
    <w:name w:val="DF3FD79027470142B0BD57F40BD90BAE"/>
    <w:rsid w:val="00B14685"/>
    <w:rPr>
      <w:sz w:val="24"/>
      <w:lang w:val="de-CH" w:eastAsia="de-DE"/>
    </w:rPr>
  </w:style>
  <w:style w:type="paragraph" w:customStyle="1" w:styleId="1DB7BE783A8B594EA62311D6FB2CA76F">
    <w:name w:val="1DB7BE783A8B594EA62311D6FB2CA76F"/>
    <w:rsid w:val="00B14685"/>
    <w:rPr>
      <w:sz w:val="24"/>
      <w:lang w:val="de-CH" w:eastAsia="de-DE"/>
    </w:rPr>
  </w:style>
  <w:style w:type="paragraph" w:customStyle="1" w:styleId="59AFAD7AC5789F49A71FB3D8B820D24F">
    <w:name w:val="59AFAD7AC5789F49A71FB3D8B820D24F"/>
    <w:rsid w:val="00D46812"/>
    <w:rPr>
      <w:sz w:val="24"/>
      <w:lang w:val="de-CH" w:eastAsia="de-DE"/>
    </w:rPr>
  </w:style>
  <w:style w:type="paragraph" w:customStyle="1" w:styleId="DA410302F56B834B94FDC32903CBE665">
    <w:name w:val="DA410302F56B834B94FDC32903CBE665"/>
    <w:rsid w:val="004C6B52"/>
    <w:pPr>
      <w:widowControl w:val="0"/>
    </w:pPr>
  </w:style>
  <w:style w:type="paragraph" w:customStyle="1" w:styleId="B4F9227B42935E49BE7B2C22ABFEB619">
    <w:name w:val="B4F9227B42935E49BE7B2C22ABFEB619"/>
    <w:rsid w:val="004C6B52"/>
    <w:pPr>
      <w:widowControl w:val="0"/>
    </w:pPr>
  </w:style>
  <w:style w:type="paragraph" w:customStyle="1" w:styleId="D715CEADA71F6940A97AECDE57E4094D">
    <w:name w:val="D715CEADA71F6940A97AECDE57E4094D"/>
    <w:rsid w:val="00933601"/>
    <w:rPr>
      <w:sz w:val="24"/>
      <w:lang w:val="de-CH" w:eastAsia="de-DE"/>
    </w:rPr>
  </w:style>
  <w:style w:type="paragraph" w:customStyle="1" w:styleId="1A6183F510A47345B3D48740BC877218">
    <w:name w:val="1A6183F510A47345B3D48740BC877218"/>
    <w:rsid w:val="00AA07F3"/>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C74BE2-48A5-E84F-840B-7C2F60752AA3}">
  <we:reference id="wa104382081" version="1.55.1.0" store="en-US" storeType="OMEX"/>
  <we:alternateReferences>
    <we:reference id="wa104382081" version="1.55.1.0" store="en-US" storeType="OMEX"/>
  </we:alternateReferences>
  <we:properties>
    <we:property name="MENDELEY_CITATIONS" value="[{&quot;citationID&quot;:&quot;MENDELEY_CITATION_36293850-6dae-481d-944a-b0e8f1b3a236&quot;,&quot;properties&quot;:{&quot;noteIndex&quot;:0},&quot;isEdited&quot;:false,&quot;manualOverride&quot;:{&quot;isManuallyOverridden&quot;:false,&quot;citeprocText&quot;:&quot;[1]&quot;,&quot;manualOverrideText&quot;:&quot;&quot;},&quot;citationTag&quot;:&quot;MENDELEY_CITATION_v3_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&quot;,&quot;citationItems&quot;:[{&quot;id&quot;:&quot;7079c6c7-7232-32cb-8a9d-6614a6cf1083&quot;,&quot;itemData&quot;:{&quot;type&quot;:&quot;article-journal&quot;,&quot;id&quot;:&quot;7079c6c7-7232-32cb-8a9d-6614a6cf1083&quot;,&quot;title&quot;:&quot;Biochar–synergies and trade‐offs between soil enhancing properties and C sequestration potential&quot;,&quot;author&quot;:[{&quot;family&quot;:&quot;Crombie&quot;,&quot;given&quot;:&quot;Kyle&quot;,&quot;parse-names&quot;:false,&quot;dropping-particle&quot;:&quot;&quot;,&quot;non-dropping-particle&quot;:&quot;&quot;},{&quot;family&quot;:&quot;Mašek&quot;,&quot;given&quot;:&quot;Ondřej&quot;,&quot;parse-names&quot;:false,&quot;dropping-particle&quot;:&quot;&quot;,&quot;non-dropping-particle&quot;:&quot;&quot;},{&quot;family&quot;:&quot;Cross&quot;,&quot;given&quot;:&quot;Andrew&quot;,&quot;parse-names&quot;:false,&quot;dropping-particle&quot;:&quot;&quot;,&quot;non-dropping-particle&quot;:&quot;&quot;},{&quot;family&quot;:&quot;Sohi&quot;,&quot;given&quot;:&quot;Saran&quot;,&quot;parse-names&quot;:false,&quot;dropping-particle&quot;:&quot;&quot;,&quot;non-dropping-particle&quot;:&quot;&quot;}],&quot;container-title&quot;:&quot;GCb bioenergy&quot;,&quot;ISSN&quot;:&quot;1757-1693&quot;,&quot;issued&quot;:{&quot;date-parts&quot;:[[2015]]},&quot;page&quot;:&quot;1161-1175&quot;,&quot;publisher&quot;:&quot;Wiley Online Library&quot;,&quot;issue&quot;:&quot;5&quot;,&quot;volume&quot;:&quot;7&quot;,&quot;container-title-short&quot;:&quot;&quot;},&quot;isTemporary&quot;:false}]},{&quot;citationID&quot;:&quot;MENDELEY_CITATION_ecc7ffda-1f91-40c1-9fbb-32c4eb032537&quot;,&quot;properties&quot;:{&quot;noteIndex&quot;:0},&quot;isEdited&quot;:false,&quot;manualOverride&quot;:{&quot;isManuallyOverridden&quot;:false,&quot;citeprocText&quot;:&quot;[2]&quot;,&quot;manualOverrideText&quot;:&quot;&quot;},&quot;citationTag&quot;:&quot;MENDELEY_CITATION_v3_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&quot;,&quot;citationItems&quot;:[{&quot;id&quot;:&quot;e92f51d1-e909-371c-b4ba-9958016cd834&quot;,&quot;itemData&quot;:{&quot;type&quot;:&quot;article&quot;,&quot;id&quot;:&quot;e92f51d1-e909-371c-b4ba-9958016cd834&quot;,&quot;title&quot;:&quot;Standardized Product Definition and Product Testing Guidelines for Biochar That is Used in Soil, International Biochar Initiative. 2015&quot;,&quot;author&quot;:[{&quot;family&quot;:&quot;Initiative&quot;,&quot;given&quot;:&quot;International Biochar&quot;,&quot;parse-names&quot;:false,&quot;dropping-particle&quot;:&quot;&quot;,&quot;non-dropping-particle&quot;:&quot;&quot;}],&quot;container-title-short&quot;:&quot;&quot;},&quot;isTemporary&quot;:false}]},{&quot;citationID&quot;:&quot;MENDELEY_CITATION_0aafe6a3-17ab-411a-a790-d4209beb2210&quot;,&quot;properties&quot;:{&quot;noteIndex&quot;:0},&quot;isEdited&quot;:false,&quot;manualOverride&quot;:{&quot;isManuallyOverridden&quot;:false,&quot;citeprocText&quot;:&quot;[3]&quot;,&quot;manualOverrideText&quot;:&quot;&quot;},&quot;citationTag&quot;:&quot;MENDELEY_CITATION_v3_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&quot;,&quot;citationItems&quot;:[{&quot;id&quot;:&quot;0c6170aa-da4b-3cf5-8173-2f4468296bc2&quot;,&quot;itemData&quot;:{&quot;type&quot;:&quot;book&quot;,&quot;id&quot;:&quot;0c6170aa-da4b-3cf5-8173-2f4468296bc2&quot;,&quot;title&quot;:&quot;Biochar for environmental management: science, technology and implementation&quot;,&quot;author&quot;:[{&quot;family&quot;:&quot;Lehmann&quot;,&quot;given&quot;:&quot;Johannes&quot;,&quot;parse-names&quot;:false,&quot;dropping-particle&quot;:&quot;&quot;,&quot;non-dropping-particle&quot;:&quot;&quot;},{&quot;family&quot;:&quot;Joseph&quot;,&quot;given&quot;:&quot;Stephen&quot;,&quot;parse-names&quot;:false,&quot;dropping-particle&quot;:&quot;&quot;,&quot;non-dropping-particle&quot;:&quot;&quot;}],&quot;ISBN&quot;:&quot;1134489536&quot;,&quot;issued&quot;:{&quot;date-parts&quot;:[[2015]]},&quot;publisher&quot;:&quot;Routledge&quot;,&quot;container-title-short&quot;:&quot;&quot;},&quot;isTemporary&quot;:false}]},{&quot;citationID&quot;:&quot;MENDELEY_CITATION_8302f613-46bf-4227-a672-fe76f92a09c3&quot;,&quot;properties&quot;:{&quot;noteIndex&quot;:0},&quot;isEdited&quot;:false,&quot;manualOverride&quot;:{&quot;isManuallyOverridden&quot;:false,&quot;citeprocText&quot;:&quot;[4], [5]&quot;,&quot;manualOverrideText&quot;:&quot;&quot;},&quot;citationTag&quot;:&quot;MENDELEY_CITATION_v3_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&quot;,&quot;citationItems&quot;:[{&quot;id&quot;:&quot;95b526ed-0eba-306f-ae4d-49596c224d58&quot;,&quot;itemData&quot;:{&quot;type&quot;:&quot;article-journal&quot;,&quot;id&quot;:&quot;95b526ed-0eba-306f-ae4d-49596c224d58&quot;,&quot;title&quot;:&quot;Activated carbon, biochar and charcoal: linkages and synergies across pyrogenic carbon’s ABC s&quot;,&quot;author&quot;:[{&quot;family&quot;:&quot;Hagemann&quot;,&quot;given&quot;:&quot;Nikolas&quot;,&quot;parse-names&quot;:false,&quot;dropping-particle&quot;:&quot;&quot;,&quot;non-dropping-particle&quot;:&quot;&quot;},{&quot;family&quot;:&quot;Spokas&quot;,&quot;given&quot;:&quot;Kurt&quot;,&quot;parse-names&quot;:false,&quot;dropping-particle&quot;:&quot;&quot;,&quot;non-dropping-particle&quot;:&quot;&quot;},{&quot;family&quot;:&quot;Schmidt&quot;,&quot;given&quot;:&quot;Hans-Peter&quot;,&quot;parse-names&quot;:false,&quot;dropping-particle&quot;:&quot;&quot;,&quot;non-dropping-particle&quot;:&quot;&quot;},{&quot;family&quot;:&quot;Kägi&quot;,&quot;given&quot;:&quot;Ralf&quot;,&quot;parse-names&quot;:false,&quot;dropping-particle&quot;:&quot;&quot;,&quot;non-dropping-particle&quot;:&quot;&quot;},{&quot;family&quot;:&quot;Böhler&quot;,&quot;given&quot;:&quot;Marc Anton&quot;,&quot;parse-names&quot;:false,&quot;dropping-particle&quot;:&quot;&quot;,&quot;non-dropping-particle&quot;:&quot;&quot;},{&quot;family&quot;:&quot;Bucheli&quot;,&quot;given&quot;:&quot;Thomas D&quot;,&quot;parse-names&quot;:false,&quot;dropping-particle&quot;:&quot;&quot;,&quot;non-dropping-particle&quot;:&quot;&quot;}],&quot;container-title&quot;:&quot;Water&quot;,&quot;container-title-short&quot;:&quot;Water (Basel)&quot;,&quot;ISSN&quot;:&quot;2073-4441&quot;,&quot;issued&quot;:{&quot;date-parts&quot;:[[2018]]},&quot;page&quot;:&quot;182&quot;,&quot;publisher&quot;:&quot;MDPI&quot;,&quot;issue&quot;:&quot;2&quot;,&quot;volume&quot;:&quot;10&quot;},&quot;isTemporary&quot;:false},{&quot;id&quot;:&quot;c4d5f8cb-80e1-338c-b55f-c70e67c0b5d8&quot;,&quot;itemData&quot;:{&quot;type&quot;:&quot;article-journal&quot;,&quot;id&quot;:&quot;c4d5f8cb-80e1-338c-b55f-c70e67c0b5d8&quot;,&quot;title&quot;:&quot;Characterisation of charcoal concerning organic and inorganic substances-comparative values to discuss\&quot; biochar\&quot;&quot;,&quot;author&quot;:[{&quot;family&quot;:&quot;Reichle&quot;,&quot;given&quot;:&quot;E&quot;,&quot;parse-names&quot;:false,&quot;dropping-particle&quot;:&quot;&quot;,&quot;non-dropping-particle&quot;:&quot;&quot;}],&quot;container-title&quot;:&quot;GEFAHRSTOFFE REINHALTUNG DER LUFT&quot;,&quot;ISSN&quot;:&quot;0949-8036&quot;,&quot;issued&quot;:{&quot;date-parts&quot;:[[2015]]},&quot;page&quot;:&quot;176-181&quot;,&quot;publisher&quot;:&quot;SPRINGER-V DI VERLAG GMBH &amp; CO KG VDI-PLATZ 1, D-40468 DUSSELDORF, GERMANY&quot;,&quot;issue&quot;:&quot;5&quot;,&quot;volume&quot;:&quot;75&quot;,&quot;container-title-short&quot;:&quot;&quot;},&quot;isTemporary&quot;:false}]},{&quot;citationID&quot;:&quot;MENDELEY_CITATION_e4eddc81-be01-40f9-92e6-696be0dd4f70&quot;,&quot;properties&quot;:{&quot;noteIndex&quot;:0},&quot;isEdited&quot;:false,&quot;manualOverride&quot;:{&quot;isManuallyOverridden&quot;:false,&quot;citeprocText&quot;:&quot;[6], [7]&quot;,&quot;manualOverrideText&quot;:&quot;&quot;},&quot;citationTag&quot;:&quot;MENDELEY_CITATION_v3_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&quot;,&quot;citationItems&quot;:[{&quot;id&quot;:&quot;5d6b3e96-a3ff-312b-8d56-a483cd468d58&quot;,&quot;itemData&quot;:{&quot;type&quot;:&quot;article-journal&quot;,&quot;id&quot;:&quot;5d6b3e96-a3ff-312b-8d56-a483cd468d58&quot;,&quot;title&quot;:&quot;Development of the straw biochar returning concept in China&quot;,&quot;author&quot;:[{&quot;family&quot;:&quot;Meng&quot;,&quot;given&quot;:&quot;Jun&quot;,&quot;parse-names&quot;:false,&quot;dropping-particle&quot;:&quot;&quot;,&quot;non-dropping-particle&quot;:&quot;&quot;},{&quot;family&quot;:&quot;He&quot;,&quot;given&quot;:&quot;Tianyi&quot;,&quot;parse-names&quot;:false,&quot;dropping-particle&quot;:&quot;&quot;,&quot;non-dropping-particle&quot;:&quot;&quot;},{&quot;family&quot;:&quot;Sanganyado&quot;,&quot;given&quot;:&quot;Edmond&quot;,&quot;parse-names&quot;:false,&quot;dropping-particle&quot;:&quot;&quot;,&quot;non-dropping-particle&quot;:&quot;&quot;},{&quot;family&quot;:&quot;Lan&quot;,&quot;given&quot;:&quot;Yu&quot;,&quot;parse-names&quot;:false,&quot;dropping-particle&quot;:&quot;&quot;,&quot;non-dropping-particle&quot;:&quot;&quot;},{&quot;family&quot;:&quot;Zhang&quot;,&quot;given&quot;:&quot;Weiming&quot;,&quot;parse-names&quot;:false,&quot;dropping-particle&quot;:&quot;&quot;,&quot;non-dropping-particle&quot;:&quot;&quot;},{&quot;family&quot;:&quot;Han&quot;,&quot;given&quot;:&quot;Xiaori&quot;,&quot;parse-names&quot;:false,&quot;dropping-particle&quot;:&quot;&quot;,&quot;non-dropping-particle&quot;:&quot;&quot;},{&quot;family&quot;:&quot;Chen&quot;,&quot;given&quot;:&quot;Wenfu&quot;,&quot;parse-names&quot;:false,&quot;dropping-particle&quot;:&quot;&quot;,&quot;non-dropping-particle&quot;:&quot;&quot;}],&quot;container-title&quot;:&quot;Biochar&quot;,&quot;ISSN&quot;:&quot;2524-7972&quot;,&quot;issued&quot;:{&quot;date-parts&quot;:[[2019]]},&quot;page&quot;:&quot;139-149&quot;,&quot;publisher&quot;:&quot;Springer&quot;,&quot;volume&quot;:&quot;1&quot;,&quot;container-title-short&quot;:&quot;&quot;},&quot;isTemporary&quot;:false},{&quot;id&quot;:&quot;467f6b1e-a07a-38e2-8ace-f36f06c10ea9&quot;,&quot;itemData&quot;:{&quot;type&quot;:&quot;article-journal&quot;,&quot;id&quot;:&quot;467f6b1e-a07a-38e2-8ace-f36f06c10ea9&quot;,&quot;title&quot;:&quot;Analysis of biochar from carbonisation of wheat straw using continuous auger reactor&quot;,&quot;author&quot;:[{&quot;family&quot;:&quot;Pawar&quot;,&quot;given&quot;:&quot;Ashish&quot;,&quot;parse-names&quot;:false,&quot;dropping-particle&quot;:&quot;&quot;,&quot;non-dropping-particle&quot;:&quot;&quot;},{&quot;family&quot;:&quot;Panwar&quot;,&quot;given&quot;:&quot;N L&quot;,&quot;parse-names&quot;:false,&quot;dropping-particle&quot;:&quot;&quot;,&quot;non-dropping-particle&quot;:&quot;&quot;}],&quot;container-title&quot;:&quot;International Journal of Environment and Sustainable Development&quot;,&quot;ISSN&quot;:&quot;1474-6778&quot;,&quot;issued&quot;:{&quot;date-parts&quot;:[[2022]]},&quot;page&quot;:&quot;218-225&quot;,&quot;publisher&quot;:&quot;Inderscience Publishers (IEL)&quot;,&quot;issue&quot;:&quot;1-2&quot;,&quot;volume&quot;:&quot;21&quot;,&quot;container-title-short&quot;:&quot;&quot;},&quot;isTemporary&quot;:false}]},{&quot;citationID&quot;:&quot;MENDELEY_CITATION_11c15569-1c34-440b-8da3-833b295f46aa&quot;,&quot;properties&quot;:{&quot;noteIndex&quot;:0},&quot;isEdited&quot;:false,&quot;manualOverride&quot;:{&quot;isManuallyOverridden&quot;:false,&quot;citeprocText&quot;:&quot;[8]&quot;,&quot;manualOverrideText&quot;:&quot;&quot;},&quot;citationTag&quot;:&quot;MENDELEY_CITATION_v3_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&quot;,&quot;citationItems&quot;:[{&quot;id&quot;:&quot;06d9e6a9-6b47-3ffe-8a0a-d37ede0ec158&quot;,&quot;itemData&quot;:{&quot;type&quot;:&quot;article-journal&quot;,&quot;id&quot;:&quot;06d9e6a9-6b47-3ffe-8a0a-d37ede0ec158&quot;,&quot;title&quot;:&quot;Past, present, and future of biochar&quot;,&quot;author&quot;:[{&quot;family&quot;:&quot;Chen&quot;,&quot;given&quot;:&quot;Wenfu&quot;,&quot;parse-names&quot;:false,&quot;dropping-particle&quot;:&quot;&quot;,&quot;non-dropping-particle&quot;:&quot;&quot;},{&quot;family&quot;:&quot;Meng&quot;,&quot;given&quot;:&quot;Jun&quot;,&quot;parse-names&quot;:false,&quot;dropping-particle&quot;:&quot;&quot;,&quot;non-dropping-particle&quot;:&quot;&quot;},{&quot;family&quot;:&quot;Han&quot;,&quot;given&quot;:&quot;Xiaori&quot;,&quot;parse-names&quot;:false,&quot;dropping-particle&quot;:&quot;&quot;,&quot;non-dropping-particle&quot;:&quot;&quot;},{&quot;family&quot;:&quot;Lan&quot;,&quot;given&quot;:&quot;Yu&quot;,&quot;parse-names&quot;:false,&quot;dropping-particle&quot;:&quot;&quot;,&quot;non-dropping-particle&quot;:&quot;&quot;},{&quot;family&quot;:&quot;Zhang&quot;,&quot;given&quot;:&quot;Weiming&quot;,&quot;parse-names&quot;:false,&quot;dropping-particle&quot;:&quot;&quot;,&quot;non-dropping-particle&quot;:&quot;&quot;}],&quot;container-title&quot;:&quot;Biochar&quot;,&quot;ISSN&quot;:&quot;2524-7972&quot;,&quot;issued&quot;:{&quot;date-parts&quot;:[[2019]]},&quot;page&quot;:&quot;75-87&quot;,&quot;publisher&quot;:&quot;Springer&quot;,&quot;volume&quot;:&quot;1&quot;,&quot;container-title-short&quot;:&quot;&quot;},&quot;isTemporary&quot;:false}]},{&quot;citationID&quot;:&quot;MENDELEY_CITATION_89edb119-9f27-46b6-aab3-0dea9a39e992&quot;,&quot;properties&quot;:{&quot;noteIndex&quot;:0},&quot;isEdited&quot;:false,&quot;manualOverride&quot;:{&quot;isManuallyOverridden&quot;:false,&quot;citeprocText&quot;:&quot;[9]&quot;,&quot;manualOverrideText&quot;:&quot;&quot;},&quot;citationTag&quot;:&quot;MENDELEY_CITATION_v3_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&quot;,&quot;citationItems&quot;:[{&quot;id&quot;:&quot;8b2dbc98-2e52-3cb2-95cf-79575ea2f3d7&quot;,&quot;itemData&quot;:{&quot;type&quot;:&quot;article-journal&quot;,&quot;id&quot;:&quot;8b2dbc98-2e52-3cb2-95cf-79575ea2f3d7&quot;,&quot;title&quot;:&quot;Response of soil carbon dioxide fluxes, soil organic carbon and microbial biomass carbon to biochar amendment: a meta‐analysis&quot;,&quot;author&quot;:[{&quot;family&quot;:&quot;Liu&quot;,&quot;given&quot;:&quot;Shuwei&quot;,&quot;parse-names&quot;:false,&quot;dropping-particle&quot;:&quot;&quot;,&quot;non-dropping-particle&quot;:&quot;&quot;},{&quot;family&quot;:&quot;Zhang&quot;,&quot;given&quot;:&quot;Yaojun&quot;,&quot;parse-names&quot;:false,&quot;dropping-particle&quot;:&quot;&quot;,&quot;non-dropping-particle&quot;:&quot;&quot;},{&quot;family&quot;:&quot;Zong&quot;,&quot;given&quot;:&quot;Yajie&quot;,&quot;parse-names&quot;:false,&quot;dropping-particle&quot;:&quot;&quot;,&quot;non-dropping-particle&quot;:&quot;&quot;},{&quot;family&quot;:&quot;Hu&quot;,&quot;given&quot;:&quot;Zhiqiang&quot;,&quot;parse-names&quot;:false,&quot;dropping-particle&quot;:&quot;&quot;,&quot;non-dropping-particle&quot;:&quot;&quot;},{&quot;family&quot;:&quot;Wu&quot;,&quot;given&quot;:&quot;Shuang&quot;,&quot;parse-names&quot;:false,&quot;dropping-particle&quot;:&quot;&quot;,&quot;non-dropping-particle&quot;:&quot;&quot;},{&quot;family&quot;:&quot;Zhou&quot;,&quot;given&quot;:&quot;J I E&quot;,&quot;parse-names&quot;:false,&quot;dropping-particle&quot;:&quot;&quot;,&quot;non-dropping-particle&quot;:&quot;&quot;},{&quot;family&quot;:&quot;Jin&quot;,&quot;given&quot;:&quot;Yaguo&quot;,&quot;parse-names&quot;:false,&quot;dropping-particle&quot;:&quot;&quot;,&quot;non-dropping-particle&quot;:&quot;&quot;},{&quot;family&quot;:&quot;Zou&quot;,&quot;given&quot;:&quot;Jianwen&quot;,&quot;parse-names&quot;:false,&quot;dropping-particle&quot;:&quot;&quot;,&quot;non-dropping-particle&quot;:&quot;&quot;}],&quot;container-title&quot;:&quot;Gcb Bioenergy&quot;,&quot;ISSN&quot;:&quot;1757-1693&quot;,&quot;issued&quot;:{&quot;date-parts&quot;:[[2016]]},&quot;page&quot;:&quot;392-406&quot;,&quot;publisher&quot;:&quot;Wiley Online Library&quot;,&quot;issue&quot;:&quot;2&quot;,&quot;volume&quot;:&quot;8&quot;,&quot;container-title-short&quot;:&quot;&quot;},&quot;isTemporary&quot;:false}]},{&quot;citationID&quot;:&quot;MENDELEY_CITATION_33bf5a65-ec3f-4dee-8cf6-19bcba72da30&quot;,&quot;properties&quot;:{&quot;noteIndex&quot;:0},&quot;isEdited&quot;:false,&quot;manualOverride&quot;:{&quot;isManuallyOverridden&quot;:false,&quot;citeprocText&quot;:&quot;[10]&quot;,&quot;manualOverrideText&quot;:&quot;&quot;},&quot;citationTag&quot;:&quot;MENDELEY_CITATION_v3_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&quot;,&quot;citationItems&quot;:[{&quot;id&quot;:&quot;cd9f5a9d-42ae-3ec8-a7b2-c32a262e7801&quot;,&quot;itemData&quot;:{&quot;type&quot;:&quot;article-journal&quot;,&quot;id&quot;:&quot;cd9f5a9d-42ae-3ec8-a7b2-c32a262e7801&quot;,&quot;title&quot;:&quot;The different faces of biochar: contamination risk versus remediation tool&quot;,&quot;author&quot;:[{&quot;family&quot;:&quot;Hilber&quot;,&quot;given&quot;:&quot;Isabel&quot;,&quot;parse-names&quot;:false,&quot;dropping-particle&quot;:&quot;&quot;,&quot;non-dropping-particle&quot;:&quot;&quot;},{&quot;family&quot;:&quot;Bastos&quot;,&quot;given&quot;:&quot;Ana Catarina&quot;,&quot;parse-names&quot;:false,&quot;dropping-particle&quot;:&quot;&quot;,&quot;non-dropping-particle&quot;:&quot;&quot;},{&quot;family&quot;:&quot;Loureiro&quot;,&quot;given&quot;:&quot;Susana&quot;,&quot;parse-names&quot;:false,&quot;dropping-particle&quot;:&quot;&quot;,&quot;non-dropping-particle&quot;:&quot;&quot;},{&quot;family&quot;:&quot;Soja&quot;,&quot;given&quot;:&quot;Gerhard&quot;,&quot;parse-names&quot;:false,&quot;dropping-particle&quot;:&quot;&quot;,&quot;non-dropping-particle&quot;:&quot;&quot;},{&quot;family&quot;:&quot;Marsz&quot;,&quot;given&quot;:&quot;Aleksandra&quot;,&quot;parse-names&quot;:false,&quot;dropping-particle&quot;:&quot;&quot;,&quot;non-dropping-particle&quot;:&quot;&quot;},{&quot;family&quot;:&quot;Cornelissen&quot;,&quot;given&quot;:&quot;Gerard&quot;,&quot;parse-names&quot;:false,&quot;dropping-particle&quot;:&quot;&quot;,&quot;non-dropping-particle&quot;:&quot;&quot;},{&quot;family&quot;:&quot;Bucheli&quot;,&quot;given&quot;:&quot;Thomas D&quot;,&quot;parse-names&quot;:false,&quot;dropping-particle&quot;:&quot;&quot;,&quot;non-dropping-particle&quot;:&quot;&quot;}],&quot;container-title&quot;:&quot;Journal of Environmental Engineering and Landscape Management&quot;,&quot;ISSN&quot;:&quot;1648-6897&quot;,&quot;issued&quot;:{&quot;date-parts&quot;:[[2017]]},&quot;page&quot;:&quot;86-104&quot;,&quot;publisher&quot;:&quot;Taylor &amp; Francis&quot;,&quot;issue&quot;:&quot;2&quot;,&quot;volume&quot;:&quot;25&quot;,&quot;container-title-short&quot;:&quot;&quot;},&quot;isTemporary&quot;:false}]},{&quot;citationID&quot;:&quot;MENDELEY_CITATION_8c458ad9-9402-4c5c-a213-5802b2a48e0a&quot;,&quot;properties&quot;:{&quot;noteIndex&quot;:0},&quot;isEdited&quot;:false,&quot;manualOverride&quot;:{&quot;isManuallyOverridden&quot;:false,&quot;citeprocText&quot;:&quot;[11]&quot;,&quot;manualOverrideText&quot;:&quot;&quot;},&quot;citationTag&quot;:&quot;MENDELEY_CITATION_v3_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&quot;,&quot;citationItems&quot;:[{&quot;id&quot;:&quot;bd3e4b6b-dc13-3c5f-8b64-90c95ab73a36&quot;,&quot;itemData&quot;:{&quot;type&quot;:&quot;article-journal&quot;,&quot;id&quot;:&quot;bd3e4b6b-dc13-3c5f-8b64-90c95ab73a36&quot;,&quot;title&quot;:&quot;A critical review of the possible adverse effects of biochar in the soil environment&quot;,&quot;author&quot;:[{&quot;family&quot;:&quot;Brtnicky&quot;,&quot;given&quot;:&quot;Martin&quot;,&quot;parse-names&quot;:false,&quot;dropping-particle&quot;:&quot;&quot;,&quot;non-dropping-particle&quot;:&quot;&quot;},{&quot;family&quot;:&quot;Datta&quot;,&quot;given&quot;:&quot;Rahul&quot;,&quot;parse-names&quot;:false,&quot;dropping-particle&quot;:&quot;&quot;,&quot;non-dropping-particle&quot;:&quot;&quot;},{&quot;family&quot;:&quot;Holatko&quot;,&quot;given&quot;:&quot;Jiri&quot;,&quot;parse-names&quot;:false,&quot;dropping-particle&quot;:&quot;&quot;,&quot;non-dropping-particle&quot;:&quot;&quot;},{&quot;family&quot;:&quot;Bielska&quot;,&quot;given&quot;:&quot;Lucie&quot;,&quot;parse-names&quot;:false,&quot;dropping-particle&quot;:&quot;&quot;,&quot;non-dropping-particle&quot;:&quot;&quot;},{&quot;family&quot;:&quot;Gusiatin&quot;,&quot;given&quot;:&quot;Zygmunt M&quot;,&quot;parse-names&quot;:false,&quot;dropping-particle&quot;:&quot;&quot;,&quot;non-dropping-particle&quot;:&quot;&quot;},{&quot;family&quot;:&quot;Kucerik&quot;,&quot;given&quot;:&quot;Jiri&quot;,&quot;parse-names&quot;:false,&quot;dropping-particle&quot;:&quot;&quot;,&quot;non-dropping-particle&quot;:&quot;&quot;},{&quot;family&quot;:&quot;Hammerschmiedt&quot;,&quot;given&quot;:&quot;Tereza&quot;,&quot;parse-names&quot;:false,&quot;dropping-particle&quot;:&quot;&quot;,&quot;non-dropping-particle&quot;:&quot;&quot;},{&quot;family&quot;:&quot;Danish&quot;,&quot;given&quot;:&quot;Subhan&quot;,&quot;parse-names&quot;:false,&quot;dropping-particle&quot;:&quot;&quot;,&quot;non-dropping-particle&quot;:&quot;&quot;},{&quot;family&quot;:&quot;Radziemska&quot;,&quot;given&quot;:&quot;Maja&quot;,&quot;parse-names&quot;:false,&quot;dropping-particle&quot;:&quot;&quot;,&quot;non-dropping-particle&quot;:&quot;&quot;},{&quot;family&quot;:&quot;Mravcova&quot;,&quot;given&quot;:&quot;Ludmila&quot;,&quot;parse-names&quot;:false,&quot;dropping-particle&quot;:&quot;&quot;,&quot;non-dropping-particle&quot;:&quot;&quot;}],&quot;container-title&quot;:&quot;Science of the Total Environment&quot;,&quot;ISSN&quot;:&quot;0048-9697&quot;,&quot;issued&quot;:{&quot;date-parts&quot;:[[2021]]},&quot;page&quot;:&quot;148756&quot;,&quot;publisher&quot;:&quot;Elsevier&quot;,&quot;volume&quot;:&quot;796&quot;,&quot;container-title-short&quot;:&quot;&quot;},&quot;isTemporary&quot;:false}]},{&quot;citationID&quot;:&quot;MENDELEY_CITATION_01da6136-6b80-4bc3-966a-b65873448d7c&quot;,&quot;properties&quot;:{&quot;noteIndex&quot;:0},&quot;isEdited&quot;:false,&quot;manualOverride&quot;:{&quot;isManuallyOverridden&quot;:false,&quot;citeprocText&quot;:&quot;[12]&quot;,&quot;manualOverrideText&quot;:&quot;&quot;},&quot;citationTag&quot;:&quot;MENDELEY_CITATION_v3_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&quot;,&quot;citationItems&quot;:[{&quot;id&quot;:&quot;0f586780-cfdc-3e5a-8ef3-cbc3f37c2bcc&quot;,&quot;itemData&quot;:{&quot;type&quot;:&quot;article-journal&quot;,&quot;id&quot;:&quot;0f586780-cfdc-3e5a-8ef3-cbc3f37c2bcc&quot;,&quot;title&quot;:&quot;Variable effects of biochar and P solubilizing microbes on crop productivity in different soil conditions&quot;,&quot;author&quot;:[{&quot;family&quot;:&quot;Deb&quot;,&quot;given&quot;:&quot;Debal&quot;,&quot;parse-names&quot;:false,&quot;dropping-particle&quot;:&quot;&quot;,&quot;non-dropping-particle&quot;:&quot;&quot;},{&quot;family&quot;:&quot;Kloft&quot;,&quot;given&quot;:&quot;Marius&quot;,&quot;parse-names&quot;:false,&quot;dropping-particle&quot;:&quot;&quot;,&quot;non-dropping-particle&quot;:&quot;&quot;},{&quot;family&quot;:&quot;Lässig&quot;,&quot;given&quot;:&quot;Jörg&quot;,&quot;parse-names&quot;:false,&quot;dropping-particle&quot;:&quot;&quot;,&quot;non-dropping-particle&quot;:&quot;&quot;},{&quot;family&quot;:&quot;Walsh&quot;,&quot;given&quot;:&quot;Stephen&quot;,&quot;parse-names&quot;:false,&quot;dropping-particle&quot;:&quot;&quot;,&quot;non-dropping-particle&quot;:&quot;&quot;}],&quot;container-title&quot;:&quot;Agroecology and Sustainable Food Systems&quot;,&quot;ISSN&quot;:&quot;2168-3565&quot;,&quot;issued&quot;:{&quot;date-parts&quot;:[[2016]]},&quot;page&quot;:&quot;145-168&quot;,&quot;publisher&quot;:&quot;Taylor &amp; Francis&quot;,&quot;issue&quot;:&quot;2&quot;,&quot;volume&quot;:&quot;40&quot;,&quot;container-title-short&quot;:&quot;&quot;},&quot;isTemporary&quot;:false}]},{&quot;citationID&quot;:&quot;MENDELEY_CITATION_34cd5f6e-1484-43ce-a371-4fafa9919da4&quot;,&quot;properties&quot;:{&quot;noteIndex&quot;:0},&quot;isEdited&quot;:false,&quot;manualOverride&quot;:{&quot;isManuallyOverridden&quot;:false,&quot;citeprocText&quot;:&quot;[13]&quot;,&quot;manualOverrideText&quot;:&quot;&quot;},&quot;citationTag&quot;:&quot;MENDELEY_CITATION_v3_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&quot;,&quot;citationItems&quot;:[{&quot;id&quot;:&quot;3f1c6bdb-60cf-3df8-9207-ad339a746fa2&quot;,&quot;itemData&quot;:{&quot;type&quot;:&quot;article-journal&quot;,&quot;id&quot;:&quot;3f1c6bdb-60cf-3df8-9207-ad339a746fa2&quot;,&quot;title&quot;:&quot;The biochar option to improve plant yields: first results from some field and pot experiments in Italy&quot;,&quot;author&quot;:[{&quot;family&quot;:&quot;Baronti&quot;,&quot;given&quot;:&quot;Silvia&quot;,&quot;parse-names&quot;:false,&quot;dropping-particle&quot;:&quot;&quot;,&quot;non-dropping-particle&quot;:&quot;&quot;},{&quot;family&quot;:&quot;Alberti&quot;,&quot;given&quot;:&quot;Giorgio&quot;,&quot;parse-names&quot;:false,&quot;dropping-particle&quot;:&quot;&quot;,&quot;non-dropping-particle&quot;:&quot;&quot;},{&quot;family&quot;:&quot;Delle Vedove&quot;,&quot;given&quot;:&quot;Gemini&quot;,&quot;parse-names&quot;:false,&quot;dropping-particle&quot;:&quot;&quot;,&quot;non-dropping-particle&quot;:&quot;&quot;},{&quot;family&quot;:&quot;Gennaro&quot;,&quot;given&quot;:&quot;Filippo&quot;,&quot;parse-names&quot;:false,&quot;dropping-particle&quot;:&quot;&quot;,&quot;non-dropping-particle&quot;:&quot;Di&quot;},{&quot;family&quot;:&quot;Fellet&quot;,&quot;given&quot;:&quot;Guido&quot;,&quot;parse-names&quot;:false,&quot;dropping-particle&quot;:&quot;&quot;,&quot;non-dropping-particle&quot;:&quot;&quot;},{&quot;family&quot;:&quot;Genesio&quot;,&quot;given&quot;:&quot;Lorenzo&quot;,&quot;parse-names&quot;:false,&quot;dropping-particle&quot;:&quot;&quot;,&quot;non-dropping-particle&quot;:&quot;&quot;},{&quot;family&quot;:&quot;Miglietta&quot;,&quot;given&quot;:&quot;Franco&quot;,&quot;parse-names&quot;:false,&quot;dropping-particle&quot;:&quot;&quot;,&quot;non-dropping-particle&quot;:&quot;&quot;},{&quot;family&quot;:&quot;Peressotti&quot;,&quot;given&quot;:&quot;Alessandro&quot;,&quot;parse-names&quot;:false,&quot;dropping-particle&quot;:&quot;&quot;,&quot;non-dropping-particle&quot;:&quot;&quot;},{&quot;family&quot;:&quot;Vaccari&quot;,&quot;given&quot;:&quot;Francesco Primo&quot;,&quot;parse-names&quot;:false,&quot;dropping-particle&quot;:&quot;&quot;,&quot;non-dropping-particle&quot;:&quot;&quot;}],&quot;container-title&quot;:&quot;Italian Journal of Agronomy&quot;,&quot;ISSN&quot;:&quot;2039-6805&quot;,&quot;issued&quot;:{&quot;date-parts&quot;:[[2010]]},&quot;page&quot;:&quot;3-12&quot;,&quot;issue&quot;:&quot;1&quot;,&quot;volume&quot;:&quot;5&quot;,&quot;container-title-short&quot;:&quot;&quot;},&quot;isTemporary&quot;:false}]},{&quot;citationID&quot;:&quot;MENDELEY_CITATION_08c4ba2c-8c5e-4407-b2d6-fab211f117f0&quot;,&quot;properties&quot;:{&quot;noteIndex&quot;:0},&quot;isEdited&quot;:false,&quot;manualOverride&quot;:{&quot;isManuallyOverridden&quot;:false,&quot;citeprocText&quot;:&quot;[14]&quot;,&quot;manualOverrideText&quot;:&quot;&quot;},&quot;citationTag&quot;:&quot;MENDELEY_CITATION_v3_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&quot;,&quot;citationItems&quot;:[{&quot;id&quot;:&quot;1789075f-fe61-3245-90c4-2fbc4b82d7b3&quot;,&quot;itemData&quot;:{&quot;type&quot;:&quot;article-journal&quot;,&quot;id&quot;:&quot;1789075f-fe61-3245-90c4-2fbc4b82d7b3&quot;,&quot;title&quot;:&quot;Impact of two different biochars on earthworm growth and survival.&quot;,&quot;author&quot;:[{&quot;family&quot;:&quot;Liesch&quot;,&quot;given&quot;:&quot;Amanda M&quot;,&quot;parse-names&quot;:false,&quot;dropping-particle&quot;:&quot;&quot;,&quot;non-dropping-particle&quot;:&quot;&quot;},{&quot;family&quot;:&quot;Weyers&quot;,&quot;given&quot;:&quot;Sharon L&quot;,&quot;parse-names&quot;:false,&quot;dropping-particle&quot;:&quot;&quot;,&quot;non-dropping-particle&quot;:&quot;&quot;},{&quot;family&quot;:&quot;Gaskin&quot;,&quot;given&quot;:&quot;Julia W&quot;,&quot;parse-names&quot;:false,&quot;dropping-particle&quot;:&quot;&quot;,&quot;non-dropping-particle&quot;:&quot;&quot;},{&quot;family&quot;:&quot;Das&quot;,&quot;given&quot;:&quot;K C&quot;,&quot;parse-names&quot;:false,&quot;dropping-particle&quot;:&quot;&quot;,&quot;non-dropping-particle&quot;:&quot;&quot;}],&quot;container-title&quot;:&quot;Annals of Environmental Science&quot;,&quot;ISSN&quot;:&quot;1939-2621&quot;,&quot;issued&quot;:{&quot;date-parts&quot;:[[2010]]},&quot;container-title-short&quot;:&quot;&quot;},&quot;isTemporary&quot;:false}]},{&quot;citationID&quot;:&quot;MENDELEY_CITATION_8ccaa4eb-a6fe-4075-bcae-2ad55a26f0b7&quot;,&quot;properties&quot;:{&quot;noteIndex&quot;:0},&quot;isEdited&quot;:false,&quot;manualOverride&quot;:{&quot;isManuallyOverridden&quot;:false,&quot;citeprocText&quot;:&quot;[15]&quot;,&quot;manualOverrideText&quot;:&quot;&quot;},&quot;citationTag&quot;:&quot;MENDELEY_CITATION_v3_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&quot;,&quot;citationItems&quot;:[{&quot;id&quot;:&quot;6437b617-f5e4-3d8d-8048-7cdd3918567c&quot;,&quot;itemData&quot;:{&quot;type&quot;:&quot;article-journal&quot;,&quot;id&quot;:&quot;6437b617-f5e4-3d8d-8048-7cdd3918567c&quot;,&quot;title&quot;:&quot;Bioaccumulation of polycyclic aromatic hydrocarbons and survival of earthworms (Eisenia andrei) exposed to biochar amended soils&quot;,&quot;author&quot;:[{&quot;family&quot;:&quot;Malev&quot;,&quot;given&quot;:&quot;Olga&quot;,&quot;parse-names&quot;:false,&quot;dropping-particle&quot;:&quot;&quot;,&quot;non-dropping-particle&quot;:&quot;&quot;},{&quot;family&quot;:&quot;Contin&quot;,&quot;given&quot;:&quot;Marco&quot;,&quot;parse-names&quot;:false,&quot;dropping-particle&quot;:&quot;&quot;,&quot;non-dropping-particle&quot;:&quot;&quot;},{&quot;family&quot;:&quot;Licen&quot;,&quot;given&quot;:&quot;Sabina&quot;,&quot;parse-names&quot;:false,&quot;dropping-particle&quot;:&quot;&quot;,&quot;non-dropping-particle&quot;:&quot;&quot;},{&quot;family&quot;:&quot;Barbieri&quot;,&quot;given&quot;:&quot;PIERLUIGI&quot;,&quot;parse-names&quot;:false,&quot;dropping-particle&quot;:&quot;&quot;,&quot;non-dropping-particle&quot;:&quot;&quot;},{&quot;family&quot;:&quot;Nobili&quot;,&quot;given&quot;:&quot;Maria&quot;,&quot;parse-names&quot;:false,&quot;dropping-particle&quot;:&quot;&quot;,&quot;non-dropping-particle&quot;:&quot;De&quot;}],&quot;container-title&quot;:&quot;Environmental Science and Pollution Research&quot;,&quot;ISSN&quot;:&quot;0944-1344&quot;,&quot;issued&quot;:{&quot;date-parts&quot;:[[2016]]},&quot;page&quot;:&quot;3491-3502&quot;,&quot;publisher&quot;:&quot;Springer&quot;,&quot;volume&quot;:&quot;23&quot;,&quot;container-title-short&quot;:&quot;&quot;},&quot;isTemporary&quot;:false}]},{&quot;citationID&quot;:&quot;MENDELEY_CITATION_2bab736e-cb17-4bb7-97e2-03d73d8fbe8d&quot;,&quot;properties&quot;:{&quot;noteIndex&quot;:0},&quot;isEdited&quot;:false,&quot;manualOverride&quot;:{&quot;isManuallyOverridden&quot;:false,&quot;citeprocText&quot;:&quot;[16]&quot;,&quot;manualOverrideText&quot;:&quot;&quot;},&quot;citationTag&quot;:&quot;MENDELEY_CITATION_v3_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&quot;,&quot;citationItems&quot;:[{&quot;id&quot;:&quot;aaa1d5b7-10df-3b16-8078-83f094ea68ef&quot;,&quot;itemData&quot;:{&quot;type&quot;:&quot;article-journal&quot;,&quot;id&quot;:&quot;aaa1d5b7-10df-3b16-8078-83f094ea68ef&quot;,&quot;title&quot;:&quot;Effects of biochars produced from different feedstocks on soil properties and sunflower growth&quot;,&quot;author&quot;:[{&quot;family&quot;:&quot;Alburquerque&quot;,&quot;given&quot;:&quot;José Antonio&quot;,&quot;parse-names&quot;:false,&quot;dropping-particle&quot;:&quot;&quot;,&quot;non-dropping-particle&quot;:&quot;&quot;},{&quot;family&quot;:&quot;Calero&quot;,&quot;given&quot;:&quot;Juan Manuel&quot;,&quot;parse-names&quot;:false,&quot;dropping-particle&quot;:&quot;&quot;,&quot;non-dropping-particle&quot;:&quot;&quot;},{&quot;family&quot;:&quot;Barrón&quot;,&quot;given&quot;:&quot;Vidal&quot;,&quot;parse-names&quot;:false,&quot;dropping-particle&quot;:&quot;&quot;,&quot;non-dropping-particle&quot;:&quot;&quot;},{&quot;family&quot;:&quot;Torrent&quot;,&quot;given&quot;:&quot;José&quot;,&quot;parse-names&quot;:false,&quot;dropping-particle&quot;:&quot;&quot;,&quot;non-dropping-particle&quot;:&quot;&quot;},{&quot;family&quot;:&quot;Campillo&quot;,&quot;given&quot;:&quot;María Carmen&quot;,&quot;parse-names&quot;:false,&quot;dropping-particle&quot;:&quot;&quot;,&quot;non-dropping-particle&quot;:&quot;del&quot;},{&quot;family&quot;:&quot;Gallardo&quot;,&quot;given&quot;:&quot;Antonio&quot;,&quot;parse-names&quot;:false,&quot;dropping-particle&quot;:&quot;&quot;,&quot;non-dropping-particle&quot;:&quot;&quot;},{&quot;family&quot;:&quot;Villar&quot;,&quot;given&quot;:&quot;Rafael&quot;,&quot;parse-names&quot;:false,&quot;dropping-particle&quot;:&quot;&quot;,&quot;non-dropping-particle&quot;:&quot;&quot;}],&quot;container-title&quot;:&quot;Journal of plant nutrition and soil science&quot;,&quot;ISSN&quot;:&quot;1436-8730&quot;,&quot;issued&quot;:{&quot;date-parts&quot;:[[2014]]},&quot;page&quot;:&quot;16-25&quot;,&quot;publisher&quot;:&quot;Wiley Online Library&quot;,&quot;issue&quot;:&quot;1&quot;,&quot;volume&quot;:&quot;177&quot;,&quot;container-title-short&quot;:&quot;&quot;},&quot;isTemporary&quot;:false}]},{&quot;citationID&quot;:&quot;MENDELEY_CITATION_08660be3-d13e-41dc-a289-df7ca1570ee3&quot;,&quot;properties&quot;:{&quot;noteIndex&quot;:0},&quot;isEdited&quot;:false,&quot;manualOverride&quot;:{&quot;isManuallyOverridden&quot;:false,&quot;citeprocText&quot;:&quot;[17]&quot;,&quot;manualOverrideText&quot;:&quot;&quot;},&quot;citationTag&quot;:&quot;MENDELEY_CITATION_v3_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&quot;,&quot;citationItems&quot;:[{&quot;id&quot;:&quot;dd40ed15-84cd-3f37-9c5f-6136992121d8&quot;,&quot;itemData&quot;:{&quot;type&quot;:&quot;article-journal&quot;,&quot;id&quot;:&quot;dd40ed15-84cd-3f37-9c5f-6136992121d8&quot;,&quot;title&quot;:&quot;Combined effects of biochar properties and soil conditions on plant growth: A meta-analysis&quot;,&quot;author&quot;:[{&quot;family&quot;:&quot;Dai&quot;,&quot;given&quot;:&quot;Yanhui&quot;,&quot;parse-names&quot;:false,&quot;dropping-particle&quot;:&quot;&quot;,&quot;non-dropping-particle&quot;:&quot;&quot;},{&quot;family&quot;:&quot;Zheng&quot;,&quot;given&quot;:&quot;Hao&quot;,&quot;parse-names&quot;:false,&quot;dropping-particle&quot;:&quot;&quot;,&quot;non-dropping-particle&quot;:&quot;&quot;},{&quot;family&quot;:&quot;Jiang&quot;,&quot;given&quot;:&quot;Zhixiang&quot;,&quot;parse-names&quot;:false,&quot;dropping-particle&quot;:&quot;&quot;,&quot;non-dropping-particle&quot;:&quot;&quot;},{&quot;family&quot;:&quot;Xing&quot;,&quot;given&quot;:&quot;Baoshan&quot;,&quot;parse-names&quot;:false,&quot;dropping-particle&quot;:&quot;&quot;,&quot;non-dropping-particle&quot;:&quot;&quot;}],&quot;container-title&quot;:&quot;Science of the total environment&quot;,&quot;ISSN&quot;:&quot;0048-9697&quot;,&quot;issued&quot;:{&quot;date-parts&quot;:[[2020]]},&quot;page&quot;:&quot;136635&quot;,&quot;publisher&quot;:&quot;Elsevier&quot;,&quot;volume&quot;:&quot;713&quot;,&quot;container-title-short&quot;:&quot;&quot;},&quot;isTemporary&quot;:false}]},{&quot;citationID&quot;:&quot;MENDELEY_CITATION_ce580577-c997-47e1-9357-fa220827c81c&quot;,&quot;properties&quot;:{&quot;noteIndex&quot;:0},&quot;isEdited&quot;:false,&quot;manualOverride&quot;:{&quot;isManuallyOverridden&quot;:false,&quot;citeprocText&quot;:&quot;[13]&quot;,&quot;manualOverrideText&quot;:&quot;&quot;},&quot;citationTag&quot;:&quot;MENDELEY_CITATION_v3_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&quot;,&quot;citationItems&quot;:[{&quot;id&quot;:&quot;3f1c6bdb-60cf-3df8-9207-ad339a746fa2&quot;,&quot;itemData&quot;:{&quot;type&quot;:&quot;article-journal&quot;,&quot;id&quot;:&quot;3f1c6bdb-60cf-3df8-9207-ad339a746fa2&quot;,&quot;title&quot;:&quot;The biochar option to improve plant yields: first results from some field and pot experiments in Italy&quot;,&quot;author&quot;:[{&quot;family&quot;:&quot;Baronti&quot;,&quot;given&quot;:&quot;Silvia&quot;,&quot;parse-names&quot;:false,&quot;dropping-particle&quot;:&quot;&quot;,&quot;non-dropping-particle&quot;:&quot;&quot;},{&quot;family&quot;:&quot;Alberti&quot;,&quot;given&quot;:&quot;Giorgio&quot;,&quot;parse-names&quot;:false,&quot;dropping-particle&quot;:&quot;&quot;,&quot;non-dropping-particle&quot;:&quot;&quot;},{&quot;family&quot;:&quot;Delle Vedove&quot;,&quot;given&quot;:&quot;Gemini&quot;,&quot;parse-names&quot;:false,&quot;dropping-particle&quot;:&quot;&quot;,&quot;non-dropping-particle&quot;:&quot;&quot;},{&quot;family&quot;:&quot;Gennaro&quot;,&quot;given&quot;:&quot;Filippo&quot;,&quot;parse-names&quot;:false,&quot;dropping-particle&quot;:&quot;&quot;,&quot;non-dropping-particle&quot;:&quot;Di&quot;},{&quot;family&quot;:&quot;Fellet&quot;,&quot;given&quot;:&quot;Guido&quot;,&quot;parse-names&quot;:false,&quot;dropping-particle&quot;:&quot;&quot;,&quot;non-dropping-particle&quot;:&quot;&quot;},{&quot;family&quot;:&quot;Genesio&quot;,&quot;given&quot;:&quot;Lorenzo&quot;,&quot;parse-names&quot;:false,&quot;dropping-particle&quot;:&quot;&quot;,&quot;non-dropping-particle&quot;:&quot;&quot;},{&quot;family&quot;:&quot;Miglietta&quot;,&quot;given&quot;:&quot;Franco&quot;,&quot;parse-names&quot;:false,&quot;dropping-particle&quot;:&quot;&quot;,&quot;non-dropping-particle&quot;:&quot;&quot;},{&quot;family&quot;:&quot;Peressotti&quot;,&quot;given&quot;:&quot;Alessandro&quot;,&quot;parse-names&quot;:false,&quot;dropping-particle&quot;:&quot;&quot;,&quot;non-dropping-particle&quot;:&quot;&quot;},{&quot;family&quot;:&quot;Vaccari&quot;,&quot;given&quot;:&quot;Francesco Primo&quot;,&quot;parse-names&quot;:false,&quot;dropping-particle&quot;:&quot;&quot;,&quot;non-dropping-particle&quot;:&quot;&quot;}],&quot;container-title&quot;:&quot;Italian Journal of Agronomy&quot;,&quot;ISSN&quot;:&quot;2039-6805&quot;,&quot;issued&quot;:{&quot;date-parts&quot;:[[2010]]},&quot;page&quot;:&quot;3-12&quot;,&quot;issue&quot;:&quot;1&quot;,&quot;volume&quot;:&quot;5&quot;,&quot;container-title-short&quot;:&quot;&quot;},&quot;isTemporary&quot;:false}]},{&quot;citationID&quot;:&quot;MENDELEY_CITATION_6457d846-3593-4c88-92b5-a88b529b6ca1&quot;,&quot;properties&quot;:{&quot;noteIndex&quot;:0},&quot;isEdited&quot;:false,&quot;manualOverride&quot;:{&quot;isManuallyOverridden&quot;:false,&quot;citeprocText&quot;:&quot;[18]&quot;,&quot;manualOverrideText&quot;:&quot;&quot;},&quot;citationTag&quot;:&quot;MENDELEY_CITATION_v3_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&quot;,&quot;citationItems&quot;:[{&quot;id&quot;:&quot;512a2091-aacd-37c5-bdfe-376ff5a563e6&quot;,&quot;itemData&quot;:{&quot;type&quot;:&quot;article-journal&quot;,&quot;id&quot;:&quot;512a2091-aacd-37c5-bdfe-376ff5a563e6&quot;,&quot;title&quot;:&quot;Contrasted effect of biochar and earthworms on rice growth and resource allocation in different soils&quot;,&quot;author&quot;:[{&quot;family&quot;:&quot;Noguera&quot;,&quot;given&quot;:&quot;Diana&quot;,&quot;parse-names&quot;:false,&quot;dropping-particle&quot;:&quot;&quot;,&quot;non-dropping-particle&quot;:&quot;&quot;},{&quot;family&quot;:&quot;Rondón&quot;,&quot;given&quot;:&quot;Marco&quot;,&quot;parse-names&quot;:false,&quot;dropping-particle&quot;:&quot;&quot;,&quot;non-dropping-particle&quot;:&quot;&quot;},{&quot;family&quot;:&quot;Laossi&quot;,&quot;given&quot;:&quot;Kam-Rigne&quot;,&quot;parse-names&quot;:false,&quot;dropping-particle&quot;:&quot;&quot;,&quot;non-dropping-particle&quot;:&quot;&quot;},{&quot;family&quot;:&quot;Hoyos&quot;,&quot;given&quot;:&quot;Valerio&quot;,&quot;parse-names&quot;:false,&quot;dropping-particle&quot;:&quot;&quot;,&quot;non-dropping-particle&quot;:&quot;&quot;},{&quot;family&quot;:&quot;Lavelle&quot;,&quot;given&quot;:&quot;Patrick&quot;,&quot;parse-names&quot;:false,&quot;dropping-particle&quot;:&quot;&quot;,&quot;non-dropping-particle&quot;:&quot;&quot;},{&quot;family&quot;:&quot;Carvalho&quot;,&quot;given&quot;:&quot;Maria Helena Cruz&quot;,&quot;parse-names&quot;:false,&quot;dropping-particle&quot;:&quot;&quot;,&quot;non-dropping-particle&quot;:&quot;de&quot;},{&quot;family&quot;:&quot;Barot&quot;,&quot;given&quot;:&quot;Sébastien&quot;,&quot;parse-names&quot;:false,&quot;dropping-particle&quot;:&quot;&quot;,&quot;non-dropping-particle&quot;:&quot;&quot;}],&quot;container-title&quot;:&quot;Soil biology and Biochemistry&quot;,&quot;container-title-short&quot;:&quot;Soil Biol Biochem&quot;,&quot;ISSN&quot;:&quot;0038-0717&quot;,&quot;issued&quot;:{&quot;date-parts&quot;:[[2010]]},&quot;page&quot;:&quot;1017-1027&quot;,&quot;publisher&quot;:&quot;Elsevier&quot;,&quot;issue&quot;:&quot;7&quot;,&quot;volume&quot;:&quot;42&quot;},&quot;isTemporary&quot;:false}]},{&quot;citationID&quot;:&quot;MENDELEY_CITATION_aac0aba8-da5b-4cd4-8153-6c815ce1b8b9&quot;,&quot;properties&quot;:{&quot;noteIndex&quot;:0},&quot;isEdited&quot;:false,&quot;manualOverride&quot;:{&quot;isManuallyOverridden&quot;:false,&quot;citeprocText&quot;:&quot;[19]&quot;,&quot;manualOverrideText&quot;:&quot;&quot;},&quot;citationTag&quot;:&quot;MENDELEY_CITATION_v3_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&quot;,&quot;citationItems&quot;:[{&quot;id&quot;:&quot;bb52c663-bd1e-3566-96de-9aa11255c19d&quot;,&quot;itemData&quot;:{&quot;type&quot;:&quot;article-journal&quot;,&quot;id&quot;:&quot;bb52c663-bd1e-3566-96de-9aa11255c19d&quot;,&quot;title&quot;:&quot;Responses of soil microbial community structure changes and activities to biochar addition: a meta-analysis&quot;,&quot;author&quot;:[{&quot;family&quot;:&quot;Zhang&quot;,&quot;given&quot;:&quot;Leiyi&quot;,&quot;parse-names&quot;:false,&quot;dropping-particle&quot;:&quot;&quot;,&quot;non-dropping-particle&quot;:&quot;&quot;},{&quot;family&quot;:&quot;Jing&quot;,&quot;given&quot;:&quot;Yiming&quot;,&quot;parse-names&quot;:false,&quot;dropping-particle&quot;:&quot;&quot;,&quot;non-dropping-particle&quot;:&quot;&quot;},{&quot;family&quot;:&quot;Xiang&quot;,&quot;given&quot;:&quot;Yangzhou&quot;,&quot;parse-names&quot;:false,&quot;dropping-particle&quot;:&quot;&quot;,&quot;non-dropping-particle&quot;:&quot;&quot;},{&quot;family&quot;:&quot;Zhang&quot;,&quot;given&quot;:&quot;Renduo&quot;,&quot;parse-names&quot;:false,&quot;dropping-particle&quot;:&quot;&quot;,&quot;non-dropping-particle&quot;:&quot;&quot;},{&quot;family&quot;:&quot;Lu&quot;,&quot;given&quot;:&quot;Haibo&quot;,&quot;parse-names&quot;:false,&quot;dropping-particle&quot;:&quot;&quot;,&quot;non-dropping-particle&quot;:&quot;&quot;}],&quot;container-title&quot;:&quot;Science of the Total Environment&quot;,&quot;ISSN&quot;:&quot;0048-9697&quot;,&quot;issued&quot;:{&quot;date-parts&quot;:[[2018]]},&quot;page&quot;:&quot;926-935&quot;,&quot;publisher&quot;:&quot;Elsevier&quot;,&quot;volume&quot;:&quot;643&quot;,&quot;container-title-short&quot;:&quot;&quot;},&quot;isTemporary&quot;:false}]},{&quot;citationID&quot;:&quot;MENDELEY_CITATION_a59c8305-c057-45d3-a085-56783bafaa68&quot;,&quot;properties&quot;:{&quot;noteIndex&quot;:0},&quot;isEdited&quot;:false,&quot;manualOverride&quot;:{&quot;isManuallyOverridden&quot;:false,&quot;citeprocText&quot;:&quot;[17]&quot;,&quot;manualOverrideText&quot;:&quot;&quot;},&quot;citationTag&quot;:&quot;MENDELEY_CITATION_v3_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&quot;,&quot;citationItems&quot;:[{&quot;id&quot;:&quot;dd40ed15-84cd-3f37-9c5f-6136992121d8&quot;,&quot;itemData&quot;:{&quot;type&quot;:&quot;article-journal&quot;,&quot;id&quot;:&quot;dd40ed15-84cd-3f37-9c5f-6136992121d8&quot;,&quot;title&quot;:&quot;Combined effects of biochar properties and soil conditions on plant growth: A meta-analysis&quot;,&quot;author&quot;:[{&quot;family&quot;:&quot;Dai&quot;,&quot;given&quot;:&quot;Yanhui&quot;,&quot;parse-names&quot;:false,&quot;dropping-particle&quot;:&quot;&quot;,&quot;non-dropping-particle&quot;:&quot;&quot;},{&quot;family&quot;:&quot;Zheng&quot;,&quot;given&quot;:&quot;Hao&quot;,&quot;parse-names&quot;:false,&quot;dropping-particle&quot;:&quot;&quot;,&quot;non-dropping-particle&quot;:&quot;&quot;},{&quot;family&quot;:&quot;Jiang&quot;,&quot;given&quot;:&quot;Zhixiang&quot;,&quot;parse-names&quot;:false,&quot;dropping-particle&quot;:&quot;&quot;,&quot;non-dropping-particle&quot;:&quot;&quot;},{&quot;family&quot;:&quot;Xing&quot;,&quot;given&quot;:&quot;Baoshan&quot;,&quot;parse-names&quot;:false,&quot;dropping-particle&quot;:&quot;&quot;,&quot;non-dropping-particle&quot;:&quot;&quot;}],&quot;container-title&quot;:&quot;Science of the total environment&quot;,&quot;ISSN&quot;:&quot;0048-9697&quot;,&quot;issued&quot;:{&quot;date-parts&quot;:[[2020]]},&quot;page&quot;:&quot;136635&quot;,&quot;publisher&quot;:&quot;Elsevier&quot;,&quot;volume&quot;:&quot;713&quot;,&quot;container-title-short&quot;:&quot;&quot;},&quot;isTemporary&quot;:false}]},{&quot;citationID&quot;:&quot;MENDELEY_CITATION_250d826f-fd7a-4fab-8d65-91e6dfbbdbca&quot;,&quot;properties&quot;:{&quot;noteIndex&quot;:0},&quot;isEdited&quot;:false,&quot;manualOverride&quot;:{&quot;isManuallyOverridden&quot;:false,&quot;citeprocText&quot;:&quot;[20]&quot;,&quot;manualOverrideText&quot;:&quot;&quot;},&quot;citationTag&quot;:&quot;MENDELEY_CITATION_v3_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&quot;,&quot;citationItems&quot;:[{&quot;id&quot;:&quot;36c1abbd-39a9-3d7f-8786-a6f9eb11f873&quot;,&quot;itemData&quot;:{&quot;type&quot;:&quot;article-journal&quot;,&quot;id&quot;:&quot;36c1abbd-39a9-3d7f-8786-a6f9eb11f873&quot;,&quot;title&quot;:&quot;Using machine learning to predict adverse effects of metallic nanomaterials to various aquatic organisms&quot;,&quot;author&quot;:[{&quot;family&quot;:&quot;Zhou&quot;,&quot;given&quot;:&quot;Yunchi&quot;,&quot;parse-names&quot;:false,&quot;dropping-particle&quot;:&quot;&quot;,&quot;non-dropping-particle&quot;:&quot;&quot;},{&quot;family&quot;:&quot;Wang&quot;,&quot;given&quot;:&quot;Ying&quot;,&quot;parse-names&quot;:false,&quot;dropping-particle&quot;:&quot;&quot;,&quot;non-dropping-particle&quot;:&quot;&quot;},{&quot;family&quot;:&quot;Peijnenburg&quot;,&quot;given&quot;:&quot;Willie&quot;,&quot;parse-names&quot;:false,&quot;dropping-particle&quot;:&quot;&quot;,&quot;non-dropping-particle&quot;:&quot;&quot;},{&quot;family&quot;:&quot;Vijver&quot;,&quot;given&quot;:&quot;Martina G&quot;,&quot;parse-names&quot;:false,&quot;dropping-particle&quot;:&quot;&quot;,&quot;non-dropping-particle&quot;:&quot;&quot;},{&quot;family&quot;:&quot;Balraadjsing&quot;,&quot;given&quot;:&quot;Surendra&quot;,&quot;parse-names&quot;:false,&quot;dropping-particle&quot;:&quot;&quot;,&quot;non-dropping-particle&quot;:&quot;&quot;},{&quot;family&quot;:&quot;Fan&quot;,&quot;given&quot;:&quot;Wenhong&quot;,&quot;parse-names&quot;:false,&quot;dropping-particle&quot;:&quot;&quot;,&quot;non-dropping-particle&quot;:&quot;&quot;}],&quot;container-title&quot;:&quot;Environmental Science &amp; Technology&quot;,&quot;container-title-short&quot;:&quot;Environ Sci Technol&quot;,&quot;ISSN&quot;:&quot;0013-936X&quot;,&quot;issued&quot;:{&quot;date-parts&quot;:[[2023]]},&quot;page&quot;:&quot;17786-17795&quot;,&quot;publisher&quot;:&quot;ACS Publications&quot;,&quot;issue&quot;:&quot;46&quot;,&quot;volume&quot;:&quot;57&quot;},&quot;isTemporary&quot;:false}]},{&quot;citationID&quot;:&quot;MENDELEY_CITATION_20e127bf-5f62-441e-a888-be814dc2ab70&quot;,&quot;properties&quot;:{&quot;noteIndex&quot;:0},&quot;isEdited&quot;:false,&quot;manualOverride&quot;:{&quot;isManuallyOverridden&quot;:false,&quot;citeprocText&quot;:&quot;[21]&quot;,&quot;manualOverrideText&quot;:&quot;&quot;},&quot;citationTag&quot;:&quot;MENDELEY_CITATION_v3_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&quot;,&quot;citationItems&quot;:[{&quot;id&quot;:&quot;bf7a4f20-f4fa-320a-b5ec-61b109bbabaa&quot;,&quot;itemData&quot;:{&quot;type&quot;:&quot;article-journal&quot;,&quot;id&quot;:&quot;bf7a4f20-f4fa-320a-b5ec-61b109bbabaa&quot;,&quot;title&quot;:&quot;Water retention behaviour of biochar-amended clay and its influencing mechanism&quot;,&quot;author&quot;:[{&quot;family&quot;:&quot;Li&quot;,&quot;given&quot;:&quot;M Y&quot;,&quot;parse-names&quot;:false,&quot;dropping-particle&quot;:&quot;&quot;,&quot;non-dropping-particle&quot;:&quot;&quot;},{&quot;family&quot;:&quot;Sun&quot;,&quot;given&quot;:&quot;W J&quot;,&quot;parse-names&quot;:false,&quot;dropping-particle&quot;:&quot;&quot;,&quot;non-dropping-particle&quot;:&quot;&quot;}],&quot;container-title&quot;:&quot;ROCK AND SOIL MECHANICS&quot;,&quot;DOI&quot;:&quot;10.16285/j.rsm.2018.1838&quot;,&quot;ISSN&quot;:&quot;1000-7598&quot;,&quot;PMID&quot;:&quot;WOS:000546915400020&quot;,&quot;issued&quot;:{&quot;date-parts&quot;:[[2019]]},&quot;page&quot;:&quot;4722-+&quot;,&quot;issue&quot;:&quot;12&quot;,&quot;volume&quot;:&quot;40&quot;,&quot;container-title-short&quot;:&quot;&quot;},&quot;isTemporary&quot;:false}]},{&quot;citationID&quot;:&quot;MENDELEY_CITATION_cf93e634-4943-43ff-ae83-ee922e63182a&quot;,&quot;properties&quot;:{&quot;noteIndex&quot;:0},&quot;isEdited&quot;:false,&quot;manualOverride&quot;:{&quot;isManuallyOverridden&quot;:false,&quot;citeprocText&quot;:&quot;[22]&quot;,&quot;manualOverrideText&quot;:&quot;&quot;},&quot;citationTag&quot;:&quot;MENDELEY_CITATION_v3_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&quot;,&quot;citationItems&quot;:[{&quot;id&quot;:&quot;f47d23c1-e2c7-3efc-9475-f24886cdcc4c&quot;,&quot;itemData&quot;:{&quot;type&quot;:&quot;article-journal&quot;,&quot;id&quot;:&quot;f47d23c1-e2c7-3efc-9475-f24886cdcc4c&quot;,&quot;title&quot;:&quot;Biochar-mediated changes in soil quality and plant growth in a three year field trial&quot;,&quot;author&quot;:[{&quot;family&quot;:&quot;Jones&quot;,&quot;given&quot;:&quot;D L&quot;,&quot;parse-names&quot;:false,&quot;dropping-particle&quot;:&quot;&quot;,&quot;non-dropping-particle&quot;:&quot;&quot;},{&quot;family&quot;:&quot;Rousk&quot;,&quot;given&quot;:&quot;Johannes&quot;,&quot;parse-names&quot;:false,&quot;dropping-particle&quot;:&quot;&quot;,&quot;non-dropping-particle&quot;:&quot;&quot;},{&quot;family&quot;:&quot;Edwards-Jones&quot;,&quot;given&quot;:&quot;G&quot;,&quot;parse-names&quot;:false,&quot;dropping-particle&quot;:&quot;&quot;,&quot;non-dropping-particle&quot;:&quot;&quot;},{&quot;family&quot;:&quot;DeLuca&quot;,&quot;given&quot;:&quot;T H&quot;,&quot;parse-names&quot;:false,&quot;dropping-particle&quot;:&quot;&quot;,&quot;non-dropping-particle&quot;:&quot;&quot;},{&quot;family&quot;:&quot;Murphy&quot;,&quot;given&quot;:&quot;D&quot;,&quot;parse-names&quot;:false,&quot;dropping-particle&quot;:&quot;V&quot;,&quot;non-dropping-particle&quot;:&quot;&quot;}],&quot;container-title&quot;:&quot;Soil biology and Biochemistry&quot;,&quot;container-title-short&quot;:&quot;Soil Biol Biochem&quot;,&quot;ISSN&quot;:&quot;0038-0717&quot;,&quot;issued&quot;:{&quot;date-parts&quot;:[[2012]]},&quot;page&quot;:&quot;113-124&quot;,&quot;publisher&quot;:&quot;Elsevier&quot;,&quot;volume&quot;:&quot;45&quot;},&quot;isTemporary&quot;:false}]},{&quot;citationID&quot;:&quot;MENDELEY_CITATION_ebd56804-2998-4cf4-81a9-cb17f09389d4&quot;,&quot;properties&quot;:{&quot;noteIndex&quot;:0},&quot;isEdited&quot;:false,&quot;manualOverride&quot;:{&quot;isManuallyOverridden&quot;:false,&quot;citeprocText&quot;:&quot;[23]&quot;,&quot;manualOverrideText&quot;:&quot;&quot;},&quot;citationTag&quot;:&quot;MENDELEY_CITATION_v3_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&quot;,&quot;citationItems&quot;:[{&quot;id&quot;:&quot;c7576b48-a305-390d-81bf-8ca3619e05f3&quot;,&quot;itemData&quot;:{&quot;type&quot;:&quot;article-journal&quot;,&quot;id&quot;:&quot;c7576b48-a305-390d-81bf-8ca3619e05f3&quot;,&quot;title&quot;:&quot;Effect of pyrolysis temperature on the bioavailability of heavy metals in rice straw-derived biochar&quot;,&quot;author&quot;:[{&quot;family&quot;:&quot;Yang&quot;,&quot;given&quot;:&quot;Tiexin&quot;,&quot;parse-names&quot;:false,&quot;dropping-particle&quot;:&quot;&quot;,&quot;non-dropping-particle&quot;:&quot;&quot;},{&quot;family&quot;:&quot;Meng&quot;,&quot;given&quot;:&quot;Jun&quot;,&quot;parse-names&quot;:false,&quot;dropping-particle&quot;:&quot;&quot;,&quot;non-dropping-particle&quot;:&quot;&quot;},{&quot;family&quot;:&quot;Jeyakumar&quot;,&quot;given&quot;:&quot;Paramsothy&quot;,&quot;parse-names&quot;:false,&quot;dropping-particle&quot;:&quot;&quot;,&quot;non-dropping-particle&quot;:&quot;&quot;},{&quot;family&quot;:&quot;Cao&quot;,&quot;given&quot;:&quot;Ting&quot;,&quot;parse-names&quot;:false,&quot;dropping-particle&quot;:&quot;&quot;,&quot;non-dropping-particle&quot;:&quot;&quot;},{&quot;family&quot;:&quot;Liu&quot;,&quot;given&quot;:&quot;Zunqi&quot;,&quot;parse-names&quot;:false,&quot;dropping-particle&quot;:&quot;&quot;,&quot;non-dropping-particle&quot;:&quot;&quot;},{&quot;family&quot;:&quot;He&quot;,&quot;given&quot;:&quot;Tianyi&quot;,&quot;parse-names&quot;:false,&quot;dropping-particle&quot;:&quot;&quot;,&quot;non-dropping-particle&quot;:&quot;&quot;},{&quot;family&quot;:&quot;Cao&quot;,&quot;given&quot;:&quot;Xuena&quot;,&quot;parse-names&quot;:false,&quot;dropping-particle&quot;:&quot;&quot;,&quot;non-dropping-particle&quot;:&quot;&quot;},{&quot;family&quot;:&quot;Chen&quot;,&quot;given&quot;:&quot;Wenfu&quot;,&quot;parse-names&quot;:false,&quot;dropping-particle&quot;:&quot;&quot;,&quot;non-dropping-particle&quot;:&quot;&quot;},{&quot;family&quot;:&quot;Wang&quot;,&quot;given&quot;:&quot;Hailong&quot;,&quot;parse-names&quot;:false,&quot;dropping-particle&quot;:&quot;&quot;,&quot;non-dropping-particle&quot;:&quot;&quot;}],&quot;container-title&quot;:&quot;Environmental Science and Pollution Research&quot;,&quot;ISSN&quot;:&quot;0944-1344&quot;,&quot;issued&quot;:{&quot;date-parts&quot;:[[2021]]},&quot;page&quot;:&quot;2198-2208&quot;,&quot;publisher&quot;:&quot;Springer&quot;,&quot;volume&quot;:&quot;28&quot;,&quot;container-title-short&quot;:&quot;&quot;},&quot;isTemporary&quot;:false}]},{&quot;citationID&quot;:&quot;MENDELEY_CITATION_dc081133-96dc-4e38-9bf6-1d4967104bb6&quot;,&quot;properties&quot;:{&quot;noteIndex&quot;:0},&quot;isEdited&quot;:false,&quot;manualOverride&quot;:{&quot;isManuallyOverridden&quot;:false,&quot;citeprocText&quot;:&quot;[24]&quot;,&quot;manualOverrideText&quot;:&quot;&quot;},&quot;citationTag&quot;:&quot;MENDELEY_CITATION_v3_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&quot;,&quot;citationItems&quot;:[{&quot;id&quot;:&quot;e6fc27c0-479b-3fb1-a8f6-99f41334a07e&quot;,&quot;itemData&quot;:{&quot;type&quot;:&quot;article-journal&quot;,&quot;id&quot;:&quot;e6fc27c0-479b-3fb1-a8f6-99f41334a07e&quot;,&quot;title&quot;:&quot;Linking hydrophobicity of biochar to the water repellency and water holding capacity of biochar-amended soil&quot;,&quot;author&quot;:[{&quot;family&quot;:&quot;Mao&quot;,&quot;given&quot;:&quot;Jiefei&quot;,&quot;parse-names&quot;:false,&quot;dropping-particle&quot;:&quot;&quot;,&quot;non-dropping-particle&quot;:&quot;&quot;},{&quot;family&quot;:&quot;Zhang&quot;,&quot;given&quot;:&quot;Kun&quot;,&quot;parse-names&quot;:false,&quot;dropping-particle&quot;:&quot;&quot;,&quot;non-dropping-particle&quot;:&quot;&quot;},{&quot;family&quot;:&quot;Chen&quot;,&quot;given&quot;:&quot;Baoliang&quot;,&quot;parse-names&quot;:false,&quot;dropping-particle&quot;:&quot;&quot;,&quot;non-dropping-particle&quot;:&quot;&quot;}],&quot;container-title&quot;:&quot;Environmental Pollution&quot;,&quot;ISSN&quot;:&quot;0269-7491&quot;,&quot;issued&quot;:{&quot;date-parts&quot;:[[2019]]},&quot;page&quot;:&quot;779-789&quot;,&quot;publisher&quot;:&quot;Elsevier&quot;,&quot;volume&quot;:&quot;253&quot;,&quot;container-title-short&quot;:&quot;&quot;},&quot;isTemporary&quot;:false}]},{&quot;citationID&quot;:&quot;MENDELEY_CITATION_16536a12-3a79-4cc9-b238-ba02b5854044&quot;,&quot;properties&quot;:{&quot;noteIndex&quot;:0},&quot;isEdited&quot;:false,&quot;manualOverride&quot;:{&quot;isManuallyOverridden&quot;:false,&quot;citeprocText&quot;:&quot;[25]&quot;,&quot;manualOverrideText&quot;:&quot;&quot;},&quot;citationTag&quot;:&quot;MENDELEY_CITATION_v3_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&quot;,&quot;citationItems&quot;:[{&quot;id&quot;:&quot;7fdc0319-83d7-36af-ac5b-4f228a2bc790&quot;,&quot;itemData&quot;:{&quot;type&quot;:&quot;article-journal&quot;,&quot;id&quot;:&quot;7fdc0319-83d7-36af-ac5b-4f228a2bc790&quot;,&quot;title&quot;:&quot;Effect of biochar application and re-application on soil bulk density, porosity, saturated hydraulic conductivity, water content and soil water availability in a silty loam Haplic Luvisol&quot;,&quot;author&quot;:[{&quot;family&quot;:&quot;Toková&quot;,&quot;given&quot;:&quot;Lucia&quot;,&quot;parse-names&quot;:false,&quot;dropping-particle&quot;:&quot;&quot;,&quot;non-dropping-particle&quot;:&quot;&quot;},{&quot;family&quot;:&quot;Igaz&quot;,&quot;given&quot;:&quot;Dušan&quot;,&quot;parse-names&quot;:false,&quot;dropping-particle&quot;:&quot;&quot;,&quot;non-dropping-particle&quot;:&quot;&quot;},{&quot;family&quot;:&quot;Horák&quot;,&quot;given&quot;:&quot;Ján&quot;,&quot;parse-names&quot;:false,&quot;dropping-particle&quot;:&quot;&quot;,&quot;non-dropping-particle&quot;:&quot;&quot;},{&quot;family&quot;:&quot;Aydin&quot;,&quot;given&quot;:&quot;Elena&quot;,&quot;parse-names&quot;:false,&quot;dropping-particle&quot;:&quot;&quot;,&quot;non-dropping-particle&quot;:&quot;&quot;}],&quot;container-title&quot;:&quot;Agronomy&quot;,&quot;ISSN&quot;:&quot;2073-4395&quot;,&quot;issued&quot;:{&quot;date-parts&quot;:[[2020]]},&quot;page&quot;:&quot;1005&quot;,&quot;publisher&quot;:&quot;MDPI&quot;,&quot;issue&quot;:&quot;7&quot;,&quot;volume&quot;:&quot;10&quot;,&quot;container-title-short&quot;:&quot;&quot;},&quot;isTemporary&quot;:false}]},{&quot;citationID&quot;:&quot;MENDELEY_CITATION_a892fb1d-22aa-406c-87f9-b9d3452870e8&quot;,&quot;properties&quot;:{&quot;noteIndex&quot;:0},&quot;isEdited&quot;:false,&quot;manualOverride&quot;:{&quot;isManuallyOverridden&quot;:false,&quot;citeprocText&quot;:&quot;[25]&quot;,&quot;manualOverrideText&quot;:&quot;&quot;},&quot;citationTag&quot;:&quot;MENDELEY_CITATION_v3_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&quot;,&quot;citationItems&quot;:[{&quot;id&quot;:&quot;7fdc0319-83d7-36af-ac5b-4f228a2bc790&quot;,&quot;itemData&quot;:{&quot;type&quot;:&quot;article-journal&quot;,&quot;id&quot;:&quot;7fdc0319-83d7-36af-ac5b-4f228a2bc790&quot;,&quot;title&quot;:&quot;Effect of biochar application and re-application on soil bulk density, porosity, saturated hydraulic conductivity, water content and soil water availability in a silty loam Haplic Luvisol&quot;,&quot;author&quot;:[{&quot;family&quot;:&quot;Toková&quot;,&quot;given&quot;:&quot;Lucia&quot;,&quot;parse-names&quot;:false,&quot;dropping-particle&quot;:&quot;&quot;,&quot;non-dropping-particle&quot;:&quot;&quot;},{&quot;family&quot;:&quot;Igaz&quot;,&quot;given&quot;:&quot;Dušan&quot;,&quot;parse-names&quot;:false,&quot;dropping-particle&quot;:&quot;&quot;,&quot;non-dropping-particle&quot;:&quot;&quot;},{&quot;family&quot;:&quot;Horák&quot;,&quot;given&quot;:&quot;Ján&quot;,&quot;parse-names&quot;:false,&quot;dropping-particle&quot;:&quot;&quot;,&quot;non-dropping-particle&quot;:&quot;&quot;},{&quot;family&quot;:&quot;Aydin&quot;,&quot;given&quot;:&quot;Elena&quot;,&quot;parse-names&quot;:false,&quot;dropping-particle&quot;:&quot;&quot;,&quot;non-dropping-particle&quot;:&quot;&quot;}],&quot;container-title&quot;:&quot;Agronomy&quot;,&quot;ISSN&quot;:&quot;2073-4395&quot;,&quot;issued&quot;:{&quot;date-parts&quot;:[[2020]]},&quot;page&quot;:&quot;1005&quot;,&quot;publisher&quot;:&quot;MDPI&quot;,&quot;issue&quot;:&quot;7&quot;,&quot;volume&quot;:&quot;10&quot;,&quot;container-title-short&quot;:&quot;&quot;},&quot;isTemporary&quot;:false}]},{&quot;citationID&quot;:&quot;MENDELEY_CITATION_82fc918f-ff5b-4577-b641-723245f0f63b&quot;,&quot;properties&quot;:{&quot;noteIndex&quot;:0},&quot;isEdited&quot;:false,&quot;manualOverride&quot;:{&quot;isManuallyOverridden&quot;:false,&quot;citeprocText&quot;:&quot;[26]&quot;,&quot;manualOverrideText&quot;:&quot;&quot;},&quot;citationTag&quot;:&quot;MENDELEY_CITATION_v3_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&quot;,&quot;citationItems&quot;:[{&quot;id&quot;:&quot;90340f1e-1239-341f-b6b7-a9780abbf5cb&quot;,&quot;itemData&quot;:{&quot;type&quot;:&quot;article-journal&quot;,&quot;id&quot;:&quot;90340f1e-1239-341f-b6b7-a9780abbf5cb&quot;,&quot;title&quot;:&quot;Biochar increases soil microbial biomass but has variable effects on microbial diversity: A meta-analysis&quot;,&quot;author&quot;:[{&quot;family&quot;:&quot;Li&quot;,&quot;given&quot;:&quot;Xiaona&quot;,&quot;parse-names&quot;:false,&quot;dropping-particle&quot;:&quot;&quot;,&quot;non-dropping-particle&quot;:&quot;&quot;},{&quot;family&quot;:&quot;Wang&quot;,&quot;given&quot;:&quot;Tao&quot;,&quot;parse-names&quot;:false,&quot;dropping-particle&quot;:&quot;&quot;,&quot;non-dropping-particle&quot;:&quot;&quot;},{&quot;family&quot;:&quot;Chang&quot;,&quot;given&quot;:&quot;Scott X&quot;,&quot;parse-names&quot;:false,&quot;dropping-particle&quot;:&quot;&quot;,&quot;non-dropping-particle&quot;:&quot;&quot;},{&quot;family&quot;:&quot;Jiang&quot;,&quot;given&quot;:&quot;Xin&quot;,&quot;parse-names&quot;:false,&quot;dropping-particle&quot;:&quot;&quot;,&quot;non-dropping-particle&quot;:&quot;&quot;},{&quot;family&quot;:&quot;Song&quot;,&quot;given&quot;:&quot;Yang&quot;,&quot;parse-names&quot;:false,&quot;dropping-particle&quot;:&quot;&quot;,&quot;non-dropping-particle&quot;:&quot;&quot;}],&quot;container-title&quot;:&quot;Science of the Total Environment&quot;,&quot;ISSN&quot;:&quot;0048-9697&quot;,&quot;issued&quot;:{&quot;date-parts&quot;:[[2020]]},&quot;page&quot;:&quot;141593&quot;,&quot;publisher&quot;:&quot;Elsevier&quot;,&quot;volume&quot;:&quot;749&quot;,&quot;container-title-short&quot;:&quot;&quot;},&quot;isTemporary&quot;:false}]},{&quot;citationID&quot;:&quot;MENDELEY_CITATION_98cbadc2-20a6-4daa-9ac0-bcf62d7d37fa&quot;,&quot;properties&quot;:{&quot;noteIndex&quot;:0},&quot;isEdited&quot;:false,&quot;manualOverride&quot;:{&quot;isManuallyOverridden&quot;:false,&quot;citeprocText&quot;:&quot;[27]&quot;,&quot;manualOverrideText&quot;:&quot;&quot;},&quot;citationTag&quot;:&quot;MENDELEY_CITATION_v3_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&quot;,&quot;citationItems&quot;:[{&quot;id&quot;:&quot;e4dc5c5b-89c3-392e-a0ed-e01e7c71f9cb&quot;,&quot;itemData&quot;:{&quot;type&quot;:&quot;article-journal&quot;,&quot;id&quot;:&quot;e4dc5c5b-89c3-392e-a0ed-e01e7c71f9cb&quot;,&quot;title&quot;:&quot;Sewage sludge biochars management—Ecotoxicity, mobility of heavy metals, and soil microbial biomass&quot;,&quot;author&quot;:[{&quot;family&quot;:&quot;Mierzwa‐Hersztek&quot;,&quot;given&quot;:&quot;Monika&quot;,&quot;parse-names&quot;:false,&quot;dropping-particle&quot;:&quot;&quot;,&quot;non-dropping-particle&quot;:&quot;&quot;},{&quot;family&quot;:&quot;Gondek&quot;,&quot;given&quot;:&quot;Krzysztof&quot;,&quot;parse-names&quot;:false,&quot;dropping-particle&quot;:&quot;&quot;,&quot;non-dropping-particle&quot;:&quot;&quot;},{&quot;family&quot;:&quot;Klimkowicz‐Pawlas&quot;,&quot;given&quot;:&quot;Agnieszka&quot;,&quot;parse-names&quot;:false,&quot;dropping-particle&quot;:&quot;&quot;,&quot;non-dropping-particle&quot;:&quot;&quot;},{&quot;family&quot;:&quot;Baran&quot;,&quot;given&quot;:&quot;Agnieszka&quot;,&quot;parse-names&quot;:false,&quot;dropping-particle&quot;:&quot;&quot;,&quot;non-dropping-particle&quot;:&quot;&quot;},{&quot;family&quot;:&quot;Bajda&quot;,&quot;given&quot;:&quot;Tomasz&quot;,&quot;parse-names&quot;:false,&quot;dropping-particle&quot;:&quot;&quot;,&quot;non-dropping-particle&quot;:&quot;&quot;}],&quot;container-title&quot;:&quot;Environmental toxicology and chemistry&quot;,&quot;container-title-short&quot;:&quot;Environ Toxicol Chem&quot;,&quot;ISSN&quot;:&quot;0730-7268&quot;,&quot;issued&quot;:{&quot;date-parts&quot;:[[2018]]},&quot;page&quot;:&quot;1197-1207&quot;,&quot;publisher&quot;:&quot;Wiley Online Library&quot;,&quot;issue&quot;:&quot;4&quot;,&quot;volume&quot;:&quot;37&quot;},&quot;isTemporary&quot;:false}]},{&quot;citationID&quot;:&quot;MENDELEY_CITATION_a1a12986-c736-4ccc-bad9-5a058fda67ca&quot;,&quot;properties&quot;:{&quot;noteIndex&quot;:0},&quot;isEdited&quot;:false,&quot;manualOverride&quot;:{&quot;isManuallyOverridden&quot;:false,&quot;citeprocText&quot;:&quot;[2]&quot;,&quot;manualOverrideText&quot;:&quot;&quot;},&quot;citationTag&quot;:&quot;MENDELEY_CITATION_v3_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&quot;,&quot;citationItems&quot;:[{&quot;id&quot;:&quot;e92f51d1-e909-371c-b4ba-9958016cd834&quot;,&quot;itemData&quot;:{&quot;type&quot;:&quot;article&quot;,&quot;id&quot;:&quot;e92f51d1-e909-371c-b4ba-9958016cd834&quot;,&quot;title&quot;:&quot;Standardized Product Definition and Product Testing Guidelines for Biochar That is Used in Soil, International Biochar Initiative. 2015&quot;,&quot;author&quot;:[{&quot;family&quot;:&quot;Initiative&quot;,&quot;given&quot;:&quot;International Biochar&quot;,&quot;parse-names&quot;:false,&quot;dropping-particle&quot;:&quot;&quot;,&quot;non-dropping-particle&quot;:&quot;&quot;}],&quot;container-title-short&quot;:&quot;&quot;},&quot;isTemporary&quot;:false}]},{&quot;citationID&quot;:&quot;MENDELEY_CITATION_87e496fa-f4b8-41a6-ae0f-a7dd4d9a43ea&quot;,&quot;properties&quot;:{&quot;noteIndex&quot;:0},&quot;isEdited&quot;:false,&quot;manualOverride&quot;:{&quot;isManuallyOverridden&quot;:false,&quot;citeprocText&quot;:&quot;[28]&quot;,&quot;manualOverrideText&quot;:&quot;&quot;},&quot;citationTag&quot;:&quot;MENDELEY_CITATION_v3_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&quot;,&quot;citationItems&quot;:[{&quot;id&quot;:&quot;e142e5da-88c4-3e79-8585-3446210638e1&quot;,&quot;itemData&quot;:{&quot;type&quot;:&quot;article-journal&quot;,&quot;id&quot;:&quot;e142e5da-88c4-3e79-8585-3446210638e1&quot;,&quot;title&quot;:&quot;Influences of soil and biochar properties and amount of biochar and fertilizer on the performance of biochar in improving plant photosynthetic rate: A meta-analysis&quot;,&quot;author&quot;:[{&quot;family&quot;:&quot;Gao&quot;,&quot;given&quot;:&quot;Yang&quot;,&quot;parse-names&quot;:false,&quot;dropping-particle&quot;:&quot;&quot;,&quot;non-dropping-particle&quot;:&quot;&quot;},{&quot;family&quot;:&quot;Shao&quot;,&quot;given&quot;:&quot;Guangcheng&quot;,&quot;parse-names&quot;:false,&quot;dropping-particle&quot;:&quot;&quot;,&quot;non-dropping-particle&quot;:&quot;&quot;},{&quot;family&quot;:&quot;Yang&quot;,&quot;given&quot;:&quot;Zhen&quot;,&quot;parse-names&quot;:false,&quot;dropping-particle&quot;:&quot;&quot;,&quot;non-dropping-particle&quot;:&quot;&quot;},{&quot;family&quot;:&quot;Zhang&quot;,&quot;given&quot;:&quot;Kun&quot;,&quot;parse-names&quot;:false,&quot;dropping-particle&quot;:&quot;&quot;,&quot;non-dropping-particle&quot;:&quot;&quot;},{&quot;family&quot;:&quot;Lu&quot;,&quot;given&quot;:&quot;Jia&quot;,&quot;parse-names&quot;:false,&quot;dropping-particle&quot;:&quot;&quot;,&quot;non-dropping-particle&quot;:&quot;&quot;},{&quot;family&quot;:&quot;Wang&quot;,&quot;given&quot;:&quot;Zhiyu&quot;,&quot;parse-names&quot;:false,&quot;dropping-particle&quot;:&quot;&quot;,&quot;non-dropping-particle&quot;:&quot;&quot;},{&quot;family&quot;:&quot;Wu&quot;,&quot;given&quot;:&quot;Shiqing&quot;,&quot;parse-names&quot;:false,&quot;dropping-particle&quot;:&quot;&quot;,&quot;non-dropping-particle&quot;:&quot;&quot;},{&quot;family&quot;:&quot;Xu&quot;,&quot;given&quot;:&quot;Dan&quot;,&quot;parse-names&quot;:false,&quot;dropping-particle&quot;:&quot;&quot;,&quot;non-dropping-particle&quot;:&quot;&quot;}],&quot;container-title&quot;:&quot;European Journal of Agronomy&quot;,&quot;ISSN&quot;:&quot;1161-0301&quot;,&quot;issued&quot;:{&quot;date-parts&quot;:[[2021]]},&quot;page&quot;:&quot;126345&quot;,&quot;publisher&quot;:&quot;Elsevier&quot;,&quot;volume&quot;:&quot;130&quot;,&quot;container-title-short&quot;:&quot;&quot;},&quot;isTemporary&quot;:false,&quot;suppress-author&quot;:false,&quot;composite&quot;:false,&quot;author-only&quot;:false}]},{&quot;citationID&quot;:&quot;MENDELEY_CITATION_148f295a-f984-4032-9ad3-0b9e4dd077e2&quot;,&quot;properties&quot;:{&quot;noteIndex&quot;:0},&quot;isEdited&quot;:false,&quot;manualOverride&quot;:{&quot;isManuallyOverridden&quot;:false,&quot;citeprocText&quot;:&quot;[29], [30], [31]&quot;,&quot;manualOverrideText&quot;:&quot;&quot;},&quot;citationTag&quot;:&quot;MENDELEY_CITATION_v3_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&quot;,&quot;citationItems&quot;:[{&quot;id&quot;:&quot;53744031-342f-34ae-93c3-18c5e3600371&quot;,&quot;itemData&quot;:{&quot;type&quot;:&quot;article-journal&quot;,&quot;id&quot;:&quot;53744031-342f-34ae-93c3-18c5e3600371&quot;,&quot;title&quot;:&quot;Biochar effects on yield of cereal and legume crops using meta-analysis&quot;,&quot;author&quot;:[{&quot;family&quot;:&quot;Farhangi-Abriz&quot;,&quot;given&quot;:&quot;Salar&quot;,&quot;parse-names&quot;:false,&quot;dropping-particle&quot;:&quot;&quot;,&quot;non-dropping-particle&quot;:&quot;&quot;},{&quot;family&quot;:&quot;Torabian&quot;,&quot;given&quot;:&quot;Shahram&quot;,&quot;parse-names&quot;:false,&quot;dropping-particle&quot;:&quot;&quot;,&quot;non-dropping-particle&quot;:&quot;&quot;},{&quot;family&quot;:&quot;Qin&quot;,&quot;given&quot;:&quot;Ruijun&quot;,&quot;parse-names&quot;:false,&quot;dropping-particle&quot;:&quot;&quot;,&quot;non-dropping-particle&quot;:&quot;&quot;},{&quot;family&quot;:&quot;Noulas&quot;,&quot;given&quot;:&quot;Christos&quot;,&quot;parse-names&quot;:false,&quot;dropping-particle&quot;:&quot;&quot;,&quot;non-dropping-particle&quot;:&quot;&quot;},{&quot;family&quot;:&quot;Lu&quot;,&quot;given&quot;:&quot;Yanyan&quot;,&quot;parse-names&quot;:false,&quot;dropping-particle&quot;:&quot;&quot;,&quot;non-dropping-particle&quot;:&quot;&quot;},{&quot;family&quot;:&quot;Gao&quot;,&quot;given&quot;:&quot;Suduan&quot;,&quot;parse-names&quot;:false,&quot;dropping-particle&quot;:&quot;&quot;,&quot;non-dropping-particle&quot;:&quot;&quot;}],&quot;container-title&quot;:&quot;Science of the Total Environment&quot;,&quot;ISSN&quot;:&quot;0048-9697&quot;,&quot;issued&quot;:{&quot;date-parts&quot;:[[2021]]},&quot;page&quot;:&quot;145869&quot;,&quot;publisher&quot;:&quot;Elsevier&quot;,&quot;volume&quot;:&quot;775&quot;,&quot;container-title-short&quot;:&quot;&quot;},&quot;isTemporary&quot;:false},{&quot;id&quot;:&quot;3266af46-929c-3a4e-85a8-254d25917cc0&quot;,&quot;itemData&quot;:{&quot;type&quot;:&quot;article-journal&quot;,&quot;id&quot;:&quot;3266af46-929c-3a4e-85a8-254d25917cc0&quot;,&quot;title&quot;:&quot;Combined effects of biochar and fertilizer applications on yield: A review and meta-analysis&quot;,&quot;author&quot;:[{&quot;family&quot;:&quot;Bai&quot;,&quot;given&quot;:&quot;Shahla Hosseini&quot;,&quot;parse-names&quot;:false,&quot;dropping-particle&quot;:&quot;&quot;,&quot;non-dropping-particle&quot;:&quot;&quot;},{&quot;family&quot;:&quot;Omidvar&quot;,&quot;given&quot;:&quot;Negar&quot;,&quot;parse-names&quot;:false,&quot;dropping-particle&quot;:&quot;&quot;,&quot;non-dropping-particle&quot;:&quot;&quot;},{&quot;family&quot;:&quot;Gallart&quot;,&quot;given&quot;:&quot;Marta&quot;,&quot;parse-names&quot;:false,&quot;dropping-particle&quot;:&quot;&quot;,&quot;non-dropping-particle&quot;:&quot;&quot;},{&quot;family&quot;:&quot;Kämper&quot;,&quot;given&quot;:&quot;Wiebke&quot;,&quot;parse-names&quot;:false,&quot;dropping-particle&quot;:&quot;&quot;,&quot;non-dropping-particle&quot;:&quot;&quot;},{&quot;family&quot;:&quot;Tahmasbian&quot;,&quot;given&quot;:&quot;Iman&quot;,&quot;parse-names&quot;:false,&quot;dropping-particle&quot;:&quot;&quot;,&quot;non-dropping-particle&quot;:&quot;&quot;},{&quot;family&quot;:&quot;Farrar&quot;,&quot;given&quot;:&quot;Michael B&quot;,&quot;parse-names&quot;:false,&quot;dropping-particle&quot;:&quot;&quot;,&quot;non-dropping-particle&quot;:&quot;&quot;},{&quot;family&quot;:&quot;Singh&quot;,&quot;given&quot;:&quot;Kanika&quot;,&quot;parse-names&quot;:false,&quot;dropping-particle&quot;:&quot;&quot;,&quot;non-dropping-particle&quot;:&quot;&quot;},{&quot;family&quot;:&quot;Zhou&quot;,&quot;given&quot;:&quot;Guiyao&quot;,&quot;parse-names&quot;:false,&quot;dropping-particle&quot;:&quot;&quot;,&quot;non-dropping-particle&quot;:&quot;&quot;},{&quot;family&quot;:&quot;Muqadass&quot;,&quot;given&quot;:&quot;Bushra&quot;,&quot;parse-names&quot;:false,&quot;dropping-particle&quot;:&quot;&quot;,&quot;non-dropping-particle&quot;:&quot;&quot;},{&quot;family&quot;:&quot;Xu&quot;,&quot;given&quot;:&quot;Cheng-Yuan&quot;,&quot;parse-names&quot;:false,&quot;dropping-particle&quot;:&quot;&quot;,&quot;non-dropping-particle&quot;:&quot;&quot;}],&quot;container-title&quot;:&quot;Science of the Total Environment&quot;,&quot;ISSN&quot;:&quot;0048-9697&quot;,&quot;issued&quot;:{&quot;date-parts&quot;:[[2022]]},&quot;page&quot;:&quot;152073&quot;,&quot;publisher&quot;:&quot;Elsevier&quot;,&quot;volume&quot;:&quot;808&quot;,&quot;container-title-short&quot;:&quot;&quot;},&quot;isTemporary&quot;:false},{&quot;id&quot;:&quot;7b48a1d3-7630-342a-8d29-23a08fe3b65a&quot;,&quot;itemData&quot;:{&quot;type&quot;:&quot;article-journal&quot;,&quot;id&quot;:&quot;7b48a1d3-7630-342a-8d29-23a08fe3b65a&quot;,&quot;title&quot;:&quot;Biochar’s effect on crop productivity and the dependence on experimental conditions—a meta-analysis of literature data&quot;,&quot;author&quot;:[{&quot;family&quot;:&quot;Liu&quot;,&quot;given&quot;:&quot;Xiaoyu&quot;,&quot;parse-names&quot;:false,&quot;dropping-particle&quot;:&quot;&quot;,&quot;non-dropping-particle&quot;:&quot;&quot;},{&quot;family&quot;:&quot;Zhang&quot;,&quot;given&quot;:&quot;Afeng&quot;,&quot;parse-names&quot;:false,&quot;dropping-particle&quot;:&quot;&quot;,&quot;non-dropping-particle&quot;:&quot;&quot;},{&quot;family&quot;:&quot;Ji&quot;,&quot;given&quot;:&quot;Chunying&quot;,&quot;parse-names&quot;:false,&quot;dropping-particle&quot;:&quot;&quot;,&quot;non-dropping-particle&quot;:&quot;&quot;},{&quot;family&quot;:&quot;Joseph&quot;,&quot;given&quot;:&quot;Stephen&quot;,&quot;parse-names&quot;:false,&quot;dropping-particle&quot;:&quot;&quot;,&quot;non-dropping-particle&quot;:&quot;&quot;},{&quot;family&quot;:&quot;Bian&quot;,&quot;given&quot;:&quot;Rongjun&quot;,&quot;parse-names&quot;:false,&quot;dropping-particle&quot;:&quot;&quot;,&quot;non-dropping-particle&quot;:&quot;&quot;},{&quot;family&quot;:&quot;Li&quot;,&quot;given&quot;:&quot;Lianqing&quot;,&quot;parse-names&quot;:false,&quot;dropping-particle&quot;:&quot;&quot;,&quot;non-dropping-particle&quot;:&quot;&quot;},{&quot;family&quot;:&quot;Pan&quot;,&quot;given&quot;:&quot;Genxing&quot;,&quot;parse-names&quot;:false,&quot;dropping-particle&quot;:&quot;&quot;,&quot;non-dropping-particle&quot;:&quot;&quot;},{&quot;family&quot;:&quot;Paz-Ferreiro&quot;,&quot;given&quot;:&quot;Jorge&quot;,&quot;parse-names&quot;:false,&quot;dropping-particle&quot;:&quot;&quot;,&quot;non-dropping-particle&quot;:&quot;&quot;}],&quot;container-title&quot;:&quot;Plant and soil&quot;,&quot;container-title-short&quot;:&quot;Plant Soil&quot;,&quot;ISSN&quot;:&quot;0032-079X&quot;,&quot;issued&quot;:{&quot;date-parts&quot;:[[2013]]},&quot;page&quot;:&quot;583-594&quot;,&quot;publisher&quot;:&quot;Springer&quot;,&quot;volume&quot;:&quot;373&quot;},&quot;isTemporary&quot;:false}]},{&quot;citationID&quot;:&quot;MENDELEY_CITATION_fbd02db8-8e52-4eb1-9357-0ec7f340f017&quot;,&quot;properties&quot;:{&quot;noteIndex&quot;:0},&quot;isEdited&quot;:false,&quot;manualOverride&quot;:{&quot;isManuallyOverridden&quot;:false,&quot;citeprocText&quot;:&quot;[32]&quot;,&quot;manualOverrideText&quot;:&quot;&quot;},&quot;citationTag&quot;:&quot;MENDELEY_CITATION_v3_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&quot;,&quot;citationItems&quot;:[{&quot;id&quot;:&quot;f9c1ff93-0d9c-3b54-a8d3-70c7280bd81e&quot;,&quot;itemData&quot;:{&quot;type&quot;:&quot;article-journal&quot;,&quot;id&quot;:&quot;f9c1ff93-0d9c-3b54-a8d3-70c7280bd81e&quot;,&quot;title&quot;:&quot;Acidic sandy soil improvement with biochar—A microcosm study&quot;,&quot;author&quot;:[{&quot;family&quot;:&quot;Molnár&quot;,&quot;given&quot;:&quot;Mónika&quot;,&quot;parse-names&quot;:false,&quot;dropping-particle&quot;:&quot;&quot;,&quot;non-dropping-particle&quot;:&quot;&quot;},{&quot;family&quot;:&quot;Vaszita&quot;,&quot;given&quot;:&quot;Emese&quot;,&quot;parse-names&quot;:false,&quot;dropping-particle&quot;:&quot;&quot;,&quot;non-dropping-particle&quot;:&quot;&quot;},{&quot;family&quot;:&quot;Farkas&quot;,&quot;given&quot;:&quot;Éva&quot;,&quot;parse-names&quot;:false,&quot;dropping-particle&quot;:&quot;&quot;,&quot;non-dropping-particle&quot;:&quot;&quot;},{&quot;family&quot;:&quot;Ujaczki&quot;,&quot;given&quot;:&quot;Éva&quot;,&quot;parse-names&quot;:false,&quot;dropping-particle&quot;:&quot;&quot;,&quot;non-dropping-particle&quot;:&quot;&quot;},{&quot;family&quot;:&quot;Fekete-Kertész&quot;,&quot;given&quot;:&quot;Ildikó&quot;,&quot;parse-names&quot;:false,&quot;dropping-particle&quot;:&quot;&quot;,&quot;non-dropping-particle&quot;:&quot;&quot;},{&quot;family&quot;:&quot;Tolner&quot;,&quot;given&quot;:&quot;Mária&quot;,&quot;parse-names&quot;:false,&quot;dropping-particle&quot;:&quot;&quot;,&quot;non-dropping-particle&quot;:&quot;&quot;},{&quot;family&quot;:&quot;Klebercz&quot;,&quot;given&quot;:&quot;Orsolya&quot;,&quot;parse-names&quot;:false,&quot;dropping-particle&quot;:&quot;&quot;,&quot;non-dropping-particle&quot;:&quot;&quot;},{&quot;family&quot;:&quot;Kirchkeszner&quot;,&quot;given&quot;:&quot;Csaba&quot;,&quot;parse-names&quot;:false,&quot;dropping-particle&quot;:&quot;&quot;,&quot;non-dropping-particle&quot;:&quot;&quot;},{&quot;family&quot;:&quot;Gruiz&quot;,&quot;given&quot;:&quot;Katalin&quot;,&quot;parse-names&quot;:false,&quot;dropping-particle&quot;:&quot;&quot;,&quot;non-dropping-particle&quot;:&quot;&quot;},{&quot;family&quot;:&quot;Uzinger&quot;,&quot;given&quot;:&quot;Nikolett&quot;,&quot;parse-names&quot;:false,&quot;dropping-particle&quot;:&quot;&quot;,&quot;non-dropping-particle&quot;:&quot;&quot;}],&quot;container-title&quot;:&quot;Science of the Total Environment&quot;,&quot;ISSN&quot;:&quot;0048-9697&quot;,&quot;issued&quot;:{&quot;date-parts&quot;:[[2016]]},&quot;page&quot;:&quot;855-865&quot;,&quot;publisher&quot;:&quot;Elsevier&quot;,&quot;volume&quot;:&quot;563&quot;,&quot;container-title-short&quot;:&quot;&quot;},&quot;isTemporary&quot;:false}]},{&quot;citationID&quot;:&quot;MENDELEY_CITATION_921a097a-4507-4df1-80b1-7062ce9f5c5f&quot;,&quot;properties&quot;:{&quot;noteIndex&quot;:0},&quot;isEdited&quot;:false,&quot;manualOverride&quot;:{&quot;isManuallyOverridden&quot;:false,&quot;citeprocText&quot;:&quot;[33]&quot;,&quot;manualOverrideText&quot;:&quot;&quot;},&quot;citationTag&quot;:&quot;MENDELEY_CITATION_v3_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&quot;,&quot;citationItems&quot;:[{&quot;id&quot;:&quot;d385b8cb-b1f7-39c1-9c80-06da1256ca72&quot;,&quot;itemData&quot;:{&quot;type&quot;:&quot;article-journal&quot;,&quot;id&quot;:&quot;d385b8cb-b1f7-39c1-9c80-06da1256ca72&quot;,&quot;title&quot;:&quot;Effect of cow manure biochar on maize productivity under sandy soil condition&quot;,&quot;author&quot;:[{&quot;family&quot;:&quot;Uzoma&quot;,&quot;given&quot;:&quot;Kingsley Chinyere&quot;,&quot;parse-names&quot;:false,&quot;dropping-particle&quot;:&quot;&quot;,&quot;non-dropping-particle&quot;:&quot;&quot;},{&quot;family&quot;:&quot;Inoue&quot;,&quot;given&quot;:&quot;Mitsuhiro&quot;,&quot;parse-names&quot;:false,&quot;dropping-particle&quot;:&quot;&quot;,&quot;non-dropping-particle&quot;:&quot;&quot;},{&quot;family&quot;:&quot;Andry&quot;,&quot;given&quot;:&quot;H&quot;,&quot;parse-names&quot;:false,&quot;dropping-particle&quot;:&quot;&quot;,&quot;non-dropping-particle&quot;:&quot;&quot;},{&quot;family&quot;:&quot;Fujimaki&quot;,&quot;given&quot;:&quot;Haruyuki&quot;,&quot;parse-names&quot;:false,&quot;dropping-particle&quot;:&quot;&quot;,&quot;non-dropping-particle&quot;:&quot;&quot;},{&quot;family&quot;:&quot;Zahoor&quot;,&quot;given&quot;:&quot;A&quot;,&quot;parse-names&quot;:false,&quot;dropping-particle&quot;:&quot;&quot;,&quot;non-dropping-particle&quot;:&quot;&quot;},{&quot;family&quot;:&quot;Nishihara&quot;,&quot;given&quot;:&quot;Eiji&quot;,&quot;parse-names&quot;:false,&quot;dropping-particle&quot;:&quot;&quot;,&quot;non-dropping-particle&quot;:&quot;&quot;}],&quot;container-title&quot;:&quot;Soil use and management&quot;,&quot;container-title-short&quot;:&quot;Soil Use Manag&quot;,&quot;ISSN&quot;:&quot;0266-0032&quot;,&quot;issued&quot;:{&quot;date-parts&quot;:[[2011]]},&quot;page&quot;:&quot;205-212&quot;,&quot;publisher&quot;:&quot;Wiley Online Library&quot;,&quot;issue&quot;:&quot;2&quot;,&quot;volume&quot;:&quot;27&quot;},&quot;isTemporary&quot;:false}]},{&quot;citationID&quot;:&quot;MENDELEY_CITATION_2909cc2c-7768-462f-a3d2-1293fba89259&quot;,&quot;properties&quot;:{&quot;noteIndex&quot;:0},&quot;isEdited&quot;:false,&quot;manualOverride&quot;:{&quot;isManuallyOverridden&quot;:false,&quot;citeprocText&quot;:&quot;[18]&quot;,&quot;manualOverrideText&quot;:&quot;&quot;},&quot;citationTag&quot;:&quot;MENDELEY_CITATION_v3_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&quot;,&quot;citationItems&quot;:[{&quot;id&quot;:&quot;512a2091-aacd-37c5-bdfe-376ff5a563e6&quot;,&quot;itemData&quot;:{&quot;type&quot;:&quot;article-journal&quot;,&quot;id&quot;:&quot;512a2091-aacd-37c5-bdfe-376ff5a563e6&quot;,&quot;title&quot;:&quot;Contrasted effect of biochar and earthworms on rice growth and resource allocation in different soils&quot;,&quot;author&quot;:[{&quot;family&quot;:&quot;Noguera&quot;,&quot;given&quot;:&quot;Diana&quot;,&quot;parse-names&quot;:false,&quot;dropping-particle&quot;:&quot;&quot;,&quot;non-dropping-particle&quot;:&quot;&quot;},{&quot;family&quot;:&quot;Rondón&quot;,&quot;given&quot;:&quot;Marco&quot;,&quot;parse-names&quot;:false,&quot;dropping-particle&quot;:&quot;&quot;,&quot;non-dropping-particle&quot;:&quot;&quot;},{&quot;family&quot;:&quot;Laossi&quot;,&quot;given&quot;:&quot;Kam-Rigne&quot;,&quot;parse-names&quot;:false,&quot;dropping-particle&quot;:&quot;&quot;,&quot;non-dropping-particle&quot;:&quot;&quot;},{&quot;family&quot;:&quot;Hoyos&quot;,&quot;given&quot;:&quot;Valerio&quot;,&quot;parse-names&quot;:false,&quot;dropping-particle&quot;:&quot;&quot;,&quot;non-dropping-particle&quot;:&quot;&quot;},{&quot;family&quot;:&quot;Lavelle&quot;,&quot;given&quot;:&quot;Patrick&quot;,&quot;parse-names&quot;:false,&quot;dropping-particle&quot;:&quot;&quot;,&quot;non-dropping-particle&quot;:&quot;&quot;},{&quot;family&quot;:&quot;Carvalho&quot;,&quot;given&quot;:&quot;Maria Helena Cruz&quot;,&quot;parse-names&quot;:false,&quot;dropping-particle&quot;:&quot;&quot;,&quot;non-dropping-particle&quot;:&quot;de&quot;},{&quot;family&quot;:&quot;Barot&quot;,&quot;given&quot;:&quot;Sébastien&quot;,&quot;parse-names&quot;:false,&quot;dropping-particle&quot;:&quot;&quot;,&quot;non-dropping-particle&quot;:&quot;&quot;}],&quot;container-title&quot;:&quot;Soil biology and Biochemistry&quot;,&quot;container-title-short&quot;:&quot;Soil Biol Biochem&quot;,&quot;ISSN&quot;:&quot;0038-0717&quot;,&quot;issued&quot;:{&quot;date-parts&quot;:[[2010]]},&quot;page&quot;:&quot;1017-1027&quot;,&quot;publisher&quot;:&quot;Elsevier&quot;,&quot;issue&quot;:&quot;7&quot;,&quot;volume&quot;:&quot;42&quot;},&quot;isTemporary&quot;:false}]},{&quot;citationID&quot;:&quot;MENDELEY_CITATION_b628ead2-b524-4d21-b183-758f48406dfa&quot;,&quot;properties&quot;:{&quot;noteIndex&quot;:0},&quot;isEdited&quot;:false,&quot;manualOverride&quot;:{&quot;isManuallyOverridden&quot;:false,&quot;citeprocText&quot;:&quot;[34]&quot;,&quot;manualOverrideText&quot;:&quot;&quot;},&quot;citationTag&quot;:&quot;MENDELEY_CITATION_v3_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&quot;,&quot;citationItems&quot;:[{&quot;id&quot;:&quot;11f0c1a7-1f5c-3233-9a9d-46270ed337b5&quot;,&quot;itemData&quot;:{&quot;type&quot;:&quot;article-journal&quot;,&quot;id&quot;:&quot;11f0c1a7-1f5c-3233-9a9d-46270ed337b5&quot;,&quot;title&quot;:&quot;Underlying reasons and factors associated with changes in earthworm activities in response to biochar amendment: a review&quot;,&quot;author&quot;:[{&quot;family&quot;:&quot;Cui&quot;,&quot;given&quot;:&quot;Jiaqi&quot;,&quot;parse-names&quot;:false,&quot;dropping-particle&quot;:&quot;&quot;,&quot;non-dropping-particle&quot;:&quot;&quot;},{&quot;family&quot;:&quot;Jiang&quot;,&quot;given&quot;:&quot;Jun&quot;,&quot;parse-names&quot;:false,&quot;dropping-particle&quot;:&quot;&quot;,&quot;non-dropping-particle&quot;:&quot;&quot;},{&quot;family&quot;:&quot;Chang&quot;,&quot;given&quot;:&quot;E&quot;,&quot;parse-names&quot;:false,&quot;dropping-particle&quot;:&quot;&quot;,&quot;non-dropping-particle&quot;:&quot;&quot;},{&quot;family&quot;:&quot;Zhang&quot;,&quot;given&quot;:&quot;Feng&quot;,&quot;parse-names&quot;:false,&quot;dropping-particle&quot;:&quot;&quot;,&quot;non-dropping-particle&quot;:&quot;&quot;},{&quot;family&quot;:&quot;Guo&quot;,&quot;given&quot;:&quot;Lingyu&quot;,&quot;parse-names&quot;:false,&quot;dropping-particle&quot;:&quot;&quot;,&quot;non-dropping-particle&quot;:&quot;&quot;},{&quot;family&quot;:&quot;Fang&quot;,&quot;given&quot;:&quot;Di&quot;,&quot;parse-names&quot;:false,&quot;dropping-particle&quot;:&quot;&quot;,&quot;non-dropping-particle&quot;:&quot;&quot;},{&quot;family&quot;:&quot;Xu&quot;,&quot;given&quot;:&quot;Renkou&quot;,&quot;parse-names&quot;:false,&quot;dropping-particle&quot;:&quot;&quot;,&quot;non-dropping-particle&quot;:&quot;&quot;},{&quot;family&quot;:&quot;Wang&quot;,&quot;given&quot;:&quot;Yujun&quot;,&quot;parse-names&quot;:false,&quot;dropping-particle&quot;:&quot;&quot;,&quot;non-dropping-particle&quot;:&quot;&quot;}],&quot;container-title&quot;:&quot;Biochar&quot;,&quot;ISSN&quot;:&quot;2524-7867&quot;,&quot;issued&quot;:{&quot;date-parts&quot;:[[2023]]},&quot;page&quot;:&quot;79&quot;,&quot;publisher&quot;:&quot;Springer&quot;,&quot;issue&quot;:&quot;1&quot;,&quot;volume&quot;:&quot;5&quot;,&quot;container-title-short&quot;:&quot;&quot;},&quot;isTemporary&quot;:false}]},{&quot;citationID&quot;:&quot;MENDELEY_CITATION_cac070b4-cee9-4528-98ee-c4065e48c4d7&quot;,&quot;properties&quot;:{&quot;noteIndex&quot;:0},&quot;isEdited&quot;:false,&quot;manualOverride&quot;:{&quot;isManuallyOverridden&quot;:false,&quot;citeprocText&quot;:&quot;[29]&quot;,&quot;manualOverrideText&quot;:&quot;&quot;},&quot;citationTag&quot;:&quot;MENDELEY_CITATION_v3_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&quot;,&quot;citationItems&quot;:[{&quot;id&quot;:&quot;53744031-342f-34ae-93c3-18c5e3600371&quot;,&quot;itemData&quot;:{&quot;type&quot;:&quot;article-journal&quot;,&quot;id&quot;:&quot;53744031-342f-34ae-93c3-18c5e3600371&quot;,&quot;title&quot;:&quot;Biochar effects on yield of cereal and legume crops using meta-analysis&quot;,&quot;author&quot;:[{&quot;family&quot;:&quot;Farhangi-Abriz&quot;,&quot;given&quot;:&quot;Salar&quot;,&quot;parse-names&quot;:false,&quot;dropping-particle&quot;:&quot;&quot;,&quot;non-dropping-particle&quot;:&quot;&quot;},{&quot;family&quot;:&quot;Torabian&quot;,&quot;given&quot;:&quot;Shahram&quot;,&quot;parse-names&quot;:false,&quot;dropping-particle&quot;:&quot;&quot;,&quot;non-dropping-particle&quot;:&quot;&quot;},{&quot;family&quot;:&quot;Qin&quot;,&quot;given&quot;:&quot;Ruijun&quot;,&quot;parse-names&quot;:false,&quot;dropping-particle&quot;:&quot;&quot;,&quot;non-dropping-particle&quot;:&quot;&quot;},{&quot;family&quot;:&quot;Noulas&quot;,&quot;given&quot;:&quot;Christos&quot;,&quot;parse-names&quot;:false,&quot;dropping-particle&quot;:&quot;&quot;,&quot;non-dropping-particle&quot;:&quot;&quot;},{&quot;family&quot;:&quot;Lu&quot;,&quot;given&quot;:&quot;Yanyan&quot;,&quot;parse-names&quot;:false,&quot;dropping-particle&quot;:&quot;&quot;,&quot;non-dropping-particle&quot;:&quot;&quot;},{&quot;family&quot;:&quot;Gao&quot;,&quot;given&quot;:&quot;Suduan&quot;,&quot;parse-names&quot;:false,&quot;dropping-particle&quot;:&quot;&quot;,&quot;non-dropping-particle&quot;:&quot;&quot;}],&quot;container-title&quot;:&quot;Science of the Total Environment&quot;,&quot;ISSN&quot;:&quot;0048-9697&quot;,&quot;issued&quot;:{&quot;date-parts&quot;:[[2021]]},&quot;page&quot;:&quot;145869&quot;,&quot;publisher&quot;:&quot;Elsevier&quot;,&quot;volume&quot;:&quot;775&quot;,&quot;container-title-short&quot;:&quot;&quot;},&quot;isTemporary&quot;:false}]},{&quot;citationID&quot;:&quot;MENDELEY_CITATION_ba740bb6-c0b7-4c40-ba3e-7de0605ceb25&quot;,&quot;properties&quot;:{&quot;noteIndex&quot;:0},&quot;isEdited&quot;:false,&quot;manualOverride&quot;:{&quot;isManuallyOverridden&quot;:false,&quot;citeprocText&quot;:&quot;[35]&quot;,&quot;manualOverrideText&quot;:&quot;&quot;},&quot;citationTag&quot;:&quot;MENDELEY_CITATION_v3_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&quot;,&quot;citationItems&quot;:[{&quot;id&quot;:&quot;d681c692-7816-3bb9-a0b0-d3b7e3693939&quot;,&quot;itemData&quot;:{&quot;type&quot;:&quot;article-journal&quot;,&quot;id&quot;:&quot;d681c692-7816-3bb9-a0b0-d3b7e3693939&quot;,&quot;title&quot;:&quot;Biochar physicochemical properties: pyrolysis temperature and feedstock kind effects&quot;,&quot;author&quot;:[{&quot;family&quot;:&quot;Tomczyk&quot;,&quot;given&quot;:&quot;Agnieszka&quot;,&quot;parse-names&quot;:false,&quot;dropping-particle&quot;:&quot;&quot;,&quot;non-dropping-particle&quot;:&quot;&quot;},{&quot;family&quot;:&quot;Sokołowska&quot;,&quot;given&quot;:&quot;Zofia&quot;,&quot;parse-names&quot;:false,&quot;dropping-particle&quot;:&quot;&quot;,&quot;non-dropping-particle&quot;:&quot;&quot;},{&quot;family&quot;:&quot;Boguta&quot;,&quot;given&quot;:&quot;Patrycja&quot;,&quot;parse-names&quot;:false,&quot;dropping-particle&quot;:&quot;&quot;,&quot;non-dropping-particle&quot;:&quot;&quot;}],&quot;container-title&quot;:&quot;Reviews in Environmental Science and Bio/Technology&quot;,&quot;container-title-short&quot;:&quot;Rev Environ Sci Biotechnol&quot;,&quot;ISSN&quot;:&quot;1569-1705&quot;,&quot;issued&quot;:{&quot;date-parts&quot;:[[2020]]},&quot;page&quot;:&quot;191-215&quot;,&quot;publisher&quot;:&quot;Springer&quot;,&quot;volume&quot;:&quot;19&quot;},&quot;isTemporary&quot;:false}]},{&quot;citationID&quot;:&quot;MENDELEY_CITATION_b2a88ffb-5108-4041-a341-1f23210569ea&quot;,&quot;properties&quot;:{&quot;noteIndex&quot;:0},&quot;isEdited&quot;:false,&quot;manualOverride&quot;:{&quot;isManuallyOverridden&quot;:false,&quot;citeprocText&quot;:&quot;[36], [37]&quot;,&quot;manualOverrideText&quot;:&quot;&quot;},&quot;citationTag&quot;:&quot;MENDELEY_CITATION_v3_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&quot;,&quot;citationItems&quot;:[{&quot;id&quot;:&quot;870e18fd-cac8-3efe-a0d0-c2784427b5cb&quot;,&quot;itemData&quot;:{&quot;type&quot;:&quot;article-journal&quot;,&quot;id&quot;:&quot;870e18fd-cac8-3efe-a0d0-c2784427b5cb&quot;,&quot;title&quot;:&quot;Random forest&quot;,&quot;author&quot;:[{&quot;family&quot;:&quot;Rigatti&quot;,&quot;given&quot;:&quot;Steven J&quot;,&quot;parse-names&quot;:false,&quot;dropping-particle&quot;:&quot;&quot;,&quot;non-dropping-particle&quot;:&quot;&quot;}],&quot;container-title&quot;:&quot;Journal of Insurance Medicine&quot;,&quot;container-title-short&quot;:&quot;J Insur Med&quot;,&quot;ISSN&quot;:&quot;0743-6661&quot;,&quot;issued&quot;:{&quot;date-parts&quot;:[[2017]]},&quot;page&quot;:&quot;31-39&quot;,&quot;publisher&quot;:&quot;American Academy of Insurance Medicine 1700 Magnavox Way, Fort Wayne, IN 46804&quot;,&quot;issue&quot;:&quot;1&quot;,&quot;volume&quot;:&quot;47&quot;},&quot;isTemporary&quot;:false},{&quot;id&quot;:&quot;61ea680a-f85f-3480-9525-f3c854728748&quot;,&quot;itemData&quot;:{&quot;type&quot;:&quot;article-journal&quot;,&quot;id&quot;:&quot;61ea680a-f85f-3480-9525-f3c854728748&quot;,&quot;title&quot;:&quot;Classification and Regression by randomForest&quot;,&quot;author&quot;:[{&quot;family&quot;:&quot;Liaw&quot;,&quot;given&quot;:&quot;Andy&quot;,&quot;parse-names&quot;:false,&quot;dropping-particle&quot;:&quot;&quot;,&quot;non-dropping-particle&quot;:&quot;&quot;},{&quot;family&quot;:&quot;Wiener&quot;,&quot;given&quot;:&quot;Matthew&quot;,&quot;parse-names&quot;:false,&quot;dropping-particle&quot;:&quot;&quot;,&quot;non-dropping-particle&quot;:&quot;&quot;}],&quot;container-title&quot;:&quot;R News&quot;,&quot;URL&quot;:&quot;https://CRAN.R-project.org/doc/Rnews/&quot;,&quot;issued&quot;:{&quot;date-parts&quot;:[[2002]]},&quot;page&quot;:&quot;18-22&quot;,&quot;issue&quot;:&quot;3&quot;,&quot;volume&quot;:&quot;2&quot;,&quot;container-title-short&quot;:&quot;&quot;},&quot;isTemporary&quot;:false}]},{&quot;citationID&quot;:&quot;MENDELEY_CITATION_adbc31ec-d5a1-4b76-9abb-55b5114156cb&quot;,&quot;properties&quot;:{&quot;noteIndex&quot;:0},&quot;isEdited&quot;:false,&quot;manualOverride&quot;:{&quot;isManuallyOverridden&quot;:false,&quot;citeprocText&quot;:&quot;[20], [38], [39]&quot;,&quot;manualOverrideText&quot;:&quot;&quot;},&quot;citationTag&quot;:&quot;MENDELEY_CITATION_v3_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&quot;,&quot;citationItems&quot;:[{&quot;id&quot;:&quot;36c1abbd-39a9-3d7f-8786-a6f9eb11f873&quot;,&quot;itemData&quot;:{&quot;type&quot;:&quot;article-journal&quot;,&quot;id&quot;:&quot;36c1abbd-39a9-3d7f-8786-a6f9eb11f873&quot;,&quot;title&quot;:&quot;Using machine learning to predict adverse effects of metallic nanomaterials to various aquatic organisms&quot;,&quot;author&quot;:[{&quot;family&quot;:&quot;Zhou&quot;,&quot;given&quot;:&quot;Yunchi&quot;,&quot;parse-names&quot;:false,&quot;dropping-particle&quot;:&quot;&quot;,&quot;non-dropping-particle&quot;:&quot;&quot;},{&quot;family&quot;:&quot;Wang&quot;,&quot;given&quot;:&quot;Ying&quot;,&quot;parse-names&quot;:false,&quot;dropping-particle&quot;:&quot;&quot;,&quot;non-dropping-particle&quot;:&quot;&quot;},{&quot;family&quot;:&quot;Peijnenburg&quot;,&quot;given&quot;:&quot;Willie&quot;,&quot;parse-names&quot;:false,&quot;dropping-particle&quot;:&quot;&quot;,&quot;non-dropping-particle&quot;:&quot;&quot;},{&quot;family&quot;:&quot;Vijver&quot;,&quot;given&quot;:&quot;Martina G&quot;,&quot;parse-names&quot;:false,&quot;dropping-particle&quot;:&quot;&quot;,&quot;non-dropping-particle&quot;:&quot;&quot;},{&quot;family&quot;:&quot;Balraadjsing&quot;,&quot;given&quot;:&quot;Surendra&quot;,&quot;parse-names&quot;:false,&quot;dropping-particle&quot;:&quot;&quot;,&quot;non-dropping-particle&quot;:&quot;&quot;},{&quot;family&quot;:&quot;Fan&quot;,&quot;given&quot;:&quot;Wenhong&quot;,&quot;parse-names&quot;:false,&quot;dropping-particle&quot;:&quot;&quot;,&quot;non-dropping-particle&quot;:&quot;&quot;}],&quot;container-title&quot;:&quot;Environmental Science &amp; Technology&quot;,&quot;container-title-short&quot;:&quot;Environ Sci Technol&quot;,&quot;ISSN&quot;:&quot;0013-936X&quot;,&quot;issued&quot;:{&quot;date-parts&quot;:[[2023]]},&quot;page&quot;:&quot;17786-17795&quot;,&quot;publisher&quot;:&quot;ACS Publications&quot;,&quot;issue&quot;:&quot;46&quot;,&quot;volume&quot;:&quot;57&quot;},&quot;isTemporary&quot;:false},{&quot;id&quot;:&quot;c63a527e-a0a4-3900-abef-02c4ad741a9c&quot;,&quot;itemData&quot;:{&quot;type&quot;:&quot;article-journal&quot;,&quot;id&quot;:&quot;c63a527e-a0a4-3900-abef-02c4ad741a9c&quot;,&quot;title&quot;:&quot;Machine learning-driven QSAR models for predicting the mixture toxicity of nanoparticles&quot;,&quot;author&quot;:[{&quot;family&quot;:&quot;Zhang&quot;,&quot;given&quot;:&quot;Fan&quot;,&quot;parse-names&quot;:false,&quot;dropping-particle&quot;:&quot;&quot;,&quot;non-dropping-particle&quot;:&quot;&quot;},{&quot;family&quot;:&quot;Wang&quot;,&quot;given&quot;:&quot;Zhuang&quot;,&quot;parse-names&quot;:false,&quot;dropping-particle&quot;:&quot;&quot;,&quot;non-dropping-particle&quot;:&quot;&quot;},{&quot;family&quot;:&quot;Peijnenburg&quot;,&quot;given&quot;:&quot;Willie J G M&quot;,&quot;parse-names&quot;:false,&quot;dropping-particle&quot;:&quot;&quot;,&quot;non-dropping-particle&quot;:&quot;&quot;},{&quot;family&quot;:&quot;Vijver&quot;,&quot;given&quot;:&quot;Martina G&quot;,&quot;parse-names&quot;:false,&quot;dropping-particle&quot;:&quot;&quot;,&quot;non-dropping-particle&quot;:&quot;&quot;}],&quot;container-title&quot;:&quot;Environment International&quot;,&quot;container-title-short&quot;:&quot;Environ Int&quot;,&quot;ISSN&quot;:&quot;0160-4120&quot;,&quot;issued&quot;:{&quot;date-parts&quot;:[[2023]]},&quot;page&quot;:&quot;108025&quot;,&quot;publisher&quot;:&quot;Elsevier&quot;,&quot;volume&quot;:&quot;177&quot;},&quot;isTemporary&quot;:false},{&quot;id&quot;:&quot;bd853170-b02b-3f27-8922-11a2bc9c9438&quot;,&quot;itemData&quot;:{&quot;type&quot;:&quot;article-journal&quot;,&quot;id&quot;:&quot;bd853170-b02b-3f27-8922-11a2bc9c9438&quot;,&quot;title&quot;:&quot;Threats to the soil microbiome from nanomaterials: A global meta and machine-learning analysis&quot;,&quot;author&quot;:[{&quot;family&quot;:&quot;Chen&quot;,&quot;given&quot;:&quot;Sensen&quot;,&quot;parse-names&quot;:false,&quot;dropping-particle&quot;:&quot;&quot;,&quot;non-dropping-particle&quot;:&quot;&quot;},{&quot;family&quot;:&quot;Teng&quot;,&quot;given&quot;:&quot;Ying&quot;,&quot;parse-names&quot;:false,&quot;dropping-particle&quot;:&quot;&quot;,&quot;non-dropping-particle&quot;:&quot;&quot;},{&quot;family&quot;:&quot;Luo&quot;,&quot;given&quot;:&quot;Yongming&quot;,&quot;parse-names&quot;:false,&quot;dropping-particle&quot;:&quot;&quot;,&quot;non-dropping-particle&quot;:&quot;&quot;},{&quot;family&quot;:&quot;Kuramae&quot;,&quot;given&quot;:&quot;Eiko&quot;,&quot;parse-names&quot;:false,&quot;dropping-particle&quot;:&quot;&quot;,&quot;non-dropping-particle&quot;:&quot;&quot;},{&quot;family&quot;:&quot;Ren&quot;,&quot;given&quot;:&quot;Wenjie&quot;,&quot;parse-names&quot;:false,&quot;dropping-particle&quot;:&quot;&quot;,&quot;non-dropping-particle&quot;:&quot;&quot;}],&quot;container-title&quot;:&quot;Soil Biology and Biochemistry&quot;,&quot;container-title-short&quot;:&quot;Soil Biol Biochem&quot;,&quot;ISSN&quot;:&quot;0038-0717&quot;,&quot;issued&quot;:{&quot;date-parts&quot;:[[2024]]},&quot;page&quot;:&quot;109248&quot;,&quot;publisher&quot;:&quot;Elsevier&quot;,&quot;volume&quot;:&quot;188&quot;},&quot;isTemporary&quot;:false}]},{&quot;citationID&quot;:&quot;MENDELEY_CITATION_95f3dc7e-7048-43df-ae87-e03891317f2f&quot;,&quot;properties&quot;:{&quot;noteIndex&quot;:0},&quot;isEdited&quot;:false,&quot;manualOverride&quot;:{&quot;isManuallyOverridden&quot;:false,&quot;citeprocText&quot;:&quot;[20]&quot;,&quot;manualOverrideText&quot;:&quot;&quot;},&quot;citationTag&quot;:&quot;MENDELEY_CITATION_v3_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&quot;,&quot;citationItems&quot;:[{&quot;id&quot;:&quot;36c1abbd-39a9-3d7f-8786-a6f9eb11f873&quot;,&quot;itemData&quot;:{&quot;type&quot;:&quot;article-journal&quot;,&quot;id&quot;:&quot;36c1abbd-39a9-3d7f-8786-a6f9eb11f873&quot;,&quot;title&quot;:&quot;Using machine learning to predict adverse effects of metallic nanomaterials to various aquatic organisms&quot;,&quot;author&quot;:[{&quot;family&quot;:&quot;Zhou&quot;,&quot;given&quot;:&quot;Yunchi&quot;,&quot;parse-names&quot;:false,&quot;dropping-particle&quot;:&quot;&quot;,&quot;non-dropping-particle&quot;:&quot;&quot;},{&quot;family&quot;:&quot;Wang&quot;,&quot;given&quot;:&quot;Ying&quot;,&quot;parse-names&quot;:false,&quot;dropping-particle&quot;:&quot;&quot;,&quot;non-dropping-particle&quot;:&quot;&quot;},{&quot;family&quot;:&quot;Peijnenburg&quot;,&quot;given&quot;:&quot;Willie&quot;,&quot;parse-names&quot;:false,&quot;dropping-particle&quot;:&quot;&quot;,&quot;non-dropping-particle&quot;:&quot;&quot;},{&quot;family&quot;:&quot;Vijver&quot;,&quot;given&quot;:&quot;Martina G&quot;,&quot;parse-names&quot;:false,&quot;dropping-particle&quot;:&quot;&quot;,&quot;non-dropping-particle&quot;:&quot;&quot;},{&quot;family&quot;:&quot;Balraadjsing&quot;,&quot;given&quot;:&quot;Surendra&quot;,&quot;parse-names&quot;:false,&quot;dropping-particle&quot;:&quot;&quot;,&quot;non-dropping-particle&quot;:&quot;&quot;},{&quot;family&quot;:&quot;Fan&quot;,&quot;given&quot;:&quot;Wenhong&quot;,&quot;parse-names&quot;:false,&quot;dropping-particle&quot;:&quot;&quot;,&quot;non-dropping-particle&quot;:&quot;&quot;}],&quot;container-title&quot;:&quot;Environmental Science &amp; Technology&quot;,&quot;container-title-short&quot;:&quot;Environ Sci Technol&quot;,&quot;ISSN&quot;:&quot;0013-936X&quot;,&quot;issued&quot;:{&quot;date-parts&quot;:[[2023]]},&quot;page&quot;:&quot;17786-17795&quot;,&quot;publisher&quot;:&quot;ACS Publications&quot;,&quot;issue&quot;:&quot;46&quot;,&quot;volume&quot;:&quot;57&quot;},&quot;isTemporary&quot;:false}]},{&quot;citationID&quot;:&quot;MENDELEY_CITATION_34eba86e-7b6b-4fde-8bd6-2e9b4e53f53f&quot;,&quot;properties&quot;:{&quot;noteIndex&quot;:0},&quot;isEdited&quot;:false,&quot;manualOverride&quot;:{&quot;isManuallyOverridden&quot;:false,&quot;citeprocText&quot;:&quot;[39]&quot;,&quot;manualOverrideText&quot;:&quot;&quot;},&quot;citationTag&quot;:&quot;MENDELEY_CITATION_v3_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&quot;,&quot;citationItems&quot;:[{&quot;id&quot;:&quot;bd853170-b02b-3f27-8922-11a2bc9c9438&quot;,&quot;itemData&quot;:{&quot;type&quot;:&quot;article-journal&quot;,&quot;id&quot;:&quot;bd853170-b02b-3f27-8922-11a2bc9c9438&quot;,&quot;title&quot;:&quot;Threats to the soil microbiome from nanomaterials: A global meta and machine-learning analysis&quot;,&quot;author&quot;:[{&quot;family&quot;:&quot;Chen&quot;,&quot;given&quot;:&quot;Sensen&quot;,&quot;parse-names&quot;:false,&quot;dropping-particle&quot;:&quot;&quot;,&quot;non-dropping-particle&quot;:&quot;&quot;},{&quot;family&quot;:&quot;Teng&quot;,&quot;given&quot;:&quot;Ying&quot;,&quot;parse-names&quot;:false,&quot;dropping-particle&quot;:&quot;&quot;,&quot;non-dropping-particle&quot;:&quot;&quot;},{&quot;family&quot;:&quot;Luo&quot;,&quot;given&quot;:&quot;Yongming&quot;,&quot;parse-names&quot;:false,&quot;dropping-particle&quot;:&quot;&quot;,&quot;non-dropping-particle&quot;:&quot;&quot;},{&quot;family&quot;:&quot;Kuramae&quot;,&quot;given&quot;:&quot;Eiko&quot;,&quot;parse-names&quot;:false,&quot;dropping-particle&quot;:&quot;&quot;,&quot;non-dropping-particle&quot;:&quot;&quot;},{&quot;family&quot;:&quot;Ren&quot;,&quot;given&quot;:&quot;Wenjie&quot;,&quot;parse-names&quot;:false,&quot;dropping-particle&quot;:&quot;&quot;,&quot;non-dropping-particle&quot;:&quot;&quot;}],&quot;container-title&quot;:&quot;Soil Biology and Biochemistry&quot;,&quot;container-title-short&quot;:&quot;Soil Biol Biochem&quot;,&quot;ISSN&quot;:&quot;0038-0717&quot;,&quot;issued&quot;:{&quot;date-parts&quot;:[[2024]]},&quot;page&quot;:&quot;109248&quot;,&quot;publisher&quot;:&quot;Elsevier&quot;,&quot;volume&quot;:&quot;188&quot;},&quot;isTemporary&quot;:false}]},{&quot;citationID&quot;:&quot;MENDELEY_CITATION_157d0497-d782-4204-a276-ca3a59a7f45c&quot;,&quot;properties&quot;:{&quot;noteIndex&quot;:0},&quot;isEdited&quot;:false,&quot;manualOverride&quot;:{&quot;isManuallyOverridden&quot;:false,&quot;citeprocText&quot;:&quot;[20]&quot;,&quot;manualOverrideText&quot;:&quot;&quot;},&quot;citationTag&quot;:&quot;MENDELEY_CITATION_v3_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&quot;,&quot;citationItems&quot;:[{&quot;id&quot;:&quot;36c1abbd-39a9-3d7f-8786-a6f9eb11f873&quot;,&quot;itemData&quot;:{&quot;type&quot;:&quot;article-journal&quot;,&quot;id&quot;:&quot;36c1abbd-39a9-3d7f-8786-a6f9eb11f873&quot;,&quot;title&quot;:&quot;Using machine learning to predict adverse effects of metallic nanomaterials to various aquatic organisms&quot;,&quot;author&quot;:[{&quot;family&quot;:&quot;Zhou&quot;,&quot;given&quot;:&quot;Yunchi&quot;,&quot;parse-names&quot;:false,&quot;dropping-particle&quot;:&quot;&quot;,&quot;non-dropping-particle&quot;:&quot;&quot;},{&quot;family&quot;:&quot;Wang&quot;,&quot;given&quot;:&quot;Ying&quot;,&quot;parse-names&quot;:false,&quot;dropping-particle&quot;:&quot;&quot;,&quot;non-dropping-particle&quot;:&quot;&quot;},{&quot;family&quot;:&quot;Peijnenburg&quot;,&quot;given&quot;:&quot;Willie&quot;,&quot;parse-names&quot;:false,&quot;dropping-particle&quot;:&quot;&quot;,&quot;non-dropping-particle&quot;:&quot;&quot;},{&quot;family&quot;:&quot;Vijver&quot;,&quot;given&quot;:&quot;Martina G&quot;,&quot;parse-names&quot;:false,&quot;dropping-particle&quot;:&quot;&quot;,&quot;non-dropping-particle&quot;:&quot;&quot;},{&quot;family&quot;:&quot;Balraadjsing&quot;,&quot;given&quot;:&quot;Surendra&quot;,&quot;parse-names&quot;:false,&quot;dropping-particle&quot;:&quot;&quot;,&quot;non-dropping-particle&quot;:&quot;&quot;},{&quot;family&quot;:&quot;Fan&quot;,&quot;given&quot;:&quot;Wenhong&quot;,&quot;parse-names&quot;:false,&quot;dropping-particle&quot;:&quot;&quot;,&quot;non-dropping-particle&quot;:&quot;&quot;}],&quot;container-title&quot;:&quot;Environmental Science &amp; Technology&quot;,&quot;container-title-short&quot;:&quot;Environ Sci Technol&quot;,&quot;ISSN&quot;:&quot;0013-936X&quot;,&quot;issued&quot;:{&quot;date-parts&quot;:[[2023]]},&quot;page&quot;:&quot;17786-17795&quot;,&quot;publisher&quot;:&quot;ACS Publications&quot;,&quot;issue&quot;:&quot;46&quot;,&quot;volume&quot;:&quot;57&quot;},&quot;isTemporary&quot;:false}]},{&quot;citationID&quot;:&quot;MENDELEY_CITATION_ad9bca8d-4973-4f12-8f18-02bfd5988068&quot;,&quot;properties&quot;:{&quot;noteIndex&quot;:0},&quot;isEdited&quot;:false,&quot;manualOverride&quot;:{&quot;isManuallyOverridden&quot;:false,&quot;citeprocText&quot;:&quot;[40]&quot;,&quot;manualOverrideText&quot;:&quot;&quot;},&quot;citationTag&quot;:&quot;MENDELEY_CITATION_v3_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&quot;,&quot;citationItems&quot;:[{&quot;id&quot;:&quot;9aad1f86-400a-31b9-ade4-449ad84736c6&quot;,&quot;itemData&quot;:{&quot;type&quot;:&quot;paper-conference&quot;,&quot;id&quot;:&quot;9aad1f86-400a-31b9-ade4-449ad84736c6&quot;,&quot;title&quot;:&quot;An Approach to Identifying and Filling Data Gaps in Machine Learning Procedures&quot;,&quot;author&quot;:[{&quot;family&quot;:&quot;Bidyuk&quot;,&quot;given&quot;:&quot;Peter&quot;,&quot;parse-names&quot;:false,&quot;dropping-particle&quot;:&quot;&quot;,&quot;non-dropping-particle&quot;:&quot;&quot;},{&quot;family&quot;:&quot;Kalinina&quot;,&quot;given&quot;:&quot;Irina&quot;,&quot;parse-names&quot;:false,&quot;dropping-particle&quot;:&quot;&quot;,&quot;non-dropping-particle&quot;:&quot;&quot;},{&quot;family&quot;:&quot;Gozhyj&quot;,&quot;given&quot;:&quot;Aleksandr&quot;,&quot;parse-names&quot;:false,&quot;dropping-particle&quot;:&quot;&quot;,&quot;non-dropping-particle&quot;:&quot;&quot;}],&quot;container-title&quot;:&quot;Lecture Notes in Computational Intelligence and Decision Making: 2021 International Scientific Conference\&quot; Intellectual Systems of Decision-making and Problems of Computational Intelligence”, Proceedings&quot;,&quot;ISBN&quot;:&quot;3030820130&quot;,&quot;issued&quot;:{&quot;date-parts&quot;:[[2022]]},&quot;page&quot;:&quot;164-176&quot;,&quot;publisher&quot;:&quot;Springer&quot;,&quot;container-title-short&quot;:&quot;&quot;},&quot;isTemporary&quot;:false}]},{&quot;citationID&quot;:&quot;MENDELEY_CITATION_3cf9669c-2aa2-46ff-a7f0-920271f14824&quot;,&quot;properties&quot;:{&quot;noteIndex&quot;:0},&quot;isEdited&quot;:false,&quot;manualOverride&quot;:{&quot;isManuallyOverridden&quot;:false,&quot;citeprocText&quot;:&quot;[41]&quot;,&quot;manualOverrideText&quot;:&quot;&quot;},&quot;citationTag&quot;:&quot;MENDELEY_CITATION_v3_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&quot;,&quot;citationItems&quot;:[{&quot;id&quot;:&quot;ab88f45f-03e1-363f-9a2f-cee006e77465&quot;,&quot;itemData&quot;:{&quot;type&quot;:&quot;article-journal&quot;,&quot;id&quot;:&quot;ab88f45f-03e1-363f-9a2f-cee006e77465&quot;,&quot;title&quot;:&quot;Plot Digitizer, version 2.6. 8&quot;,&quot;author&quot;:[{&quot;family&quot;:&quot;Huwaldt&quot;,&quot;given&quot;:&quot;Joseph A&quot;,&quot;parse-names&quot;:false,&quot;dropping-particle&quot;:&quot;&quot;,&quot;non-dropping-particle&quot;:&quot;&quot;},{&quot;family&quot;:&quot;Steinhorst&quot;,&quot;given&quot;:&quot;Scott&quot;,&quot;parse-names&quot;:false,&quot;dropping-particle&quot;:&quot;&quot;,&quot;non-dropping-particle&quot;:&quot;&quot;}],&quot;container-title&quot;:&quot;Computer Software]. Retrieved from https://sourceforge. net/projects/plotdigitizer&quot;,&quot;issued&quot;:{&quot;date-parts&quot;:[[2015]]},&quot;container-title-short&quot;:&quot;&quot;},&quot;isTemporary&quot;:false}]},{&quot;citationID&quot;:&quot;MENDELEY_CITATION_d2a97484-24a6-4813-bec3-6a60c93ca0b0&quot;,&quot;properties&quot;:{&quot;noteIndex&quot;:0},&quot;isEdited&quot;:false,&quot;manualOverride&quot;:{&quot;isManuallyOverridden&quot;:false,&quot;citeprocText&quot;:&quot;[42]&quot;,&quot;manualOverrideText&quot;:&quot;&quot;},&quot;citationTag&quot;:&quot;MENDELEY_CITATION_v3_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&quot;,&quot;citationItems&quot;:[{&quot;id&quot;:&quot;b88faaaa-753f-3f46-895a-953cfb9c598b&quot;,&quot;itemData&quot;:{&quot;type&quot;:&quot;article-journal&quot;,&quot;id&quot;:&quot;b88faaaa-753f-3f46-895a-953cfb9c598b&quot;,&quot;title&quot;:&quot;Elevated CO2 stimulates net accumulations of carbon and nitrogen in land ecosystems: A meta‐analysis&quot;,&quot;author&quot;:[{&quot;family&quot;:&quot;Luo&quot;,&quot;given&quot;:&quot;Yiqi&quot;,&quot;parse-names&quot;:false,&quot;dropping-particle&quot;:&quot;&quot;,&quot;non-dropping-particle&quot;:&quot;&quot;},{&quot;family&quot;:&quot;Hui&quot;,&quot;given&quot;:&quot;Dafeng&quot;,&quot;parse-names&quot;:false,&quot;dropping-particle&quot;:&quot;&quot;,&quot;non-dropping-particle&quot;:&quot;&quot;},{&quot;family&quot;:&quot;Zhang&quot;,&quot;given&quot;:&quot;Deqiang&quot;,&quot;parse-names&quot;:false,&quot;dropping-particle&quot;:&quot;&quot;,&quot;non-dropping-particle&quot;:&quot;&quot;}],&quot;container-title&quot;:&quot;Ecology&quot;,&quot;container-title-short&quot;:&quot;Ecology&quot;,&quot;ISSN&quot;:&quot;1939-9170&quot;,&quot;issued&quot;:{&quot;date-parts&quot;:[[2006]]},&quot;page&quot;:&quot;53-63&quot;,&quot;publisher&quot;:&quot;Wiley Online Library&quot;,&quot;issue&quot;:&quot;1&quot;,&quot;volume&quot;:&quot;87&quot;},&quot;isTemporary&quot;:false}]},{&quot;citationID&quot;:&quot;MENDELEY_CITATION_5e7421b4-c938-46d3-96d5-2959325c09cc&quot;,&quot;properties&quot;:{&quot;noteIndex&quot;:0},&quot;isEdited&quot;:false,&quot;manualOverride&quot;:{&quot;isManuallyOverridden&quot;:false,&quot;citeprocText&quot;:&quot;[26]&quot;,&quot;manualOverrideText&quot;:&quot;&quot;},&quot;citationTag&quot;:&quot;MENDELEY_CITATION_v3_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&quot;,&quot;citationItems&quot;:[{&quot;id&quot;:&quot;90340f1e-1239-341f-b6b7-a9780abbf5cb&quot;,&quot;itemData&quot;:{&quot;type&quot;:&quot;article-journal&quot;,&quot;id&quot;:&quot;90340f1e-1239-341f-b6b7-a9780abbf5cb&quot;,&quot;title&quot;:&quot;Biochar increases soil microbial biomass but has variable effects on microbial diversity: A meta-analysis&quot;,&quot;author&quot;:[{&quot;family&quot;:&quot;Li&quot;,&quot;given&quot;:&quot;Xiaona&quot;,&quot;parse-names&quot;:false,&quot;dropping-particle&quot;:&quot;&quot;,&quot;non-dropping-particle&quot;:&quot;&quot;},{&quot;family&quot;:&quot;Wang&quot;,&quot;given&quot;:&quot;Tao&quot;,&quot;parse-names&quot;:false,&quot;dropping-particle&quot;:&quot;&quot;,&quot;non-dropping-particle&quot;:&quot;&quot;},{&quot;family&quot;:&quot;Chang&quot;,&quot;given&quot;:&quot;Scott X&quot;,&quot;parse-names&quot;:false,&quot;dropping-particle&quot;:&quot;&quot;,&quot;non-dropping-particle&quot;:&quot;&quot;},{&quot;family&quot;:&quot;Jiang&quot;,&quot;given&quot;:&quot;Xin&quot;,&quot;parse-names&quot;:false,&quot;dropping-particle&quot;:&quot;&quot;,&quot;non-dropping-particle&quot;:&quot;&quot;},{&quot;family&quot;:&quot;Song&quot;,&quot;given&quot;:&quot;Yang&quot;,&quot;parse-names&quot;:false,&quot;dropping-particle&quot;:&quot;&quot;,&quot;non-dropping-particle&quot;:&quot;&quot;}],&quot;container-title&quot;:&quot;Science of the Total Environment&quot;,&quot;ISSN&quot;:&quot;0048-9697&quot;,&quot;issued&quot;:{&quot;date-parts&quot;:[[2020]]},&quot;page&quot;:&quot;141593&quot;,&quot;publisher&quot;:&quot;Elsevier&quot;,&quot;volume&quot;:&quot;749&quot;,&quot;container-title-short&quot;:&quot;&quot;},&quot;isTemporary&quot;:false}]},{&quot;citationID&quot;:&quot;MENDELEY_CITATION_1c43324a-cee7-40f1-b118-6b22b8ec6a0f&quot;,&quot;properties&quot;:{&quot;noteIndex&quot;:0},&quot;isEdited&quot;:false,&quot;manualOverride&quot;:{&quot;isManuallyOverridden&quot;:false,&quot;citeprocText&quot;:&quot;[43]&quot;,&quot;manualOverrideText&quot;:&quot;&quot;},&quot;citationTag&quot;:&quot;MENDELEY_CITATION_v3_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&quot;,&quot;citationItems&quot;:[{&quot;id&quot;:&quot;3f304c39-15c6-331f-9ebb-978936281ffb&quot;,&quot;itemData&quot;:{&quot;type&quot;:&quot;article&quot;,&quot;id&quot;:&quot;3f304c39-15c6-331f-9ebb-978936281ffb&quot;,&quot;title&quot;:&quot;boot: Bootstrap R (S-Plus) Functions&quot;,&quot;author&quot;:[{&quot;family&quot;:&quot;Canty&quot;,&quot;given&quot;:&quot;Angelo&quot;,&quot;parse-names&quot;:false,&quot;dropping-particle&quot;:&quot;&quot;,&quot;non-dropping-particle&quot;:&quot;&quot;},{&quot;family&quot;:&quot;Ripley&quot;,&quot;given&quot;:&quot;B D&quot;,&quot;parse-names&quot;:false,&quot;dropping-particle&quot;:&quot;&quot;,&quot;non-dropping-particle&quot;:&quot;&quot;}],&quot;issued&quot;:{&quot;date-parts&quot;:[[2022]]},&quot;container-title-short&quot;:&quot;&quot;},&quot;isTemporary&quot;:false}]},{&quot;citationID&quot;:&quot;MENDELEY_CITATION_315c9bf7-7519-47a1-8439-e6ddc49fa00d&quot;,&quot;properties&quot;:{&quot;noteIndex&quot;:0},&quot;isEdited&quot;:false,&quot;manualOverride&quot;:{&quot;isManuallyOverridden&quot;:false,&quot;citeprocText&quot;:&quot;[42]&quot;,&quot;manualOverrideText&quot;:&quot;&quot;},&quot;citationTag&quot;:&quot;MENDELEY_CITATION_v3_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&quot;,&quot;citationItems&quot;:[{&quot;id&quot;:&quot;b88faaaa-753f-3f46-895a-953cfb9c598b&quot;,&quot;itemData&quot;:{&quot;type&quot;:&quot;article-journal&quot;,&quot;id&quot;:&quot;b88faaaa-753f-3f46-895a-953cfb9c598b&quot;,&quot;title&quot;:&quot;Elevated CO2 stimulates net accumulations of carbon and nitrogen in land ecosystems: A meta‐analysis&quot;,&quot;author&quot;:[{&quot;family&quot;:&quot;Luo&quot;,&quot;given&quot;:&quot;Yiqi&quot;,&quot;parse-names&quot;:false,&quot;dropping-particle&quot;:&quot;&quot;,&quot;non-dropping-particle&quot;:&quot;&quot;},{&quot;family&quot;:&quot;Hui&quot;,&quot;given&quot;:&quot;Dafeng&quot;,&quot;parse-names&quot;:false,&quot;dropping-particle&quot;:&quot;&quot;,&quot;non-dropping-particle&quot;:&quot;&quot;},{&quot;family&quot;:&quot;Zhang&quot;,&quot;given&quot;:&quot;Deqiang&quot;,&quot;parse-names&quot;:false,&quot;dropping-particle&quot;:&quot;&quot;,&quot;non-dropping-particle&quot;:&quot;&quot;}],&quot;container-title&quot;:&quot;Ecology&quot;,&quot;container-title-short&quot;:&quot;Ecology&quot;,&quot;ISSN&quot;:&quot;1939-9170&quot;,&quot;issued&quot;:{&quot;date-parts&quot;:[[2006]]},&quot;page&quot;:&quot;53-63&quot;,&quot;publisher&quot;:&quot;Wiley Online Library&quot;,&quot;issue&quot;:&quot;1&quot;,&quot;volume&quot;:&quot;87&quot;},&quot;isTemporary&quot;:false}]},{&quot;citationID&quot;:&quot;MENDELEY_CITATION_1677c1de-1599-4e6f-83f3-f630126d8257&quot;,&quot;properties&quot;:{&quot;noteIndex&quot;:0},&quot;isEdited&quot;:false,&quot;manualOverride&quot;:{&quot;isManuallyOverridden&quot;:false,&quot;citeprocText&quot;:&quot;[36], [44], [45], [46]&quot;,&quot;manualOverrideText&quot;:&quot;&quot;},&quot;citationTag&quot;:&quot;MENDELEY_CITATION_v3_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&quot;,&quot;citationItems&quot;:[{&quot;id&quot;:&quot;440e3e9c-255c-3c1d-b2b0-818ba77e5eb2&quot;,&quot;itemData&quot;:{&quot;type&quot;:&quot;article&quot;,&quot;id&quot;:&quot;440e3e9c-255c-3c1d-b2b0-818ba77e5eb2&quot;,&quot;title&quot;:&quot;keras: R Interface to 'Keras'&quot;,&quot;author&quot;:[{&quot;family&quot;:&quot;Allaire&quot;,&quot;given&quot;:&quot;J J&quot;,&quot;parse-names&quot;:false,&quot;dropping-particle&quot;:&quot;&quot;,&quot;non-dropping-particle&quot;:&quot;&quot;},{&quot;family&quot;:&quot;Chollet&quot;,&quot;given&quot;:&quot;François&quot;,&quot;parse-names&quot;:false,&quot;dropping-particle&quot;:&quot;&quot;,&quot;non-dropping-particle&quot;:&quot;&quot;}],&quot;URL&quot;:&quot;https://CRAN.R-project.org/package=keras&quot;,&quot;issued&quot;:{&quot;date-parts&quot;:[[2023]]},&quot;container-title-short&quot;:&quot;&quot;},&quot;isTemporary&quot;:false},{&quot;id&quot;:&quot;bbb7fc58-772f-3d64-bbcc-68a590765912&quot;,&quot;itemData&quot;:{&quot;type&quot;:&quot;article&quot;,&quot;id&quot;:&quot;bbb7fc58-772f-3d64-bbcc-68a590765912&quot;,&quot;title&quot;:&quot;e1071: Misc Functions of the Department of Statistics, Probability\nTheory Group (Formerly: E1071), TU Wien&quot;,&quot;author&quot;:[{&quot;family&quot;:&quot;Meyer&quot;,&quot;given&quot;:&quot;David&quot;,&quot;parse-names&quot;:false,&quot;dropping-particle&quot;:&quot;&quot;,&quot;non-dropping-particle&quot;:&quot;&quot;},{&quot;family&quot;:&quot;Dimitriadou&quot;,&quot;given&quot;:&quot;Evgenia&quot;,&quot;parse-names&quot;:false,&quot;dropping-particle&quot;:&quot;&quot;,&quot;non-dropping-particle&quot;:&quot;&quot;},{&quot;family&quot;:&quot;Hornik&quot;,&quot;given&quot;:&quot;Kurt&quot;,&quot;parse-names&quot;:false,&quot;dropping-particle&quot;:&quot;&quot;,&quot;non-dropping-particle&quot;:&quot;&quot;},{&quot;family&quot;:&quot;Weingessel&quot;,&quot;given&quot;:&quot;Andreas&quot;,&quot;parse-names&quot;:false,&quot;dropping-particle&quot;:&quot;&quot;,&quot;non-dropping-particle&quot;:&quot;&quot;},{&quot;family&quot;:&quot;Leisch&quot;,&quot;given&quot;:&quot;Friedrich&quot;,&quot;parse-names&quot;:false,&quot;dropping-particle&quot;:&quot;&quot;,&quot;non-dropping-particle&quot;:&quot;&quot;}],&quot;URL&quot;:&quot;https://CRAN.R-project.org/package=e1071&quot;,&quot;issued&quot;:{&quot;date-parts&quot;:[[2023]]},&quot;container-title-short&quot;:&quot;&quot;},&quot;isTemporary&quot;:false},{&quot;id&quot;:&quot;870e18fd-cac8-3efe-a0d0-c2784427b5cb&quot;,&quot;itemData&quot;:{&quot;type&quot;:&quot;article-journal&quot;,&quot;id&quot;:&quot;870e18fd-cac8-3efe-a0d0-c2784427b5cb&quot;,&quot;title&quot;:&quot;Random forest&quot;,&quot;author&quot;:[{&quot;family&quot;:&quot;Rigatti&quot;,&quot;given&quot;:&quot;Steven J&quot;,&quot;parse-names&quot;:false,&quot;dropping-particle&quot;:&quot;&quot;,&quot;non-dropping-particle&quot;:&quot;&quot;}],&quot;container-title&quot;:&quot;Journal of Insurance Medicine&quot;,&quot;container-title-short&quot;:&quot;J Insur Med&quot;,&quot;ISSN&quot;:&quot;0743-6661&quot;,&quot;issued&quot;:{&quot;date-parts&quot;:[[2017]]},&quot;page&quot;:&quot;31-39&quot;,&quot;publisher&quot;:&quot;American Academy of Insurance Medicine 1700 Magnavox Way, Fort Wayne, IN 46804&quot;,&quot;issue&quot;:&quot;1&quot;,&quot;volume&quot;:&quot;47&quot;},&quot;isTemporary&quot;:false},{&quot;id&quot;:&quot;0f370a52-cc32-32fc-aa70-3c84bbf14553&quot;,&quot;itemData&quot;:{&quot;type&quot;:&quot;book&quot;,&quot;id&quot;:&quot;0f370a52-cc32-32fc-aa70-3c84bbf14553&quot;,&quot;title&quot;:&quot;Modern Applied Statistics with S&quot;,&quot;author&quot;:[{&quot;family&quot;:&quot;Venables&quot;,&quot;given&quot;:&quot;W N&quot;,&quot;parse-names&quot;:false,&quot;dropping-particle&quot;:&quot;&quot;,&quot;non-dropping-particle&quot;:&quot;&quot;},{&quot;family&quot;:&quot;Ripley&quot;,&quot;given&quot;:&quot;B D&quot;,&quot;parse-names&quot;:false,&quot;dropping-particle&quot;:&quot;&quot;,&quot;non-dropping-particle&quot;:&quot;&quot;}],&quot;URL&quot;:&quot;https://www.stats.ox.ac.uk/pub/MASS4/&quot;,&quot;issued&quot;:{&quot;date-parts&quot;:[[2002]]},&quot;publisher-place&quot;:&quot;New York&quot;,&quot;edition&quot;:&quot;Fourth&quot;,&quot;publisher&quot;:&quot;Springer&quot;,&quot;container-title-short&quot;:&quot;&quot;},&quot;isTemporary&quot;:false}]},{&quot;citationID&quot;:&quot;MENDELEY_CITATION_8344de27-b3e0-49f8-a08d-3980636216ec&quot;,&quot;properties&quot;:{&quot;noteIndex&quot;:0},&quot;isEdited&quot;:false,&quot;manualOverride&quot;:{&quot;isManuallyOverridden&quot;:false,&quot;citeprocText&quot;:&quot;[36], [47]&quot;,&quot;manualOverrideText&quot;:&quot;&quot;},&quot;citationTag&quot;:&quot;MENDELEY_CITATION_v3_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&quot;,&quot;citationItems&quot;:[{&quot;id&quot;:&quot;235271c6-de25-3b21-9701-a4c0a6519adc&quot;,&quot;itemData&quot;:{&quot;type&quot;:&quot;article&quot;,&quot;id&quot;:&quot;235271c6-de25-3b21-9701-a4c0a6519adc&quot;,&quot;title&quot;:&quot;randomForestExplainer: Explaining and Visualizing Random Forests in Terms of Variable\nImportance&quot;,&quot;author&quot;:[{&quot;family&quot;:&quot;Paluszynska&quot;,&quot;given&quot;:&quot;Aleksandra&quot;,&quot;parse-names&quot;:false,&quot;dropping-particle&quot;:&quot;&quot;,&quot;non-dropping-particle&quot;:&quot;&quot;},{&quot;family&quot;:&quot;Biecek&quot;,&quot;given&quot;:&quot;Przemyslaw&quot;,&quot;parse-names&quot;:false,&quot;dropping-particle&quot;:&quot;&quot;,&quot;non-dropping-particle&quot;:&quot;&quot;},{&quot;family&quot;:&quot;Jiang&quot;,&quot;given&quot;:&quot;Yue&quot;,&quot;parse-names&quot;:false,&quot;dropping-particle&quot;:&quot;&quot;,&quot;non-dropping-particle&quot;:&quot;&quot;}],&quot;URL&quot;:&quot;https://CRAN.R-project.org/package=randomForestExplainer&quot;,&quot;issued&quot;:{&quot;date-parts&quot;:[[2020]]},&quot;container-title-short&quot;:&quot;&quot;},&quot;isTemporary&quot;:false},{&quot;id&quot;:&quot;870e18fd-cac8-3efe-a0d0-c2784427b5cb&quot;,&quot;itemData&quot;:{&quot;type&quot;:&quot;article-journal&quot;,&quot;id&quot;:&quot;870e18fd-cac8-3efe-a0d0-c2784427b5cb&quot;,&quot;title&quot;:&quot;Random forest&quot;,&quot;author&quot;:[{&quot;family&quot;:&quot;Rigatti&quot;,&quot;given&quot;:&quot;Steven J&quot;,&quot;parse-names&quot;:false,&quot;dropping-particle&quot;:&quot;&quot;,&quot;non-dropping-particle&quot;:&quot;&quot;}],&quot;container-title&quot;:&quot;Journal of Insurance Medicine&quot;,&quot;container-title-short&quot;:&quot;J Insur Med&quot;,&quot;ISSN&quot;:&quot;0743-6661&quot;,&quot;issued&quot;:{&quot;date-parts&quot;:[[2017]]},&quot;page&quot;:&quot;31-39&quot;,&quot;publisher&quot;:&quot;American Academy of Insurance Medicine 1700 Magnavox Way, Fort Wayne, IN 46804&quot;,&quot;issue&quot;:&quot;1&quot;,&quot;volume&quot;:&quot;47&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1193B-F970-49A0-853B-511D939C2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0</TotalTime>
  <Pages>34</Pages>
  <Words>8162</Words>
  <Characters>46528</Characters>
  <Application>Microsoft Office Word</Application>
  <DocSecurity>0</DocSecurity>
  <Lines>387</Lines>
  <Paragraphs>109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can Dong</dc:creator>
  <cp:keywords/>
  <dc:description/>
  <cp:lastModifiedBy>yu can Dong</cp:lastModifiedBy>
  <cp:revision>2</cp:revision>
  <dcterms:created xsi:type="dcterms:W3CDTF">2024-12-05T10:00:00Z</dcterms:created>
  <dcterms:modified xsi:type="dcterms:W3CDTF">2024-12-05T10:00:00Z</dcterms:modified>
</cp:coreProperties>
</file>